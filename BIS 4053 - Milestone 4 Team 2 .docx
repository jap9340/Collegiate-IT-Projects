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84987" w14:textId="7035D5FB" w:rsidR="006F01E0" w:rsidRPr="00595490" w:rsidRDefault="006F01E0" w:rsidP="006F01E0">
      <w:pPr>
        <w:jc w:val="center"/>
        <w:rPr>
          <w:rFonts w:eastAsia="Aptos"/>
          <w:strike/>
          <w:color w:val="000000" w:themeColor="text1"/>
          <w:sz w:val="48"/>
          <w:szCs w:val="48"/>
        </w:rPr>
      </w:pPr>
    </w:p>
    <w:p w14:paraId="6CA997A2" w14:textId="462D0174" w:rsidR="006F01E0" w:rsidRPr="00C66E9D" w:rsidRDefault="006F01E0" w:rsidP="006F01E0">
      <w:pPr>
        <w:pStyle w:val="SectionHeadings"/>
        <w:jc w:val="center"/>
        <w:rPr>
          <w:sz w:val="52"/>
          <w:szCs w:val="32"/>
        </w:rPr>
      </w:pPr>
      <w:r w:rsidRPr="00C66E9D">
        <w:rPr>
          <w:sz w:val="52"/>
          <w:szCs w:val="32"/>
        </w:rPr>
        <w:t>Project Proposal</w:t>
      </w:r>
    </w:p>
    <w:p w14:paraId="412B08A7" w14:textId="77777777" w:rsidR="006F01E0" w:rsidRPr="00C66E9D" w:rsidRDefault="006F01E0" w:rsidP="006F01E0">
      <w:pPr>
        <w:pStyle w:val="Sub-Heading"/>
        <w:jc w:val="center"/>
      </w:pPr>
      <w:r w:rsidRPr="00C66E9D">
        <w:t>For a Volunteer Management System</w:t>
      </w:r>
    </w:p>
    <w:p w14:paraId="2AF7D09A" w14:textId="77777777" w:rsidR="006F01E0" w:rsidRPr="00C66E9D" w:rsidRDefault="006F01E0" w:rsidP="006F01E0">
      <w:pPr>
        <w:jc w:val="center"/>
        <w:rPr>
          <w:rFonts w:eastAsia="Aptos"/>
          <w:color w:val="000000" w:themeColor="text1"/>
          <w:sz w:val="48"/>
          <w:szCs w:val="48"/>
        </w:rPr>
      </w:pPr>
    </w:p>
    <w:p w14:paraId="000A66EF" w14:textId="77777777" w:rsidR="006F01E0" w:rsidRPr="00C66E9D" w:rsidRDefault="006F01E0" w:rsidP="006F01E0">
      <w:pPr>
        <w:jc w:val="center"/>
        <w:rPr>
          <w:rFonts w:eastAsia="Aptos"/>
          <w:color w:val="000000" w:themeColor="text1"/>
          <w:sz w:val="48"/>
          <w:szCs w:val="48"/>
        </w:rPr>
      </w:pPr>
    </w:p>
    <w:p w14:paraId="2A1BA123" w14:textId="77777777" w:rsidR="006F01E0" w:rsidRPr="00C66E9D" w:rsidRDefault="006F01E0" w:rsidP="006F01E0">
      <w:pPr>
        <w:jc w:val="center"/>
        <w:rPr>
          <w:rFonts w:eastAsia="Aptos"/>
          <w:color w:val="000000" w:themeColor="text1"/>
          <w:sz w:val="48"/>
          <w:szCs w:val="48"/>
        </w:rPr>
      </w:pPr>
    </w:p>
    <w:p w14:paraId="01018C0B" w14:textId="77777777" w:rsidR="006F01E0" w:rsidRPr="00C66E9D" w:rsidRDefault="006F01E0" w:rsidP="006F01E0">
      <w:pPr>
        <w:pStyle w:val="SectionHeadings"/>
        <w:jc w:val="center"/>
        <w:rPr>
          <w:sz w:val="72"/>
          <w:szCs w:val="72"/>
        </w:rPr>
      </w:pPr>
      <w:r w:rsidRPr="0A623A82">
        <w:rPr>
          <w:sz w:val="72"/>
          <w:szCs w:val="72"/>
        </w:rPr>
        <w:t>Tulsa Neighbors Market</w:t>
      </w:r>
    </w:p>
    <w:p w14:paraId="33663852" w14:textId="77777777" w:rsidR="006F01E0" w:rsidRPr="00C66E9D" w:rsidRDefault="006F01E0" w:rsidP="006F01E0">
      <w:pPr>
        <w:jc w:val="center"/>
        <w:rPr>
          <w:rFonts w:eastAsia="Aptos"/>
          <w:color w:val="000000" w:themeColor="text1"/>
          <w:sz w:val="48"/>
          <w:szCs w:val="48"/>
        </w:rPr>
      </w:pPr>
    </w:p>
    <w:p w14:paraId="738B6FB6" w14:textId="77777777" w:rsidR="006F01E0" w:rsidRPr="00C66E9D" w:rsidRDefault="006F01E0" w:rsidP="006F01E0">
      <w:pPr>
        <w:jc w:val="center"/>
        <w:rPr>
          <w:rFonts w:eastAsia="Aptos"/>
          <w:color w:val="000000" w:themeColor="text1"/>
          <w:sz w:val="48"/>
          <w:szCs w:val="48"/>
        </w:rPr>
      </w:pPr>
    </w:p>
    <w:p w14:paraId="4749A139" w14:textId="77777777" w:rsidR="006F01E0" w:rsidRPr="00C66E9D" w:rsidRDefault="006F01E0" w:rsidP="006F01E0">
      <w:pPr>
        <w:pStyle w:val="Sub-Heading"/>
        <w:jc w:val="center"/>
      </w:pPr>
      <w:r w:rsidRPr="00C66E9D">
        <w:t>Project Proposal Prepared By:</w:t>
      </w:r>
    </w:p>
    <w:p w14:paraId="6EBAF2ED" w14:textId="77777777" w:rsidR="006F01E0" w:rsidRPr="00C66E9D" w:rsidRDefault="006F01E0" w:rsidP="006F01E0">
      <w:pPr>
        <w:pStyle w:val="SectionContent"/>
        <w:jc w:val="center"/>
        <w:rPr>
          <w:sz w:val="22"/>
          <w:szCs w:val="22"/>
        </w:rPr>
      </w:pPr>
      <w:r w:rsidRPr="00C66E9D">
        <w:rPr>
          <w:sz w:val="22"/>
          <w:szCs w:val="22"/>
        </w:rPr>
        <w:t>Anna Boevers, Trinyon Gaylor, Alexia Glory, Joe Pennington, Timothy Carlsson Seger, Jaden Worrell</w:t>
      </w:r>
    </w:p>
    <w:p w14:paraId="15066B88" w14:textId="77777777" w:rsidR="006F01E0" w:rsidRPr="00C66E9D" w:rsidRDefault="006F01E0" w:rsidP="006F01E0">
      <w:pPr>
        <w:rPr>
          <w:rFonts w:eastAsia="Aptos"/>
          <w:color w:val="000000" w:themeColor="text1"/>
          <w:sz w:val="48"/>
          <w:szCs w:val="48"/>
        </w:rPr>
      </w:pPr>
      <w:r w:rsidRPr="00C66E9D">
        <w:rPr>
          <w:rFonts w:eastAsia="Aptos"/>
          <w:color w:val="000000" w:themeColor="text1"/>
          <w:sz w:val="48"/>
          <w:szCs w:val="48"/>
        </w:rPr>
        <w:br w:type="page"/>
      </w:r>
    </w:p>
    <w:p w14:paraId="6806D2AE" w14:textId="0F114296" w:rsidR="00864758" w:rsidRDefault="00864758" w:rsidP="00864758">
      <w:pPr>
        <w:pStyle w:val="SectionHeadings"/>
      </w:pPr>
      <w:r>
        <w:t>Table of Contents</w:t>
      </w:r>
    </w:p>
    <w:sdt>
      <w:sdtPr>
        <w:rPr>
          <w:rFonts w:eastAsiaTheme="minorEastAsia"/>
          <w:sz w:val="28"/>
          <w:szCs w:val="28"/>
        </w:rPr>
        <w:id w:val="-1580970762"/>
        <w:docPartObj>
          <w:docPartGallery w:val="Table of Contents"/>
          <w:docPartUnique/>
        </w:docPartObj>
      </w:sdtPr>
      <w:sdtEndPr>
        <w:rPr>
          <w:sz w:val="24"/>
          <w:szCs w:val="24"/>
        </w:rPr>
      </w:sdtEndPr>
      <w:sdtContent>
        <w:p w14:paraId="3709E4AD" w14:textId="336A2BE4" w:rsidR="00077799" w:rsidRDefault="006F01E0">
          <w:pPr>
            <w:pStyle w:val="TOC1"/>
            <w:tabs>
              <w:tab w:val="right" w:leader="dot" w:pos="9350"/>
            </w:tabs>
            <w:rPr>
              <w:rFonts w:asciiTheme="minorHAnsi" w:eastAsiaTheme="minorEastAsia" w:hAnsiTheme="minorHAnsi" w:cstheme="minorBidi"/>
              <w:noProof/>
              <w:kern w:val="2"/>
              <w:lang w:eastAsia="ko-KR"/>
              <w14:ligatures w14:val="standardContextual"/>
            </w:rPr>
          </w:pPr>
          <w:ins w:id="0" w:author="Glory, Alexia" w:date="2025-09-27T13:38:00Z" w16du:dateUtc="2025-09-27T18:38:00Z">
            <w:r w:rsidRPr="00FA0A80">
              <w:fldChar w:fldCharType="begin"/>
            </w:r>
            <w:r w:rsidRPr="00FA0A80">
              <w:instrText xml:space="preserve"> TOC \o "1-3" \h \z \u </w:instrText>
            </w:r>
            <w:r w:rsidRPr="00FA0A80">
              <w:fldChar w:fldCharType="separate"/>
            </w:r>
          </w:ins>
          <w:hyperlink w:anchor="_Toc215671507" w:history="1">
            <w:r w:rsidR="00077799" w:rsidRPr="00143DF3">
              <w:rPr>
                <w:rStyle w:val="Hyperlink"/>
                <w:b/>
                <w:noProof/>
              </w:rPr>
              <w:t>Milestone 1</w:t>
            </w:r>
            <w:r w:rsidR="00077799">
              <w:rPr>
                <w:noProof/>
                <w:webHidden/>
              </w:rPr>
              <w:tab/>
            </w:r>
            <w:r w:rsidR="00077799">
              <w:rPr>
                <w:noProof/>
                <w:webHidden/>
              </w:rPr>
              <w:fldChar w:fldCharType="begin"/>
            </w:r>
            <w:r w:rsidR="00077799">
              <w:rPr>
                <w:noProof/>
                <w:webHidden/>
              </w:rPr>
              <w:instrText xml:space="preserve"> PAGEREF _Toc215671507 \h </w:instrText>
            </w:r>
            <w:r w:rsidR="00077799">
              <w:rPr>
                <w:noProof/>
                <w:webHidden/>
              </w:rPr>
            </w:r>
            <w:r w:rsidR="00077799">
              <w:rPr>
                <w:noProof/>
                <w:webHidden/>
              </w:rPr>
              <w:fldChar w:fldCharType="separate"/>
            </w:r>
            <w:r w:rsidR="00B92E54">
              <w:rPr>
                <w:noProof/>
                <w:webHidden/>
              </w:rPr>
              <w:t>5</w:t>
            </w:r>
            <w:r w:rsidR="00077799">
              <w:rPr>
                <w:noProof/>
                <w:webHidden/>
              </w:rPr>
              <w:fldChar w:fldCharType="end"/>
            </w:r>
          </w:hyperlink>
        </w:p>
        <w:p w14:paraId="11967EE4" w14:textId="28366946"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08" w:history="1">
            <w:r w:rsidRPr="00143DF3">
              <w:rPr>
                <w:rStyle w:val="Hyperlink"/>
                <w:b/>
                <w:noProof/>
              </w:rPr>
              <w:t>Memorandum</w:t>
            </w:r>
            <w:r>
              <w:rPr>
                <w:noProof/>
                <w:webHidden/>
              </w:rPr>
              <w:tab/>
            </w:r>
            <w:r>
              <w:rPr>
                <w:noProof/>
                <w:webHidden/>
              </w:rPr>
              <w:fldChar w:fldCharType="begin"/>
            </w:r>
            <w:r>
              <w:rPr>
                <w:noProof/>
                <w:webHidden/>
              </w:rPr>
              <w:instrText xml:space="preserve"> PAGEREF _Toc215671508 \h </w:instrText>
            </w:r>
            <w:r>
              <w:rPr>
                <w:noProof/>
                <w:webHidden/>
              </w:rPr>
            </w:r>
            <w:r>
              <w:rPr>
                <w:noProof/>
                <w:webHidden/>
              </w:rPr>
              <w:fldChar w:fldCharType="separate"/>
            </w:r>
            <w:r w:rsidR="00B92E54">
              <w:rPr>
                <w:noProof/>
                <w:webHidden/>
              </w:rPr>
              <w:t>6</w:t>
            </w:r>
            <w:r>
              <w:rPr>
                <w:noProof/>
                <w:webHidden/>
              </w:rPr>
              <w:fldChar w:fldCharType="end"/>
            </w:r>
          </w:hyperlink>
        </w:p>
        <w:p w14:paraId="558EB397" w14:textId="7A52676E"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09" w:history="1">
            <w:r w:rsidRPr="00143DF3">
              <w:rPr>
                <w:rStyle w:val="Hyperlink"/>
                <w:b/>
                <w:noProof/>
              </w:rPr>
              <w:t>SYSTEMS PROJECT PROPOSAL FORM</w:t>
            </w:r>
            <w:r>
              <w:rPr>
                <w:noProof/>
                <w:webHidden/>
              </w:rPr>
              <w:tab/>
            </w:r>
            <w:r>
              <w:rPr>
                <w:noProof/>
                <w:webHidden/>
              </w:rPr>
              <w:fldChar w:fldCharType="begin"/>
            </w:r>
            <w:r>
              <w:rPr>
                <w:noProof/>
                <w:webHidden/>
              </w:rPr>
              <w:instrText xml:space="preserve"> PAGEREF _Toc215671509 \h </w:instrText>
            </w:r>
            <w:r>
              <w:rPr>
                <w:noProof/>
                <w:webHidden/>
              </w:rPr>
            </w:r>
            <w:r>
              <w:rPr>
                <w:noProof/>
                <w:webHidden/>
              </w:rPr>
              <w:fldChar w:fldCharType="separate"/>
            </w:r>
            <w:r w:rsidR="00B92E54">
              <w:rPr>
                <w:noProof/>
                <w:webHidden/>
              </w:rPr>
              <w:t>7</w:t>
            </w:r>
            <w:r>
              <w:rPr>
                <w:noProof/>
                <w:webHidden/>
              </w:rPr>
              <w:fldChar w:fldCharType="end"/>
            </w:r>
          </w:hyperlink>
        </w:p>
        <w:p w14:paraId="5E8C7BA0" w14:textId="0F7EC18B"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10" w:history="1">
            <w:r w:rsidRPr="00143DF3">
              <w:rPr>
                <w:rStyle w:val="Hyperlink"/>
                <w:b/>
                <w:noProof/>
              </w:rPr>
              <w:t>Statement of Scope</w:t>
            </w:r>
            <w:r>
              <w:rPr>
                <w:noProof/>
                <w:webHidden/>
              </w:rPr>
              <w:tab/>
            </w:r>
            <w:r>
              <w:rPr>
                <w:noProof/>
                <w:webHidden/>
              </w:rPr>
              <w:fldChar w:fldCharType="begin"/>
            </w:r>
            <w:r>
              <w:rPr>
                <w:noProof/>
                <w:webHidden/>
              </w:rPr>
              <w:instrText xml:space="preserve"> PAGEREF _Toc215671510 \h </w:instrText>
            </w:r>
            <w:r>
              <w:rPr>
                <w:noProof/>
                <w:webHidden/>
              </w:rPr>
            </w:r>
            <w:r>
              <w:rPr>
                <w:noProof/>
                <w:webHidden/>
              </w:rPr>
              <w:fldChar w:fldCharType="separate"/>
            </w:r>
            <w:r w:rsidR="00B92E54">
              <w:rPr>
                <w:noProof/>
                <w:webHidden/>
              </w:rPr>
              <w:t>8</w:t>
            </w:r>
            <w:r>
              <w:rPr>
                <w:noProof/>
                <w:webHidden/>
              </w:rPr>
              <w:fldChar w:fldCharType="end"/>
            </w:r>
          </w:hyperlink>
        </w:p>
        <w:p w14:paraId="4E6F85D0" w14:textId="2D44A373" w:rsidR="00077799" w:rsidRDefault="00077799">
          <w:pPr>
            <w:pStyle w:val="TOC2"/>
            <w:tabs>
              <w:tab w:val="right" w:leader="dot" w:pos="9350"/>
            </w:tabs>
            <w:rPr>
              <w:rFonts w:asciiTheme="minorHAnsi" w:hAnsiTheme="minorHAnsi" w:cstheme="minorBidi"/>
              <w:noProof/>
              <w:kern w:val="2"/>
              <w:sz w:val="24"/>
              <w:szCs w:val="24"/>
              <w:lang w:eastAsia="ko-KR"/>
              <w14:ligatures w14:val="standardContextual"/>
            </w:rPr>
          </w:pPr>
          <w:hyperlink w:anchor="_Toc215671511" w:history="1">
            <w:r w:rsidRPr="00143DF3">
              <w:rPr>
                <w:rStyle w:val="Hyperlink"/>
                <w:i/>
                <w:noProof/>
              </w:rPr>
              <w:t>General Project Information</w:t>
            </w:r>
            <w:r>
              <w:rPr>
                <w:noProof/>
                <w:webHidden/>
              </w:rPr>
              <w:tab/>
            </w:r>
            <w:r>
              <w:rPr>
                <w:noProof/>
                <w:webHidden/>
              </w:rPr>
              <w:fldChar w:fldCharType="begin"/>
            </w:r>
            <w:r>
              <w:rPr>
                <w:noProof/>
                <w:webHidden/>
              </w:rPr>
              <w:instrText xml:space="preserve"> PAGEREF _Toc215671511 \h </w:instrText>
            </w:r>
            <w:r>
              <w:rPr>
                <w:noProof/>
                <w:webHidden/>
              </w:rPr>
            </w:r>
            <w:r>
              <w:rPr>
                <w:noProof/>
                <w:webHidden/>
              </w:rPr>
              <w:fldChar w:fldCharType="separate"/>
            </w:r>
            <w:r w:rsidR="00B92E54">
              <w:rPr>
                <w:noProof/>
                <w:webHidden/>
              </w:rPr>
              <w:t>8</w:t>
            </w:r>
            <w:r>
              <w:rPr>
                <w:noProof/>
                <w:webHidden/>
              </w:rPr>
              <w:fldChar w:fldCharType="end"/>
            </w:r>
          </w:hyperlink>
        </w:p>
        <w:p w14:paraId="276D4A7D" w14:textId="40B8B794" w:rsidR="00077799" w:rsidRDefault="00077799">
          <w:pPr>
            <w:pStyle w:val="TOC2"/>
            <w:tabs>
              <w:tab w:val="right" w:leader="dot" w:pos="9350"/>
            </w:tabs>
            <w:rPr>
              <w:rFonts w:asciiTheme="minorHAnsi" w:hAnsiTheme="minorHAnsi" w:cstheme="minorBidi"/>
              <w:noProof/>
              <w:kern w:val="2"/>
              <w:sz w:val="24"/>
              <w:szCs w:val="24"/>
              <w:lang w:eastAsia="ko-KR"/>
              <w14:ligatures w14:val="standardContextual"/>
            </w:rPr>
          </w:pPr>
          <w:hyperlink w:anchor="_Toc215671512" w:history="1">
            <w:r w:rsidRPr="00143DF3">
              <w:rPr>
                <w:rStyle w:val="Hyperlink"/>
                <w:rFonts w:eastAsiaTheme="minorHAnsi"/>
                <w:i/>
                <w:noProof/>
              </w:rPr>
              <w:t>Opportunity/Problem Statement</w:t>
            </w:r>
            <w:r>
              <w:rPr>
                <w:noProof/>
                <w:webHidden/>
              </w:rPr>
              <w:tab/>
            </w:r>
            <w:r>
              <w:rPr>
                <w:noProof/>
                <w:webHidden/>
              </w:rPr>
              <w:fldChar w:fldCharType="begin"/>
            </w:r>
            <w:r>
              <w:rPr>
                <w:noProof/>
                <w:webHidden/>
              </w:rPr>
              <w:instrText xml:space="preserve"> PAGEREF _Toc215671512 \h </w:instrText>
            </w:r>
            <w:r>
              <w:rPr>
                <w:noProof/>
                <w:webHidden/>
              </w:rPr>
            </w:r>
            <w:r>
              <w:rPr>
                <w:noProof/>
                <w:webHidden/>
              </w:rPr>
              <w:fldChar w:fldCharType="separate"/>
            </w:r>
            <w:r w:rsidR="00B92E54">
              <w:rPr>
                <w:noProof/>
                <w:webHidden/>
              </w:rPr>
              <w:t>8</w:t>
            </w:r>
            <w:r>
              <w:rPr>
                <w:noProof/>
                <w:webHidden/>
              </w:rPr>
              <w:fldChar w:fldCharType="end"/>
            </w:r>
          </w:hyperlink>
        </w:p>
        <w:p w14:paraId="26CF73A8" w14:textId="638BA029" w:rsidR="00077799" w:rsidRDefault="00077799">
          <w:pPr>
            <w:pStyle w:val="TOC2"/>
            <w:tabs>
              <w:tab w:val="right" w:leader="dot" w:pos="9350"/>
            </w:tabs>
            <w:rPr>
              <w:rFonts w:asciiTheme="minorHAnsi" w:hAnsiTheme="minorHAnsi" w:cstheme="minorBidi"/>
              <w:noProof/>
              <w:kern w:val="2"/>
              <w:sz w:val="24"/>
              <w:szCs w:val="24"/>
              <w:lang w:eastAsia="ko-KR"/>
              <w14:ligatures w14:val="standardContextual"/>
            </w:rPr>
          </w:pPr>
          <w:hyperlink w:anchor="_Toc215671513" w:history="1">
            <w:r w:rsidRPr="00143DF3">
              <w:rPr>
                <w:rStyle w:val="Hyperlink"/>
                <w:i/>
                <w:noProof/>
              </w:rPr>
              <w:t>Project Objectives</w:t>
            </w:r>
            <w:r>
              <w:rPr>
                <w:noProof/>
                <w:webHidden/>
              </w:rPr>
              <w:tab/>
            </w:r>
            <w:r>
              <w:rPr>
                <w:noProof/>
                <w:webHidden/>
              </w:rPr>
              <w:fldChar w:fldCharType="begin"/>
            </w:r>
            <w:r>
              <w:rPr>
                <w:noProof/>
                <w:webHidden/>
              </w:rPr>
              <w:instrText xml:space="preserve"> PAGEREF _Toc215671513 \h </w:instrText>
            </w:r>
            <w:r>
              <w:rPr>
                <w:noProof/>
                <w:webHidden/>
              </w:rPr>
            </w:r>
            <w:r>
              <w:rPr>
                <w:noProof/>
                <w:webHidden/>
              </w:rPr>
              <w:fldChar w:fldCharType="separate"/>
            </w:r>
            <w:r w:rsidR="00B92E54">
              <w:rPr>
                <w:noProof/>
                <w:webHidden/>
              </w:rPr>
              <w:t>8</w:t>
            </w:r>
            <w:r>
              <w:rPr>
                <w:noProof/>
                <w:webHidden/>
              </w:rPr>
              <w:fldChar w:fldCharType="end"/>
            </w:r>
          </w:hyperlink>
        </w:p>
        <w:p w14:paraId="7F94AA20" w14:textId="6166F9C0" w:rsidR="00077799" w:rsidRDefault="00077799">
          <w:pPr>
            <w:pStyle w:val="TOC2"/>
            <w:tabs>
              <w:tab w:val="right" w:leader="dot" w:pos="9350"/>
            </w:tabs>
            <w:rPr>
              <w:rFonts w:asciiTheme="minorHAnsi" w:hAnsiTheme="minorHAnsi" w:cstheme="minorBidi"/>
              <w:noProof/>
              <w:kern w:val="2"/>
              <w:sz w:val="24"/>
              <w:szCs w:val="24"/>
              <w:lang w:eastAsia="ko-KR"/>
              <w14:ligatures w14:val="standardContextual"/>
            </w:rPr>
          </w:pPr>
          <w:hyperlink w:anchor="_Toc215671514" w:history="1">
            <w:r w:rsidRPr="00143DF3">
              <w:rPr>
                <w:rStyle w:val="Hyperlink"/>
                <w:i/>
                <w:noProof/>
              </w:rPr>
              <w:t>Project Description</w:t>
            </w:r>
            <w:r>
              <w:rPr>
                <w:noProof/>
                <w:webHidden/>
              </w:rPr>
              <w:tab/>
            </w:r>
            <w:r>
              <w:rPr>
                <w:noProof/>
                <w:webHidden/>
              </w:rPr>
              <w:fldChar w:fldCharType="begin"/>
            </w:r>
            <w:r>
              <w:rPr>
                <w:noProof/>
                <w:webHidden/>
              </w:rPr>
              <w:instrText xml:space="preserve"> PAGEREF _Toc215671514 \h </w:instrText>
            </w:r>
            <w:r>
              <w:rPr>
                <w:noProof/>
                <w:webHidden/>
              </w:rPr>
            </w:r>
            <w:r>
              <w:rPr>
                <w:noProof/>
                <w:webHidden/>
              </w:rPr>
              <w:fldChar w:fldCharType="separate"/>
            </w:r>
            <w:r w:rsidR="00B92E54">
              <w:rPr>
                <w:noProof/>
                <w:webHidden/>
              </w:rPr>
              <w:t>8</w:t>
            </w:r>
            <w:r>
              <w:rPr>
                <w:noProof/>
                <w:webHidden/>
              </w:rPr>
              <w:fldChar w:fldCharType="end"/>
            </w:r>
          </w:hyperlink>
        </w:p>
        <w:p w14:paraId="054F9360" w14:textId="70705529" w:rsidR="00077799" w:rsidRDefault="00077799">
          <w:pPr>
            <w:pStyle w:val="TOC2"/>
            <w:tabs>
              <w:tab w:val="right" w:leader="dot" w:pos="9350"/>
            </w:tabs>
            <w:rPr>
              <w:rFonts w:asciiTheme="minorHAnsi" w:hAnsiTheme="minorHAnsi" w:cstheme="minorBidi"/>
              <w:noProof/>
              <w:kern w:val="2"/>
              <w:sz w:val="24"/>
              <w:szCs w:val="24"/>
              <w:lang w:eastAsia="ko-KR"/>
              <w14:ligatures w14:val="standardContextual"/>
            </w:rPr>
          </w:pPr>
          <w:hyperlink w:anchor="_Toc215671515" w:history="1">
            <w:r w:rsidRPr="00143DF3">
              <w:rPr>
                <w:rStyle w:val="Hyperlink"/>
                <w:i/>
                <w:noProof/>
              </w:rPr>
              <w:t>Affected Users</w:t>
            </w:r>
            <w:r>
              <w:rPr>
                <w:noProof/>
                <w:webHidden/>
              </w:rPr>
              <w:tab/>
            </w:r>
            <w:r>
              <w:rPr>
                <w:noProof/>
                <w:webHidden/>
              </w:rPr>
              <w:fldChar w:fldCharType="begin"/>
            </w:r>
            <w:r>
              <w:rPr>
                <w:noProof/>
                <w:webHidden/>
              </w:rPr>
              <w:instrText xml:space="preserve"> PAGEREF _Toc215671515 \h </w:instrText>
            </w:r>
            <w:r>
              <w:rPr>
                <w:noProof/>
                <w:webHidden/>
              </w:rPr>
            </w:r>
            <w:r>
              <w:rPr>
                <w:noProof/>
                <w:webHidden/>
              </w:rPr>
              <w:fldChar w:fldCharType="separate"/>
            </w:r>
            <w:r w:rsidR="00B92E54">
              <w:rPr>
                <w:noProof/>
                <w:webHidden/>
              </w:rPr>
              <w:t>9</w:t>
            </w:r>
            <w:r>
              <w:rPr>
                <w:noProof/>
                <w:webHidden/>
              </w:rPr>
              <w:fldChar w:fldCharType="end"/>
            </w:r>
          </w:hyperlink>
        </w:p>
        <w:p w14:paraId="58D58631" w14:textId="66496EF0" w:rsidR="00077799" w:rsidRDefault="00077799">
          <w:pPr>
            <w:pStyle w:val="TOC2"/>
            <w:tabs>
              <w:tab w:val="right" w:leader="dot" w:pos="9350"/>
            </w:tabs>
            <w:rPr>
              <w:rFonts w:asciiTheme="minorHAnsi" w:hAnsiTheme="minorHAnsi" w:cstheme="minorBidi"/>
              <w:noProof/>
              <w:kern w:val="2"/>
              <w:sz w:val="24"/>
              <w:szCs w:val="24"/>
              <w:lang w:eastAsia="ko-KR"/>
              <w14:ligatures w14:val="standardContextual"/>
            </w:rPr>
          </w:pPr>
          <w:hyperlink w:anchor="_Toc215671516" w:history="1">
            <w:r w:rsidRPr="00143DF3">
              <w:rPr>
                <w:rStyle w:val="Hyperlink"/>
                <w:i/>
                <w:noProof/>
              </w:rPr>
              <w:t>Benefits</w:t>
            </w:r>
            <w:r>
              <w:rPr>
                <w:noProof/>
                <w:webHidden/>
              </w:rPr>
              <w:tab/>
            </w:r>
            <w:r>
              <w:rPr>
                <w:noProof/>
                <w:webHidden/>
              </w:rPr>
              <w:fldChar w:fldCharType="begin"/>
            </w:r>
            <w:r>
              <w:rPr>
                <w:noProof/>
                <w:webHidden/>
              </w:rPr>
              <w:instrText xml:space="preserve"> PAGEREF _Toc215671516 \h </w:instrText>
            </w:r>
            <w:r>
              <w:rPr>
                <w:noProof/>
                <w:webHidden/>
              </w:rPr>
            </w:r>
            <w:r>
              <w:rPr>
                <w:noProof/>
                <w:webHidden/>
              </w:rPr>
              <w:fldChar w:fldCharType="separate"/>
            </w:r>
            <w:r w:rsidR="00B92E54">
              <w:rPr>
                <w:noProof/>
                <w:webHidden/>
              </w:rPr>
              <w:t>9</w:t>
            </w:r>
            <w:r>
              <w:rPr>
                <w:noProof/>
                <w:webHidden/>
              </w:rPr>
              <w:fldChar w:fldCharType="end"/>
            </w:r>
          </w:hyperlink>
        </w:p>
        <w:p w14:paraId="1289E81C" w14:textId="536DC08D" w:rsidR="00077799" w:rsidRDefault="00077799">
          <w:pPr>
            <w:pStyle w:val="TOC2"/>
            <w:tabs>
              <w:tab w:val="right" w:leader="dot" w:pos="9350"/>
            </w:tabs>
            <w:rPr>
              <w:rFonts w:asciiTheme="minorHAnsi" w:hAnsiTheme="minorHAnsi" w:cstheme="minorBidi"/>
              <w:noProof/>
              <w:kern w:val="2"/>
              <w:sz w:val="24"/>
              <w:szCs w:val="24"/>
              <w:lang w:eastAsia="ko-KR"/>
              <w14:ligatures w14:val="standardContextual"/>
            </w:rPr>
          </w:pPr>
          <w:hyperlink w:anchor="_Toc215671517" w:history="1">
            <w:r w:rsidRPr="00143DF3">
              <w:rPr>
                <w:rStyle w:val="Hyperlink"/>
                <w:i/>
                <w:noProof/>
              </w:rPr>
              <w:t>Constraints</w:t>
            </w:r>
            <w:r>
              <w:rPr>
                <w:noProof/>
                <w:webHidden/>
              </w:rPr>
              <w:tab/>
            </w:r>
            <w:r>
              <w:rPr>
                <w:noProof/>
                <w:webHidden/>
              </w:rPr>
              <w:fldChar w:fldCharType="begin"/>
            </w:r>
            <w:r>
              <w:rPr>
                <w:noProof/>
                <w:webHidden/>
              </w:rPr>
              <w:instrText xml:space="preserve"> PAGEREF _Toc215671517 \h </w:instrText>
            </w:r>
            <w:r>
              <w:rPr>
                <w:noProof/>
                <w:webHidden/>
              </w:rPr>
            </w:r>
            <w:r>
              <w:rPr>
                <w:noProof/>
                <w:webHidden/>
              </w:rPr>
              <w:fldChar w:fldCharType="separate"/>
            </w:r>
            <w:r w:rsidR="00B92E54">
              <w:rPr>
                <w:noProof/>
                <w:webHidden/>
              </w:rPr>
              <w:t>9</w:t>
            </w:r>
            <w:r>
              <w:rPr>
                <w:noProof/>
                <w:webHidden/>
              </w:rPr>
              <w:fldChar w:fldCharType="end"/>
            </w:r>
          </w:hyperlink>
        </w:p>
        <w:p w14:paraId="4F9A39A3" w14:textId="48619452" w:rsidR="00077799" w:rsidRDefault="00077799">
          <w:pPr>
            <w:pStyle w:val="TOC2"/>
            <w:tabs>
              <w:tab w:val="right" w:leader="dot" w:pos="9350"/>
            </w:tabs>
            <w:rPr>
              <w:rFonts w:asciiTheme="minorHAnsi" w:hAnsiTheme="minorHAnsi" w:cstheme="minorBidi"/>
              <w:noProof/>
              <w:kern w:val="2"/>
              <w:sz w:val="24"/>
              <w:szCs w:val="24"/>
              <w:lang w:eastAsia="ko-KR"/>
              <w14:ligatures w14:val="standardContextual"/>
            </w:rPr>
          </w:pPr>
          <w:hyperlink w:anchor="_Toc215671518" w:history="1">
            <w:r w:rsidRPr="00143DF3">
              <w:rPr>
                <w:rStyle w:val="Hyperlink"/>
                <w:i/>
                <w:noProof/>
              </w:rPr>
              <w:t>Duration</w:t>
            </w:r>
            <w:r>
              <w:rPr>
                <w:noProof/>
                <w:webHidden/>
              </w:rPr>
              <w:tab/>
            </w:r>
            <w:r>
              <w:rPr>
                <w:noProof/>
                <w:webHidden/>
              </w:rPr>
              <w:fldChar w:fldCharType="begin"/>
            </w:r>
            <w:r>
              <w:rPr>
                <w:noProof/>
                <w:webHidden/>
              </w:rPr>
              <w:instrText xml:space="preserve"> PAGEREF _Toc215671518 \h </w:instrText>
            </w:r>
            <w:r>
              <w:rPr>
                <w:noProof/>
                <w:webHidden/>
              </w:rPr>
            </w:r>
            <w:r>
              <w:rPr>
                <w:noProof/>
                <w:webHidden/>
              </w:rPr>
              <w:fldChar w:fldCharType="separate"/>
            </w:r>
            <w:r w:rsidR="00B92E54">
              <w:rPr>
                <w:noProof/>
                <w:webHidden/>
              </w:rPr>
              <w:t>9</w:t>
            </w:r>
            <w:r>
              <w:rPr>
                <w:noProof/>
                <w:webHidden/>
              </w:rPr>
              <w:fldChar w:fldCharType="end"/>
            </w:r>
          </w:hyperlink>
        </w:p>
        <w:p w14:paraId="6AA1F648" w14:textId="7C1FDD37" w:rsidR="00077799" w:rsidRDefault="00077799">
          <w:pPr>
            <w:pStyle w:val="TOC2"/>
            <w:tabs>
              <w:tab w:val="right" w:leader="dot" w:pos="9350"/>
            </w:tabs>
            <w:rPr>
              <w:rFonts w:asciiTheme="minorHAnsi" w:hAnsiTheme="minorHAnsi" w:cstheme="minorBidi"/>
              <w:noProof/>
              <w:kern w:val="2"/>
              <w:sz w:val="24"/>
              <w:szCs w:val="24"/>
              <w:lang w:eastAsia="ko-KR"/>
              <w14:ligatures w14:val="standardContextual"/>
            </w:rPr>
          </w:pPr>
          <w:hyperlink w:anchor="_Toc215671519" w:history="1">
            <w:r w:rsidRPr="00143DF3">
              <w:rPr>
                <w:rStyle w:val="Hyperlink"/>
                <w:i/>
                <w:noProof/>
              </w:rPr>
              <w:t>Cost</w:t>
            </w:r>
            <w:r>
              <w:rPr>
                <w:noProof/>
                <w:webHidden/>
              </w:rPr>
              <w:tab/>
            </w:r>
            <w:r>
              <w:rPr>
                <w:noProof/>
                <w:webHidden/>
              </w:rPr>
              <w:fldChar w:fldCharType="begin"/>
            </w:r>
            <w:r>
              <w:rPr>
                <w:noProof/>
                <w:webHidden/>
              </w:rPr>
              <w:instrText xml:space="preserve"> PAGEREF _Toc215671519 \h </w:instrText>
            </w:r>
            <w:r>
              <w:rPr>
                <w:noProof/>
                <w:webHidden/>
              </w:rPr>
            </w:r>
            <w:r>
              <w:rPr>
                <w:noProof/>
                <w:webHidden/>
              </w:rPr>
              <w:fldChar w:fldCharType="separate"/>
            </w:r>
            <w:r w:rsidR="00B92E54">
              <w:rPr>
                <w:noProof/>
                <w:webHidden/>
              </w:rPr>
              <w:t>9</w:t>
            </w:r>
            <w:r>
              <w:rPr>
                <w:noProof/>
                <w:webHidden/>
              </w:rPr>
              <w:fldChar w:fldCharType="end"/>
            </w:r>
          </w:hyperlink>
        </w:p>
        <w:p w14:paraId="627220B7" w14:textId="740AEBD3"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20" w:history="1">
            <w:r w:rsidRPr="00143DF3">
              <w:rPr>
                <w:rStyle w:val="Hyperlink"/>
                <w:b/>
                <w:noProof/>
              </w:rPr>
              <w:t>Feasibility/Risk Assessment</w:t>
            </w:r>
            <w:r>
              <w:rPr>
                <w:noProof/>
                <w:webHidden/>
              </w:rPr>
              <w:tab/>
            </w:r>
            <w:r>
              <w:rPr>
                <w:noProof/>
                <w:webHidden/>
              </w:rPr>
              <w:fldChar w:fldCharType="begin"/>
            </w:r>
            <w:r>
              <w:rPr>
                <w:noProof/>
                <w:webHidden/>
              </w:rPr>
              <w:instrText xml:space="preserve"> PAGEREF _Toc215671520 \h </w:instrText>
            </w:r>
            <w:r>
              <w:rPr>
                <w:noProof/>
                <w:webHidden/>
              </w:rPr>
            </w:r>
            <w:r>
              <w:rPr>
                <w:noProof/>
                <w:webHidden/>
              </w:rPr>
              <w:fldChar w:fldCharType="separate"/>
            </w:r>
            <w:r w:rsidR="00B92E54">
              <w:rPr>
                <w:noProof/>
                <w:webHidden/>
              </w:rPr>
              <w:t>10</w:t>
            </w:r>
            <w:r>
              <w:rPr>
                <w:noProof/>
                <w:webHidden/>
              </w:rPr>
              <w:fldChar w:fldCharType="end"/>
            </w:r>
          </w:hyperlink>
        </w:p>
        <w:p w14:paraId="4F5DF049" w14:textId="1AAF0EE5" w:rsidR="00077799" w:rsidRDefault="00077799">
          <w:pPr>
            <w:pStyle w:val="TOC2"/>
            <w:tabs>
              <w:tab w:val="right" w:leader="dot" w:pos="9350"/>
            </w:tabs>
            <w:rPr>
              <w:rFonts w:asciiTheme="minorHAnsi" w:hAnsiTheme="minorHAnsi" w:cstheme="minorBidi"/>
              <w:noProof/>
              <w:kern w:val="2"/>
              <w:sz w:val="24"/>
              <w:szCs w:val="24"/>
              <w:lang w:eastAsia="ko-KR"/>
              <w14:ligatures w14:val="standardContextual"/>
            </w:rPr>
          </w:pPr>
          <w:hyperlink w:anchor="_Toc215671521" w:history="1">
            <w:r w:rsidRPr="00143DF3">
              <w:rPr>
                <w:rStyle w:val="Hyperlink"/>
                <w:i/>
                <w:noProof/>
              </w:rPr>
              <w:t>Technical Feasibility --</w:t>
            </w:r>
            <w:r>
              <w:rPr>
                <w:noProof/>
                <w:webHidden/>
              </w:rPr>
              <w:tab/>
            </w:r>
            <w:r>
              <w:rPr>
                <w:noProof/>
                <w:webHidden/>
              </w:rPr>
              <w:fldChar w:fldCharType="begin"/>
            </w:r>
            <w:r>
              <w:rPr>
                <w:noProof/>
                <w:webHidden/>
              </w:rPr>
              <w:instrText xml:space="preserve"> PAGEREF _Toc215671521 \h </w:instrText>
            </w:r>
            <w:r>
              <w:rPr>
                <w:noProof/>
                <w:webHidden/>
              </w:rPr>
            </w:r>
            <w:r>
              <w:rPr>
                <w:noProof/>
                <w:webHidden/>
              </w:rPr>
              <w:fldChar w:fldCharType="separate"/>
            </w:r>
            <w:r w:rsidR="00B92E54">
              <w:rPr>
                <w:noProof/>
                <w:webHidden/>
              </w:rPr>
              <w:t>10</w:t>
            </w:r>
            <w:r>
              <w:rPr>
                <w:noProof/>
                <w:webHidden/>
              </w:rPr>
              <w:fldChar w:fldCharType="end"/>
            </w:r>
          </w:hyperlink>
        </w:p>
        <w:p w14:paraId="61D7F842" w14:textId="1A6F6EB7" w:rsidR="00077799" w:rsidRDefault="00077799">
          <w:pPr>
            <w:pStyle w:val="TOC2"/>
            <w:tabs>
              <w:tab w:val="right" w:leader="dot" w:pos="9350"/>
            </w:tabs>
            <w:rPr>
              <w:rFonts w:asciiTheme="minorHAnsi" w:hAnsiTheme="minorHAnsi" w:cstheme="minorBidi"/>
              <w:noProof/>
              <w:kern w:val="2"/>
              <w:sz w:val="24"/>
              <w:szCs w:val="24"/>
              <w:lang w:eastAsia="ko-KR"/>
              <w14:ligatures w14:val="standardContextual"/>
            </w:rPr>
          </w:pPr>
          <w:hyperlink w:anchor="_Toc215671522" w:history="1">
            <w:r w:rsidRPr="00143DF3">
              <w:rPr>
                <w:rStyle w:val="Hyperlink"/>
                <w:i/>
                <w:noProof/>
              </w:rPr>
              <w:t>Economic Feasibility --</w:t>
            </w:r>
            <w:r>
              <w:rPr>
                <w:noProof/>
                <w:webHidden/>
              </w:rPr>
              <w:tab/>
            </w:r>
            <w:r>
              <w:rPr>
                <w:noProof/>
                <w:webHidden/>
              </w:rPr>
              <w:fldChar w:fldCharType="begin"/>
            </w:r>
            <w:r>
              <w:rPr>
                <w:noProof/>
                <w:webHidden/>
              </w:rPr>
              <w:instrText xml:space="preserve"> PAGEREF _Toc215671522 \h </w:instrText>
            </w:r>
            <w:r>
              <w:rPr>
                <w:noProof/>
                <w:webHidden/>
              </w:rPr>
            </w:r>
            <w:r>
              <w:rPr>
                <w:noProof/>
                <w:webHidden/>
              </w:rPr>
              <w:fldChar w:fldCharType="separate"/>
            </w:r>
            <w:r w:rsidR="00B92E54">
              <w:rPr>
                <w:noProof/>
                <w:webHidden/>
              </w:rPr>
              <w:t>10</w:t>
            </w:r>
            <w:r>
              <w:rPr>
                <w:noProof/>
                <w:webHidden/>
              </w:rPr>
              <w:fldChar w:fldCharType="end"/>
            </w:r>
          </w:hyperlink>
        </w:p>
        <w:p w14:paraId="355BF0B7" w14:textId="07D269FF" w:rsidR="00077799" w:rsidRDefault="00077799">
          <w:pPr>
            <w:pStyle w:val="TOC2"/>
            <w:tabs>
              <w:tab w:val="right" w:leader="dot" w:pos="9350"/>
            </w:tabs>
            <w:rPr>
              <w:rFonts w:asciiTheme="minorHAnsi" w:hAnsiTheme="minorHAnsi" w:cstheme="minorBidi"/>
              <w:noProof/>
              <w:kern w:val="2"/>
              <w:sz w:val="24"/>
              <w:szCs w:val="24"/>
              <w:lang w:eastAsia="ko-KR"/>
              <w14:ligatures w14:val="standardContextual"/>
            </w:rPr>
          </w:pPr>
          <w:hyperlink w:anchor="_Toc215671523" w:history="1">
            <w:r w:rsidRPr="00143DF3">
              <w:rPr>
                <w:rStyle w:val="Hyperlink"/>
                <w:i/>
                <w:noProof/>
              </w:rPr>
              <w:t>Legal and Contractual Feasibility</w:t>
            </w:r>
            <w:r>
              <w:rPr>
                <w:noProof/>
                <w:webHidden/>
              </w:rPr>
              <w:tab/>
            </w:r>
            <w:r>
              <w:rPr>
                <w:noProof/>
                <w:webHidden/>
              </w:rPr>
              <w:fldChar w:fldCharType="begin"/>
            </w:r>
            <w:r>
              <w:rPr>
                <w:noProof/>
                <w:webHidden/>
              </w:rPr>
              <w:instrText xml:space="preserve"> PAGEREF _Toc215671523 \h </w:instrText>
            </w:r>
            <w:r>
              <w:rPr>
                <w:noProof/>
                <w:webHidden/>
              </w:rPr>
            </w:r>
            <w:r>
              <w:rPr>
                <w:noProof/>
                <w:webHidden/>
              </w:rPr>
              <w:fldChar w:fldCharType="separate"/>
            </w:r>
            <w:r w:rsidR="00B92E54">
              <w:rPr>
                <w:noProof/>
                <w:webHidden/>
              </w:rPr>
              <w:t>10</w:t>
            </w:r>
            <w:r>
              <w:rPr>
                <w:noProof/>
                <w:webHidden/>
              </w:rPr>
              <w:fldChar w:fldCharType="end"/>
            </w:r>
          </w:hyperlink>
        </w:p>
        <w:p w14:paraId="232E762C" w14:textId="5C1FD310" w:rsidR="00077799" w:rsidRDefault="00077799">
          <w:pPr>
            <w:pStyle w:val="TOC2"/>
            <w:tabs>
              <w:tab w:val="right" w:leader="dot" w:pos="9350"/>
            </w:tabs>
            <w:rPr>
              <w:rFonts w:asciiTheme="minorHAnsi" w:hAnsiTheme="minorHAnsi" w:cstheme="minorBidi"/>
              <w:noProof/>
              <w:kern w:val="2"/>
              <w:sz w:val="24"/>
              <w:szCs w:val="24"/>
              <w:lang w:eastAsia="ko-KR"/>
              <w14:ligatures w14:val="standardContextual"/>
            </w:rPr>
          </w:pPr>
          <w:hyperlink w:anchor="_Toc215671524" w:history="1">
            <w:r w:rsidRPr="00143DF3">
              <w:rPr>
                <w:rStyle w:val="Hyperlink"/>
                <w:i/>
                <w:noProof/>
              </w:rPr>
              <w:t>Operational Feasibility</w:t>
            </w:r>
            <w:r>
              <w:rPr>
                <w:noProof/>
                <w:webHidden/>
              </w:rPr>
              <w:tab/>
            </w:r>
            <w:r>
              <w:rPr>
                <w:noProof/>
                <w:webHidden/>
              </w:rPr>
              <w:fldChar w:fldCharType="begin"/>
            </w:r>
            <w:r>
              <w:rPr>
                <w:noProof/>
                <w:webHidden/>
              </w:rPr>
              <w:instrText xml:space="preserve"> PAGEREF _Toc215671524 \h </w:instrText>
            </w:r>
            <w:r>
              <w:rPr>
                <w:noProof/>
                <w:webHidden/>
              </w:rPr>
            </w:r>
            <w:r>
              <w:rPr>
                <w:noProof/>
                <w:webHidden/>
              </w:rPr>
              <w:fldChar w:fldCharType="separate"/>
            </w:r>
            <w:r w:rsidR="00B92E54">
              <w:rPr>
                <w:noProof/>
                <w:webHidden/>
              </w:rPr>
              <w:t>11</w:t>
            </w:r>
            <w:r>
              <w:rPr>
                <w:noProof/>
                <w:webHidden/>
              </w:rPr>
              <w:fldChar w:fldCharType="end"/>
            </w:r>
          </w:hyperlink>
        </w:p>
        <w:p w14:paraId="487839B8" w14:textId="749F3CE5" w:rsidR="00077799" w:rsidRDefault="00077799">
          <w:pPr>
            <w:pStyle w:val="TOC2"/>
            <w:tabs>
              <w:tab w:val="right" w:leader="dot" w:pos="9350"/>
            </w:tabs>
            <w:rPr>
              <w:rFonts w:asciiTheme="minorHAnsi" w:hAnsiTheme="minorHAnsi" w:cstheme="minorBidi"/>
              <w:noProof/>
              <w:kern w:val="2"/>
              <w:sz w:val="24"/>
              <w:szCs w:val="24"/>
              <w:lang w:eastAsia="ko-KR"/>
              <w14:ligatures w14:val="standardContextual"/>
            </w:rPr>
          </w:pPr>
          <w:hyperlink w:anchor="_Toc215671525" w:history="1">
            <w:r w:rsidRPr="00143DF3">
              <w:rPr>
                <w:rStyle w:val="Hyperlink"/>
                <w:i/>
                <w:noProof/>
              </w:rPr>
              <w:t>Schedule Feasibility</w:t>
            </w:r>
            <w:r>
              <w:rPr>
                <w:noProof/>
                <w:webHidden/>
              </w:rPr>
              <w:tab/>
            </w:r>
            <w:r>
              <w:rPr>
                <w:noProof/>
                <w:webHidden/>
              </w:rPr>
              <w:fldChar w:fldCharType="begin"/>
            </w:r>
            <w:r>
              <w:rPr>
                <w:noProof/>
                <w:webHidden/>
              </w:rPr>
              <w:instrText xml:space="preserve"> PAGEREF _Toc215671525 \h </w:instrText>
            </w:r>
            <w:r>
              <w:rPr>
                <w:noProof/>
                <w:webHidden/>
              </w:rPr>
            </w:r>
            <w:r>
              <w:rPr>
                <w:noProof/>
                <w:webHidden/>
              </w:rPr>
              <w:fldChar w:fldCharType="separate"/>
            </w:r>
            <w:r w:rsidR="00B92E54">
              <w:rPr>
                <w:noProof/>
                <w:webHidden/>
              </w:rPr>
              <w:t>11</w:t>
            </w:r>
            <w:r>
              <w:rPr>
                <w:noProof/>
                <w:webHidden/>
              </w:rPr>
              <w:fldChar w:fldCharType="end"/>
            </w:r>
          </w:hyperlink>
        </w:p>
        <w:p w14:paraId="474B297A" w14:textId="667C13D0" w:rsidR="00077799" w:rsidRDefault="00077799">
          <w:pPr>
            <w:pStyle w:val="TOC2"/>
            <w:tabs>
              <w:tab w:val="right" w:leader="dot" w:pos="9350"/>
            </w:tabs>
            <w:rPr>
              <w:rFonts w:asciiTheme="minorHAnsi" w:hAnsiTheme="minorHAnsi" w:cstheme="minorBidi"/>
              <w:noProof/>
              <w:kern w:val="2"/>
              <w:sz w:val="24"/>
              <w:szCs w:val="24"/>
              <w:lang w:eastAsia="ko-KR"/>
              <w14:ligatures w14:val="standardContextual"/>
            </w:rPr>
          </w:pPr>
          <w:hyperlink w:anchor="_Toc215671526" w:history="1">
            <w:r w:rsidRPr="00143DF3">
              <w:rPr>
                <w:rStyle w:val="Hyperlink"/>
                <w:i/>
                <w:noProof/>
              </w:rPr>
              <w:t>Overall Assessment of Feasibility</w:t>
            </w:r>
            <w:r>
              <w:rPr>
                <w:noProof/>
                <w:webHidden/>
              </w:rPr>
              <w:tab/>
            </w:r>
            <w:r>
              <w:rPr>
                <w:noProof/>
                <w:webHidden/>
              </w:rPr>
              <w:fldChar w:fldCharType="begin"/>
            </w:r>
            <w:r>
              <w:rPr>
                <w:noProof/>
                <w:webHidden/>
              </w:rPr>
              <w:instrText xml:space="preserve"> PAGEREF _Toc215671526 \h </w:instrText>
            </w:r>
            <w:r>
              <w:rPr>
                <w:noProof/>
                <w:webHidden/>
              </w:rPr>
            </w:r>
            <w:r>
              <w:rPr>
                <w:noProof/>
                <w:webHidden/>
              </w:rPr>
              <w:fldChar w:fldCharType="separate"/>
            </w:r>
            <w:r w:rsidR="00B92E54">
              <w:rPr>
                <w:noProof/>
                <w:webHidden/>
              </w:rPr>
              <w:t>11</w:t>
            </w:r>
            <w:r>
              <w:rPr>
                <w:noProof/>
                <w:webHidden/>
              </w:rPr>
              <w:fldChar w:fldCharType="end"/>
            </w:r>
          </w:hyperlink>
        </w:p>
        <w:p w14:paraId="2982FACC" w14:textId="42FC0990"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27" w:history="1">
            <w:r w:rsidRPr="00143DF3">
              <w:rPr>
                <w:rStyle w:val="Hyperlink"/>
                <w:b/>
                <w:noProof/>
              </w:rPr>
              <w:t>Strategic Assessment</w:t>
            </w:r>
            <w:r>
              <w:rPr>
                <w:noProof/>
                <w:webHidden/>
              </w:rPr>
              <w:tab/>
            </w:r>
            <w:r>
              <w:rPr>
                <w:noProof/>
                <w:webHidden/>
              </w:rPr>
              <w:fldChar w:fldCharType="begin"/>
            </w:r>
            <w:r>
              <w:rPr>
                <w:noProof/>
                <w:webHidden/>
              </w:rPr>
              <w:instrText xml:space="preserve"> PAGEREF _Toc215671527 \h </w:instrText>
            </w:r>
            <w:r>
              <w:rPr>
                <w:noProof/>
                <w:webHidden/>
              </w:rPr>
            </w:r>
            <w:r>
              <w:rPr>
                <w:noProof/>
                <w:webHidden/>
              </w:rPr>
              <w:fldChar w:fldCharType="separate"/>
            </w:r>
            <w:r w:rsidR="00B92E54">
              <w:rPr>
                <w:noProof/>
                <w:webHidden/>
              </w:rPr>
              <w:t>12</w:t>
            </w:r>
            <w:r>
              <w:rPr>
                <w:noProof/>
                <w:webHidden/>
              </w:rPr>
              <w:fldChar w:fldCharType="end"/>
            </w:r>
          </w:hyperlink>
        </w:p>
        <w:p w14:paraId="20DC36E8" w14:textId="731AA03A" w:rsidR="00077799" w:rsidRDefault="00077799">
          <w:pPr>
            <w:pStyle w:val="TOC2"/>
            <w:tabs>
              <w:tab w:val="right" w:leader="dot" w:pos="9350"/>
            </w:tabs>
            <w:rPr>
              <w:rFonts w:asciiTheme="minorHAnsi" w:hAnsiTheme="minorHAnsi" w:cstheme="minorBidi"/>
              <w:noProof/>
              <w:kern w:val="2"/>
              <w:sz w:val="24"/>
              <w:szCs w:val="24"/>
              <w:lang w:eastAsia="ko-KR"/>
              <w14:ligatures w14:val="standardContextual"/>
            </w:rPr>
          </w:pPr>
          <w:hyperlink w:anchor="_Toc215671528" w:history="1">
            <w:r w:rsidRPr="00143DF3">
              <w:rPr>
                <w:rStyle w:val="Hyperlink"/>
                <w:i/>
                <w:noProof/>
              </w:rPr>
              <w:t>Productivity</w:t>
            </w:r>
            <w:r>
              <w:rPr>
                <w:noProof/>
                <w:webHidden/>
              </w:rPr>
              <w:tab/>
            </w:r>
            <w:r>
              <w:rPr>
                <w:noProof/>
                <w:webHidden/>
              </w:rPr>
              <w:fldChar w:fldCharType="begin"/>
            </w:r>
            <w:r>
              <w:rPr>
                <w:noProof/>
                <w:webHidden/>
              </w:rPr>
              <w:instrText xml:space="preserve"> PAGEREF _Toc215671528 \h </w:instrText>
            </w:r>
            <w:r>
              <w:rPr>
                <w:noProof/>
                <w:webHidden/>
              </w:rPr>
            </w:r>
            <w:r>
              <w:rPr>
                <w:noProof/>
                <w:webHidden/>
              </w:rPr>
              <w:fldChar w:fldCharType="separate"/>
            </w:r>
            <w:r w:rsidR="00B92E54">
              <w:rPr>
                <w:noProof/>
                <w:webHidden/>
              </w:rPr>
              <w:t>12</w:t>
            </w:r>
            <w:r>
              <w:rPr>
                <w:noProof/>
                <w:webHidden/>
              </w:rPr>
              <w:fldChar w:fldCharType="end"/>
            </w:r>
          </w:hyperlink>
        </w:p>
        <w:p w14:paraId="3B33311B" w14:textId="10F5EB63" w:rsidR="00077799" w:rsidRDefault="00077799">
          <w:pPr>
            <w:pStyle w:val="TOC2"/>
            <w:tabs>
              <w:tab w:val="right" w:leader="dot" w:pos="9350"/>
            </w:tabs>
            <w:rPr>
              <w:rFonts w:asciiTheme="minorHAnsi" w:hAnsiTheme="minorHAnsi" w:cstheme="minorBidi"/>
              <w:noProof/>
              <w:kern w:val="2"/>
              <w:sz w:val="24"/>
              <w:szCs w:val="24"/>
              <w:lang w:eastAsia="ko-KR"/>
              <w14:ligatures w14:val="standardContextual"/>
            </w:rPr>
          </w:pPr>
          <w:hyperlink w:anchor="_Toc215671529" w:history="1">
            <w:r w:rsidRPr="00143DF3">
              <w:rPr>
                <w:rStyle w:val="Hyperlink"/>
                <w:i/>
                <w:noProof/>
              </w:rPr>
              <w:t>Differentiation</w:t>
            </w:r>
            <w:r>
              <w:rPr>
                <w:noProof/>
                <w:webHidden/>
              </w:rPr>
              <w:tab/>
            </w:r>
            <w:r>
              <w:rPr>
                <w:noProof/>
                <w:webHidden/>
              </w:rPr>
              <w:fldChar w:fldCharType="begin"/>
            </w:r>
            <w:r>
              <w:rPr>
                <w:noProof/>
                <w:webHidden/>
              </w:rPr>
              <w:instrText xml:space="preserve"> PAGEREF _Toc215671529 \h </w:instrText>
            </w:r>
            <w:r>
              <w:rPr>
                <w:noProof/>
                <w:webHidden/>
              </w:rPr>
            </w:r>
            <w:r>
              <w:rPr>
                <w:noProof/>
                <w:webHidden/>
              </w:rPr>
              <w:fldChar w:fldCharType="separate"/>
            </w:r>
            <w:r w:rsidR="00B92E54">
              <w:rPr>
                <w:noProof/>
                <w:webHidden/>
              </w:rPr>
              <w:t>12</w:t>
            </w:r>
            <w:r>
              <w:rPr>
                <w:noProof/>
                <w:webHidden/>
              </w:rPr>
              <w:fldChar w:fldCharType="end"/>
            </w:r>
          </w:hyperlink>
        </w:p>
        <w:p w14:paraId="35EFB5F2" w14:textId="3E932E07" w:rsidR="00077799" w:rsidRDefault="00077799">
          <w:pPr>
            <w:pStyle w:val="TOC2"/>
            <w:tabs>
              <w:tab w:val="right" w:leader="dot" w:pos="9350"/>
            </w:tabs>
            <w:rPr>
              <w:rFonts w:asciiTheme="minorHAnsi" w:hAnsiTheme="minorHAnsi" w:cstheme="minorBidi"/>
              <w:noProof/>
              <w:kern w:val="2"/>
              <w:sz w:val="24"/>
              <w:szCs w:val="24"/>
              <w:lang w:eastAsia="ko-KR"/>
              <w14:ligatures w14:val="standardContextual"/>
            </w:rPr>
          </w:pPr>
          <w:hyperlink w:anchor="_Toc215671530" w:history="1">
            <w:r w:rsidRPr="00143DF3">
              <w:rPr>
                <w:rStyle w:val="Hyperlink"/>
                <w:i/>
                <w:noProof/>
              </w:rPr>
              <w:t>Management</w:t>
            </w:r>
            <w:r>
              <w:rPr>
                <w:noProof/>
                <w:webHidden/>
              </w:rPr>
              <w:tab/>
            </w:r>
            <w:r>
              <w:rPr>
                <w:noProof/>
                <w:webHidden/>
              </w:rPr>
              <w:fldChar w:fldCharType="begin"/>
            </w:r>
            <w:r>
              <w:rPr>
                <w:noProof/>
                <w:webHidden/>
              </w:rPr>
              <w:instrText xml:space="preserve"> PAGEREF _Toc215671530 \h </w:instrText>
            </w:r>
            <w:r>
              <w:rPr>
                <w:noProof/>
                <w:webHidden/>
              </w:rPr>
            </w:r>
            <w:r>
              <w:rPr>
                <w:noProof/>
                <w:webHidden/>
              </w:rPr>
              <w:fldChar w:fldCharType="separate"/>
            </w:r>
            <w:r w:rsidR="00B92E54">
              <w:rPr>
                <w:noProof/>
                <w:webHidden/>
              </w:rPr>
              <w:t>12</w:t>
            </w:r>
            <w:r>
              <w:rPr>
                <w:noProof/>
                <w:webHidden/>
              </w:rPr>
              <w:fldChar w:fldCharType="end"/>
            </w:r>
          </w:hyperlink>
        </w:p>
        <w:p w14:paraId="4823D649" w14:textId="1853357F" w:rsidR="00077799" w:rsidRDefault="00077799">
          <w:pPr>
            <w:pStyle w:val="TOC2"/>
            <w:tabs>
              <w:tab w:val="right" w:leader="dot" w:pos="9350"/>
            </w:tabs>
            <w:rPr>
              <w:rFonts w:asciiTheme="minorHAnsi" w:hAnsiTheme="minorHAnsi" w:cstheme="minorBidi"/>
              <w:noProof/>
              <w:kern w:val="2"/>
              <w:sz w:val="24"/>
              <w:szCs w:val="24"/>
              <w:lang w:eastAsia="ko-KR"/>
              <w14:ligatures w14:val="standardContextual"/>
            </w:rPr>
          </w:pPr>
          <w:hyperlink w:anchor="_Toc215671531" w:history="1">
            <w:r w:rsidRPr="00143DF3">
              <w:rPr>
                <w:rStyle w:val="Hyperlink"/>
                <w:i/>
                <w:noProof/>
              </w:rPr>
              <w:t>Overall</w:t>
            </w:r>
            <w:r>
              <w:rPr>
                <w:noProof/>
                <w:webHidden/>
              </w:rPr>
              <w:tab/>
            </w:r>
            <w:r>
              <w:rPr>
                <w:noProof/>
                <w:webHidden/>
              </w:rPr>
              <w:fldChar w:fldCharType="begin"/>
            </w:r>
            <w:r>
              <w:rPr>
                <w:noProof/>
                <w:webHidden/>
              </w:rPr>
              <w:instrText xml:space="preserve"> PAGEREF _Toc215671531 \h </w:instrText>
            </w:r>
            <w:r>
              <w:rPr>
                <w:noProof/>
                <w:webHidden/>
              </w:rPr>
            </w:r>
            <w:r>
              <w:rPr>
                <w:noProof/>
                <w:webHidden/>
              </w:rPr>
              <w:fldChar w:fldCharType="separate"/>
            </w:r>
            <w:r w:rsidR="00B92E54">
              <w:rPr>
                <w:noProof/>
                <w:webHidden/>
              </w:rPr>
              <w:t>12</w:t>
            </w:r>
            <w:r>
              <w:rPr>
                <w:noProof/>
                <w:webHidden/>
              </w:rPr>
              <w:fldChar w:fldCharType="end"/>
            </w:r>
          </w:hyperlink>
        </w:p>
        <w:p w14:paraId="21E09267" w14:textId="402A6A74" w:rsidR="00077799" w:rsidRDefault="00077799">
          <w:pPr>
            <w:pStyle w:val="TOC2"/>
            <w:tabs>
              <w:tab w:val="right" w:leader="dot" w:pos="9350"/>
            </w:tabs>
            <w:rPr>
              <w:rFonts w:asciiTheme="minorHAnsi" w:hAnsiTheme="minorHAnsi" w:cstheme="minorBidi"/>
              <w:noProof/>
              <w:kern w:val="2"/>
              <w:sz w:val="24"/>
              <w:szCs w:val="24"/>
              <w:lang w:eastAsia="ko-KR"/>
              <w14:ligatures w14:val="standardContextual"/>
            </w:rPr>
          </w:pPr>
          <w:hyperlink w:anchor="_Toc215671532" w:history="1">
            <w:r w:rsidRPr="00143DF3">
              <w:rPr>
                <w:rStyle w:val="Hyperlink"/>
                <w:i/>
                <w:noProof/>
              </w:rPr>
              <w:t>Estimation Chart</w:t>
            </w:r>
            <w:r>
              <w:rPr>
                <w:noProof/>
                <w:webHidden/>
              </w:rPr>
              <w:tab/>
            </w:r>
            <w:r>
              <w:rPr>
                <w:noProof/>
                <w:webHidden/>
              </w:rPr>
              <w:fldChar w:fldCharType="begin"/>
            </w:r>
            <w:r>
              <w:rPr>
                <w:noProof/>
                <w:webHidden/>
              </w:rPr>
              <w:instrText xml:space="preserve"> PAGEREF _Toc215671532 \h </w:instrText>
            </w:r>
            <w:r>
              <w:rPr>
                <w:noProof/>
                <w:webHidden/>
              </w:rPr>
            </w:r>
            <w:r>
              <w:rPr>
                <w:noProof/>
                <w:webHidden/>
              </w:rPr>
              <w:fldChar w:fldCharType="separate"/>
            </w:r>
            <w:r w:rsidR="00B92E54">
              <w:rPr>
                <w:noProof/>
                <w:webHidden/>
              </w:rPr>
              <w:t>14</w:t>
            </w:r>
            <w:r>
              <w:rPr>
                <w:noProof/>
                <w:webHidden/>
              </w:rPr>
              <w:fldChar w:fldCharType="end"/>
            </w:r>
          </w:hyperlink>
        </w:p>
        <w:p w14:paraId="3F5D31C4" w14:textId="3A8A6BD4" w:rsidR="00077799" w:rsidRDefault="00077799">
          <w:pPr>
            <w:pStyle w:val="TOC3"/>
            <w:tabs>
              <w:tab w:val="right" w:leader="dot" w:pos="9350"/>
            </w:tabs>
            <w:rPr>
              <w:rFonts w:asciiTheme="minorHAnsi" w:hAnsiTheme="minorHAnsi" w:cstheme="minorBidi"/>
              <w:noProof/>
              <w:kern w:val="2"/>
              <w:sz w:val="24"/>
              <w:szCs w:val="24"/>
              <w:lang w:eastAsia="ko-KR"/>
              <w14:ligatures w14:val="standardContextual"/>
            </w:rPr>
          </w:pPr>
          <w:hyperlink w:anchor="_Toc215671533" w:history="1">
            <w:r w:rsidRPr="00143DF3">
              <w:rPr>
                <w:rStyle w:val="Hyperlink"/>
                <w:noProof/>
              </w:rPr>
              <w:t>Functions</w:t>
            </w:r>
            <w:r>
              <w:rPr>
                <w:noProof/>
                <w:webHidden/>
              </w:rPr>
              <w:tab/>
            </w:r>
            <w:r>
              <w:rPr>
                <w:noProof/>
                <w:webHidden/>
              </w:rPr>
              <w:fldChar w:fldCharType="begin"/>
            </w:r>
            <w:r>
              <w:rPr>
                <w:noProof/>
                <w:webHidden/>
              </w:rPr>
              <w:instrText xml:space="preserve"> PAGEREF _Toc215671533 \h </w:instrText>
            </w:r>
            <w:r>
              <w:rPr>
                <w:noProof/>
                <w:webHidden/>
              </w:rPr>
            </w:r>
            <w:r>
              <w:rPr>
                <w:noProof/>
                <w:webHidden/>
              </w:rPr>
              <w:fldChar w:fldCharType="separate"/>
            </w:r>
            <w:r w:rsidR="00B92E54">
              <w:rPr>
                <w:noProof/>
                <w:webHidden/>
              </w:rPr>
              <w:t>14</w:t>
            </w:r>
            <w:r>
              <w:rPr>
                <w:noProof/>
                <w:webHidden/>
              </w:rPr>
              <w:fldChar w:fldCharType="end"/>
            </w:r>
          </w:hyperlink>
        </w:p>
        <w:p w14:paraId="754AF674" w14:textId="16812C5D" w:rsidR="00077799" w:rsidRDefault="00077799">
          <w:pPr>
            <w:pStyle w:val="TOC3"/>
            <w:tabs>
              <w:tab w:val="right" w:leader="dot" w:pos="9350"/>
            </w:tabs>
            <w:rPr>
              <w:rFonts w:asciiTheme="minorHAnsi" w:hAnsiTheme="minorHAnsi" w:cstheme="minorBidi"/>
              <w:noProof/>
              <w:kern w:val="2"/>
              <w:sz w:val="24"/>
              <w:szCs w:val="24"/>
              <w:lang w:eastAsia="ko-KR"/>
              <w14:ligatures w14:val="standardContextual"/>
            </w:rPr>
          </w:pPr>
          <w:hyperlink w:anchor="_Toc215671534" w:history="1">
            <w:r w:rsidRPr="00143DF3">
              <w:rPr>
                <w:rStyle w:val="Hyperlink"/>
                <w:noProof/>
              </w:rPr>
              <w:t>Formulas</w:t>
            </w:r>
            <w:r>
              <w:rPr>
                <w:noProof/>
                <w:webHidden/>
              </w:rPr>
              <w:tab/>
            </w:r>
            <w:r>
              <w:rPr>
                <w:noProof/>
                <w:webHidden/>
              </w:rPr>
              <w:fldChar w:fldCharType="begin"/>
            </w:r>
            <w:r>
              <w:rPr>
                <w:noProof/>
                <w:webHidden/>
              </w:rPr>
              <w:instrText xml:space="preserve"> PAGEREF _Toc215671534 \h </w:instrText>
            </w:r>
            <w:r>
              <w:rPr>
                <w:noProof/>
                <w:webHidden/>
              </w:rPr>
            </w:r>
            <w:r>
              <w:rPr>
                <w:noProof/>
                <w:webHidden/>
              </w:rPr>
              <w:fldChar w:fldCharType="separate"/>
            </w:r>
            <w:r w:rsidR="00B92E54">
              <w:rPr>
                <w:noProof/>
                <w:webHidden/>
              </w:rPr>
              <w:t>14</w:t>
            </w:r>
            <w:r>
              <w:rPr>
                <w:noProof/>
                <w:webHidden/>
              </w:rPr>
              <w:fldChar w:fldCharType="end"/>
            </w:r>
          </w:hyperlink>
        </w:p>
        <w:p w14:paraId="57DDC091" w14:textId="456D588C"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35" w:history="1">
            <w:r w:rsidRPr="00143DF3">
              <w:rPr>
                <w:rStyle w:val="Hyperlink"/>
                <w:b/>
                <w:noProof/>
              </w:rPr>
              <w:t>Project Schedule</w:t>
            </w:r>
            <w:r>
              <w:rPr>
                <w:noProof/>
                <w:webHidden/>
              </w:rPr>
              <w:tab/>
            </w:r>
            <w:r>
              <w:rPr>
                <w:noProof/>
                <w:webHidden/>
              </w:rPr>
              <w:fldChar w:fldCharType="begin"/>
            </w:r>
            <w:r>
              <w:rPr>
                <w:noProof/>
                <w:webHidden/>
              </w:rPr>
              <w:instrText xml:space="preserve"> PAGEREF _Toc215671535 \h </w:instrText>
            </w:r>
            <w:r>
              <w:rPr>
                <w:noProof/>
                <w:webHidden/>
              </w:rPr>
            </w:r>
            <w:r>
              <w:rPr>
                <w:noProof/>
                <w:webHidden/>
              </w:rPr>
              <w:fldChar w:fldCharType="separate"/>
            </w:r>
            <w:r w:rsidR="00B92E54">
              <w:rPr>
                <w:noProof/>
                <w:webHidden/>
              </w:rPr>
              <w:t>16</w:t>
            </w:r>
            <w:r>
              <w:rPr>
                <w:noProof/>
                <w:webHidden/>
              </w:rPr>
              <w:fldChar w:fldCharType="end"/>
            </w:r>
          </w:hyperlink>
        </w:p>
        <w:p w14:paraId="71316166" w14:textId="5E885A0C"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36" w:history="1">
            <w:r w:rsidRPr="00143DF3">
              <w:rPr>
                <w:rStyle w:val="Hyperlink"/>
                <w:b/>
                <w:noProof/>
              </w:rPr>
              <w:t>Milestone 2</w:t>
            </w:r>
            <w:r>
              <w:rPr>
                <w:noProof/>
                <w:webHidden/>
              </w:rPr>
              <w:tab/>
            </w:r>
            <w:r>
              <w:rPr>
                <w:noProof/>
                <w:webHidden/>
              </w:rPr>
              <w:fldChar w:fldCharType="begin"/>
            </w:r>
            <w:r>
              <w:rPr>
                <w:noProof/>
                <w:webHidden/>
              </w:rPr>
              <w:instrText xml:space="preserve"> PAGEREF _Toc215671536 \h </w:instrText>
            </w:r>
            <w:r>
              <w:rPr>
                <w:noProof/>
                <w:webHidden/>
              </w:rPr>
            </w:r>
            <w:r>
              <w:rPr>
                <w:noProof/>
                <w:webHidden/>
              </w:rPr>
              <w:fldChar w:fldCharType="separate"/>
            </w:r>
            <w:r w:rsidR="00B92E54">
              <w:rPr>
                <w:noProof/>
                <w:webHidden/>
              </w:rPr>
              <w:t>17</w:t>
            </w:r>
            <w:r>
              <w:rPr>
                <w:noProof/>
                <w:webHidden/>
              </w:rPr>
              <w:fldChar w:fldCharType="end"/>
            </w:r>
          </w:hyperlink>
        </w:p>
        <w:p w14:paraId="0E728762" w14:textId="25CAAB5B"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37" w:history="1">
            <w:r w:rsidRPr="00143DF3">
              <w:rPr>
                <w:rStyle w:val="Hyperlink"/>
                <w:b/>
                <w:noProof/>
              </w:rPr>
              <w:t>Memorandum</w:t>
            </w:r>
            <w:r>
              <w:rPr>
                <w:noProof/>
                <w:webHidden/>
              </w:rPr>
              <w:tab/>
            </w:r>
            <w:r>
              <w:rPr>
                <w:noProof/>
                <w:webHidden/>
              </w:rPr>
              <w:fldChar w:fldCharType="begin"/>
            </w:r>
            <w:r>
              <w:rPr>
                <w:noProof/>
                <w:webHidden/>
              </w:rPr>
              <w:instrText xml:space="preserve"> PAGEREF _Toc215671537 \h </w:instrText>
            </w:r>
            <w:r>
              <w:rPr>
                <w:noProof/>
                <w:webHidden/>
              </w:rPr>
            </w:r>
            <w:r>
              <w:rPr>
                <w:noProof/>
                <w:webHidden/>
              </w:rPr>
              <w:fldChar w:fldCharType="separate"/>
            </w:r>
            <w:r w:rsidR="00B92E54">
              <w:rPr>
                <w:noProof/>
                <w:webHidden/>
              </w:rPr>
              <w:t>18</w:t>
            </w:r>
            <w:r>
              <w:rPr>
                <w:noProof/>
                <w:webHidden/>
              </w:rPr>
              <w:fldChar w:fldCharType="end"/>
            </w:r>
          </w:hyperlink>
        </w:p>
        <w:p w14:paraId="5AC081DB" w14:textId="416DB10F"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38" w:history="1">
            <w:r w:rsidRPr="00143DF3">
              <w:rPr>
                <w:rStyle w:val="Hyperlink"/>
                <w:b/>
                <w:noProof/>
              </w:rPr>
              <w:t>Statement of User Environment</w:t>
            </w:r>
            <w:r>
              <w:rPr>
                <w:noProof/>
                <w:webHidden/>
              </w:rPr>
              <w:tab/>
            </w:r>
            <w:r>
              <w:rPr>
                <w:noProof/>
                <w:webHidden/>
              </w:rPr>
              <w:fldChar w:fldCharType="begin"/>
            </w:r>
            <w:r>
              <w:rPr>
                <w:noProof/>
                <w:webHidden/>
              </w:rPr>
              <w:instrText xml:space="preserve"> PAGEREF _Toc215671538 \h </w:instrText>
            </w:r>
            <w:r>
              <w:rPr>
                <w:noProof/>
                <w:webHidden/>
              </w:rPr>
            </w:r>
            <w:r>
              <w:rPr>
                <w:noProof/>
                <w:webHidden/>
              </w:rPr>
              <w:fldChar w:fldCharType="separate"/>
            </w:r>
            <w:r w:rsidR="00B92E54">
              <w:rPr>
                <w:noProof/>
                <w:webHidden/>
              </w:rPr>
              <w:t>19</w:t>
            </w:r>
            <w:r>
              <w:rPr>
                <w:noProof/>
                <w:webHidden/>
              </w:rPr>
              <w:fldChar w:fldCharType="end"/>
            </w:r>
          </w:hyperlink>
        </w:p>
        <w:p w14:paraId="2642A4CC" w14:textId="14E38FE8"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39" w:history="1">
            <w:r w:rsidRPr="00143DF3">
              <w:rPr>
                <w:rStyle w:val="Hyperlink"/>
                <w:b/>
                <w:noProof/>
              </w:rPr>
              <w:t>List of Major Problems/Causes/Effects</w:t>
            </w:r>
            <w:r>
              <w:rPr>
                <w:noProof/>
                <w:webHidden/>
              </w:rPr>
              <w:tab/>
            </w:r>
            <w:r>
              <w:rPr>
                <w:noProof/>
                <w:webHidden/>
              </w:rPr>
              <w:fldChar w:fldCharType="begin"/>
            </w:r>
            <w:r>
              <w:rPr>
                <w:noProof/>
                <w:webHidden/>
              </w:rPr>
              <w:instrText xml:space="preserve"> PAGEREF _Toc215671539 \h </w:instrText>
            </w:r>
            <w:r>
              <w:rPr>
                <w:noProof/>
                <w:webHidden/>
              </w:rPr>
            </w:r>
            <w:r>
              <w:rPr>
                <w:noProof/>
                <w:webHidden/>
              </w:rPr>
              <w:fldChar w:fldCharType="separate"/>
            </w:r>
            <w:r w:rsidR="00B92E54">
              <w:rPr>
                <w:noProof/>
                <w:webHidden/>
              </w:rPr>
              <w:t>21</w:t>
            </w:r>
            <w:r>
              <w:rPr>
                <w:noProof/>
                <w:webHidden/>
              </w:rPr>
              <w:fldChar w:fldCharType="end"/>
            </w:r>
          </w:hyperlink>
        </w:p>
        <w:p w14:paraId="65B8F1B6" w14:textId="1F8FA34E"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40" w:history="1">
            <w:r w:rsidRPr="00143DF3">
              <w:rPr>
                <w:rStyle w:val="Hyperlink"/>
                <w:b/>
                <w:noProof/>
              </w:rPr>
              <w:t>System Objectives</w:t>
            </w:r>
            <w:r>
              <w:rPr>
                <w:noProof/>
                <w:webHidden/>
              </w:rPr>
              <w:tab/>
            </w:r>
            <w:r>
              <w:rPr>
                <w:noProof/>
                <w:webHidden/>
              </w:rPr>
              <w:fldChar w:fldCharType="begin"/>
            </w:r>
            <w:r>
              <w:rPr>
                <w:noProof/>
                <w:webHidden/>
              </w:rPr>
              <w:instrText xml:space="preserve"> PAGEREF _Toc215671540 \h </w:instrText>
            </w:r>
            <w:r>
              <w:rPr>
                <w:noProof/>
                <w:webHidden/>
              </w:rPr>
            </w:r>
            <w:r>
              <w:rPr>
                <w:noProof/>
                <w:webHidden/>
              </w:rPr>
              <w:fldChar w:fldCharType="separate"/>
            </w:r>
            <w:r w:rsidR="00B92E54">
              <w:rPr>
                <w:noProof/>
                <w:webHidden/>
              </w:rPr>
              <w:t>22</w:t>
            </w:r>
            <w:r>
              <w:rPr>
                <w:noProof/>
                <w:webHidden/>
              </w:rPr>
              <w:fldChar w:fldCharType="end"/>
            </w:r>
          </w:hyperlink>
        </w:p>
        <w:p w14:paraId="031DB786" w14:textId="056FC5DB"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41" w:history="1">
            <w:r w:rsidRPr="00143DF3">
              <w:rPr>
                <w:rStyle w:val="Hyperlink"/>
                <w:b/>
                <w:noProof/>
              </w:rPr>
              <w:t>List of Critical Assumptions</w:t>
            </w:r>
            <w:r>
              <w:rPr>
                <w:noProof/>
                <w:webHidden/>
              </w:rPr>
              <w:tab/>
            </w:r>
            <w:r>
              <w:rPr>
                <w:noProof/>
                <w:webHidden/>
              </w:rPr>
              <w:fldChar w:fldCharType="begin"/>
            </w:r>
            <w:r>
              <w:rPr>
                <w:noProof/>
                <w:webHidden/>
              </w:rPr>
              <w:instrText xml:space="preserve"> PAGEREF _Toc215671541 \h </w:instrText>
            </w:r>
            <w:r>
              <w:rPr>
                <w:noProof/>
                <w:webHidden/>
              </w:rPr>
            </w:r>
            <w:r>
              <w:rPr>
                <w:noProof/>
                <w:webHidden/>
              </w:rPr>
              <w:fldChar w:fldCharType="separate"/>
            </w:r>
            <w:r w:rsidR="00B92E54">
              <w:rPr>
                <w:noProof/>
                <w:webHidden/>
              </w:rPr>
              <w:t>23</w:t>
            </w:r>
            <w:r>
              <w:rPr>
                <w:noProof/>
                <w:webHidden/>
              </w:rPr>
              <w:fldChar w:fldCharType="end"/>
            </w:r>
          </w:hyperlink>
        </w:p>
        <w:p w14:paraId="26165271" w14:textId="7E4F028B" w:rsidR="00077799" w:rsidRDefault="00077799">
          <w:pPr>
            <w:pStyle w:val="TOC3"/>
            <w:tabs>
              <w:tab w:val="right" w:leader="dot" w:pos="9350"/>
            </w:tabs>
            <w:rPr>
              <w:rFonts w:asciiTheme="minorHAnsi" w:hAnsiTheme="minorHAnsi" w:cstheme="minorBidi"/>
              <w:noProof/>
              <w:kern w:val="2"/>
              <w:sz w:val="24"/>
              <w:szCs w:val="24"/>
              <w:lang w:eastAsia="ko-KR"/>
              <w14:ligatures w14:val="standardContextual"/>
            </w:rPr>
          </w:pPr>
          <w:hyperlink w:anchor="_Toc215671542" w:history="1">
            <w:r w:rsidRPr="00143DF3">
              <w:rPr>
                <w:rStyle w:val="Hyperlink"/>
                <w:noProof/>
              </w:rPr>
              <w:t>Assumptions about the system:</w:t>
            </w:r>
            <w:r>
              <w:rPr>
                <w:noProof/>
                <w:webHidden/>
              </w:rPr>
              <w:tab/>
            </w:r>
            <w:r>
              <w:rPr>
                <w:noProof/>
                <w:webHidden/>
              </w:rPr>
              <w:fldChar w:fldCharType="begin"/>
            </w:r>
            <w:r>
              <w:rPr>
                <w:noProof/>
                <w:webHidden/>
              </w:rPr>
              <w:instrText xml:space="preserve"> PAGEREF _Toc215671542 \h </w:instrText>
            </w:r>
            <w:r>
              <w:rPr>
                <w:noProof/>
                <w:webHidden/>
              </w:rPr>
            </w:r>
            <w:r>
              <w:rPr>
                <w:noProof/>
                <w:webHidden/>
              </w:rPr>
              <w:fldChar w:fldCharType="separate"/>
            </w:r>
            <w:r w:rsidR="00B92E54">
              <w:rPr>
                <w:noProof/>
                <w:webHidden/>
              </w:rPr>
              <w:t>23</w:t>
            </w:r>
            <w:r>
              <w:rPr>
                <w:noProof/>
                <w:webHidden/>
              </w:rPr>
              <w:fldChar w:fldCharType="end"/>
            </w:r>
          </w:hyperlink>
        </w:p>
        <w:p w14:paraId="41658CD3" w14:textId="7BE7A9B3" w:rsidR="00077799" w:rsidRDefault="00077799">
          <w:pPr>
            <w:pStyle w:val="TOC3"/>
            <w:tabs>
              <w:tab w:val="right" w:leader="dot" w:pos="9350"/>
            </w:tabs>
            <w:rPr>
              <w:rFonts w:asciiTheme="minorHAnsi" w:hAnsiTheme="minorHAnsi" w:cstheme="minorBidi"/>
              <w:noProof/>
              <w:kern w:val="2"/>
              <w:sz w:val="24"/>
              <w:szCs w:val="24"/>
              <w:lang w:eastAsia="ko-KR"/>
              <w14:ligatures w14:val="standardContextual"/>
            </w:rPr>
          </w:pPr>
          <w:hyperlink w:anchor="_Toc215671543" w:history="1">
            <w:r w:rsidRPr="00143DF3">
              <w:rPr>
                <w:rStyle w:val="Hyperlink"/>
                <w:noProof/>
              </w:rPr>
              <w:t>Assumptions about the continuation of the project:</w:t>
            </w:r>
            <w:r>
              <w:rPr>
                <w:noProof/>
                <w:webHidden/>
              </w:rPr>
              <w:tab/>
            </w:r>
            <w:r>
              <w:rPr>
                <w:noProof/>
                <w:webHidden/>
              </w:rPr>
              <w:fldChar w:fldCharType="begin"/>
            </w:r>
            <w:r>
              <w:rPr>
                <w:noProof/>
                <w:webHidden/>
              </w:rPr>
              <w:instrText xml:space="preserve"> PAGEREF _Toc215671543 \h </w:instrText>
            </w:r>
            <w:r>
              <w:rPr>
                <w:noProof/>
                <w:webHidden/>
              </w:rPr>
            </w:r>
            <w:r>
              <w:rPr>
                <w:noProof/>
                <w:webHidden/>
              </w:rPr>
              <w:fldChar w:fldCharType="separate"/>
            </w:r>
            <w:r w:rsidR="00B92E54">
              <w:rPr>
                <w:noProof/>
                <w:webHidden/>
              </w:rPr>
              <w:t>23</w:t>
            </w:r>
            <w:r>
              <w:rPr>
                <w:noProof/>
                <w:webHidden/>
              </w:rPr>
              <w:fldChar w:fldCharType="end"/>
            </w:r>
          </w:hyperlink>
        </w:p>
        <w:p w14:paraId="6FD847FA" w14:textId="4979A1E7"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44" w:history="1">
            <w:r w:rsidRPr="00143DF3">
              <w:rPr>
                <w:rStyle w:val="Hyperlink"/>
                <w:b/>
                <w:noProof/>
              </w:rPr>
              <w:t>Statement of User Requirements</w:t>
            </w:r>
            <w:r>
              <w:rPr>
                <w:noProof/>
                <w:webHidden/>
              </w:rPr>
              <w:tab/>
            </w:r>
            <w:r>
              <w:rPr>
                <w:noProof/>
                <w:webHidden/>
              </w:rPr>
              <w:fldChar w:fldCharType="begin"/>
            </w:r>
            <w:r>
              <w:rPr>
                <w:noProof/>
                <w:webHidden/>
              </w:rPr>
              <w:instrText xml:space="preserve"> PAGEREF _Toc215671544 \h </w:instrText>
            </w:r>
            <w:r>
              <w:rPr>
                <w:noProof/>
                <w:webHidden/>
              </w:rPr>
            </w:r>
            <w:r>
              <w:rPr>
                <w:noProof/>
                <w:webHidden/>
              </w:rPr>
              <w:fldChar w:fldCharType="separate"/>
            </w:r>
            <w:r w:rsidR="00B92E54">
              <w:rPr>
                <w:noProof/>
                <w:webHidden/>
              </w:rPr>
              <w:t>24</w:t>
            </w:r>
            <w:r>
              <w:rPr>
                <w:noProof/>
                <w:webHidden/>
              </w:rPr>
              <w:fldChar w:fldCharType="end"/>
            </w:r>
          </w:hyperlink>
        </w:p>
        <w:p w14:paraId="574E2D0B" w14:textId="21CABAFC" w:rsidR="00077799" w:rsidRDefault="00077799">
          <w:pPr>
            <w:pStyle w:val="TOC3"/>
            <w:tabs>
              <w:tab w:val="right" w:leader="dot" w:pos="9350"/>
            </w:tabs>
            <w:rPr>
              <w:rFonts w:asciiTheme="minorHAnsi" w:hAnsiTheme="minorHAnsi" w:cstheme="minorBidi"/>
              <w:noProof/>
              <w:kern w:val="2"/>
              <w:sz w:val="24"/>
              <w:szCs w:val="24"/>
              <w:lang w:eastAsia="ko-KR"/>
              <w14:ligatures w14:val="standardContextual"/>
            </w:rPr>
          </w:pPr>
          <w:hyperlink w:anchor="_Toc215671545" w:history="1">
            <w:r w:rsidRPr="00143DF3">
              <w:rPr>
                <w:rStyle w:val="Hyperlink"/>
                <w:noProof/>
              </w:rPr>
              <w:t>Outputs</w:t>
            </w:r>
            <w:r>
              <w:rPr>
                <w:noProof/>
                <w:webHidden/>
              </w:rPr>
              <w:tab/>
            </w:r>
            <w:r>
              <w:rPr>
                <w:noProof/>
                <w:webHidden/>
              </w:rPr>
              <w:fldChar w:fldCharType="begin"/>
            </w:r>
            <w:r>
              <w:rPr>
                <w:noProof/>
                <w:webHidden/>
              </w:rPr>
              <w:instrText xml:space="preserve"> PAGEREF _Toc215671545 \h </w:instrText>
            </w:r>
            <w:r>
              <w:rPr>
                <w:noProof/>
                <w:webHidden/>
              </w:rPr>
            </w:r>
            <w:r>
              <w:rPr>
                <w:noProof/>
                <w:webHidden/>
              </w:rPr>
              <w:fldChar w:fldCharType="separate"/>
            </w:r>
            <w:r w:rsidR="00B92E54">
              <w:rPr>
                <w:noProof/>
                <w:webHidden/>
              </w:rPr>
              <w:t>24</w:t>
            </w:r>
            <w:r>
              <w:rPr>
                <w:noProof/>
                <w:webHidden/>
              </w:rPr>
              <w:fldChar w:fldCharType="end"/>
            </w:r>
          </w:hyperlink>
        </w:p>
        <w:p w14:paraId="6D22D623" w14:textId="78BB011A" w:rsidR="00077799" w:rsidRDefault="00077799">
          <w:pPr>
            <w:pStyle w:val="TOC3"/>
            <w:tabs>
              <w:tab w:val="right" w:leader="dot" w:pos="9350"/>
            </w:tabs>
            <w:rPr>
              <w:rFonts w:asciiTheme="minorHAnsi" w:hAnsiTheme="minorHAnsi" w:cstheme="minorBidi"/>
              <w:noProof/>
              <w:kern w:val="2"/>
              <w:sz w:val="24"/>
              <w:szCs w:val="24"/>
              <w:lang w:eastAsia="ko-KR"/>
              <w14:ligatures w14:val="standardContextual"/>
            </w:rPr>
          </w:pPr>
          <w:hyperlink w:anchor="_Toc215671546" w:history="1">
            <w:r w:rsidRPr="00143DF3">
              <w:rPr>
                <w:rStyle w:val="Hyperlink"/>
                <w:noProof/>
              </w:rPr>
              <w:t>Inputs</w:t>
            </w:r>
            <w:r>
              <w:rPr>
                <w:noProof/>
                <w:webHidden/>
              </w:rPr>
              <w:tab/>
            </w:r>
            <w:r>
              <w:rPr>
                <w:noProof/>
                <w:webHidden/>
              </w:rPr>
              <w:fldChar w:fldCharType="begin"/>
            </w:r>
            <w:r>
              <w:rPr>
                <w:noProof/>
                <w:webHidden/>
              </w:rPr>
              <w:instrText xml:space="preserve"> PAGEREF _Toc215671546 \h </w:instrText>
            </w:r>
            <w:r>
              <w:rPr>
                <w:noProof/>
                <w:webHidden/>
              </w:rPr>
            </w:r>
            <w:r>
              <w:rPr>
                <w:noProof/>
                <w:webHidden/>
              </w:rPr>
              <w:fldChar w:fldCharType="separate"/>
            </w:r>
            <w:r w:rsidR="00B92E54">
              <w:rPr>
                <w:noProof/>
                <w:webHidden/>
              </w:rPr>
              <w:t>24</w:t>
            </w:r>
            <w:r>
              <w:rPr>
                <w:noProof/>
                <w:webHidden/>
              </w:rPr>
              <w:fldChar w:fldCharType="end"/>
            </w:r>
          </w:hyperlink>
        </w:p>
        <w:p w14:paraId="6C7DE011" w14:textId="0828D679" w:rsidR="00077799" w:rsidRDefault="00077799">
          <w:pPr>
            <w:pStyle w:val="TOC3"/>
            <w:tabs>
              <w:tab w:val="right" w:leader="dot" w:pos="9350"/>
            </w:tabs>
            <w:rPr>
              <w:rFonts w:asciiTheme="minorHAnsi" w:hAnsiTheme="minorHAnsi" w:cstheme="minorBidi"/>
              <w:noProof/>
              <w:kern w:val="2"/>
              <w:sz w:val="24"/>
              <w:szCs w:val="24"/>
              <w:lang w:eastAsia="ko-KR"/>
              <w14:ligatures w14:val="standardContextual"/>
            </w:rPr>
          </w:pPr>
          <w:hyperlink w:anchor="_Toc215671547" w:history="1">
            <w:r w:rsidRPr="00143DF3">
              <w:rPr>
                <w:rStyle w:val="Hyperlink"/>
                <w:noProof/>
              </w:rPr>
              <w:t>Processes</w:t>
            </w:r>
            <w:r>
              <w:rPr>
                <w:noProof/>
                <w:webHidden/>
              </w:rPr>
              <w:tab/>
            </w:r>
            <w:r>
              <w:rPr>
                <w:noProof/>
                <w:webHidden/>
              </w:rPr>
              <w:fldChar w:fldCharType="begin"/>
            </w:r>
            <w:r>
              <w:rPr>
                <w:noProof/>
                <w:webHidden/>
              </w:rPr>
              <w:instrText xml:space="preserve"> PAGEREF _Toc215671547 \h </w:instrText>
            </w:r>
            <w:r>
              <w:rPr>
                <w:noProof/>
                <w:webHidden/>
              </w:rPr>
            </w:r>
            <w:r>
              <w:rPr>
                <w:noProof/>
                <w:webHidden/>
              </w:rPr>
              <w:fldChar w:fldCharType="separate"/>
            </w:r>
            <w:r w:rsidR="00B92E54">
              <w:rPr>
                <w:noProof/>
                <w:webHidden/>
              </w:rPr>
              <w:t>25</w:t>
            </w:r>
            <w:r>
              <w:rPr>
                <w:noProof/>
                <w:webHidden/>
              </w:rPr>
              <w:fldChar w:fldCharType="end"/>
            </w:r>
          </w:hyperlink>
        </w:p>
        <w:p w14:paraId="3409E6FC" w14:textId="434FE03A" w:rsidR="00077799" w:rsidRDefault="00077799">
          <w:pPr>
            <w:pStyle w:val="TOC3"/>
            <w:tabs>
              <w:tab w:val="right" w:leader="dot" w:pos="9350"/>
            </w:tabs>
            <w:rPr>
              <w:rFonts w:asciiTheme="minorHAnsi" w:hAnsiTheme="minorHAnsi" w:cstheme="minorBidi"/>
              <w:noProof/>
              <w:kern w:val="2"/>
              <w:sz w:val="24"/>
              <w:szCs w:val="24"/>
              <w:lang w:eastAsia="ko-KR"/>
              <w14:ligatures w14:val="standardContextual"/>
            </w:rPr>
          </w:pPr>
          <w:hyperlink w:anchor="_Toc215671548" w:history="1">
            <w:r w:rsidRPr="00143DF3">
              <w:rPr>
                <w:rStyle w:val="Hyperlink"/>
                <w:noProof/>
              </w:rPr>
              <w:t>System Performance</w:t>
            </w:r>
            <w:r>
              <w:rPr>
                <w:noProof/>
                <w:webHidden/>
              </w:rPr>
              <w:tab/>
            </w:r>
            <w:r>
              <w:rPr>
                <w:noProof/>
                <w:webHidden/>
              </w:rPr>
              <w:fldChar w:fldCharType="begin"/>
            </w:r>
            <w:r>
              <w:rPr>
                <w:noProof/>
                <w:webHidden/>
              </w:rPr>
              <w:instrText xml:space="preserve"> PAGEREF _Toc215671548 \h </w:instrText>
            </w:r>
            <w:r>
              <w:rPr>
                <w:noProof/>
                <w:webHidden/>
              </w:rPr>
            </w:r>
            <w:r>
              <w:rPr>
                <w:noProof/>
                <w:webHidden/>
              </w:rPr>
              <w:fldChar w:fldCharType="separate"/>
            </w:r>
            <w:r w:rsidR="00B92E54">
              <w:rPr>
                <w:noProof/>
                <w:webHidden/>
              </w:rPr>
              <w:t>26</w:t>
            </w:r>
            <w:r>
              <w:rPr>
                <w:noProof/>
                <w:webHidden/>
              </w:rPr>
              <w:fldChar w:fldCharType="end"/>
            </w:r>
          </w:hyperlink>
        </w:p>
        <w:p w14:paraId="7AEF204B" w14:textId="1528AEBE" w:rsidR="00077799" w:rsidRDefault="00077799">
          <w:pPr>
            <w:pStyle w:val="TOC3"/>
            <w:tabs>
              <w:tab w:val="right" w:leader="dot" w:pos="9350"/>
            </w:tabs>
            <w:rPr>
              <w:rFonts w:asciiTheme="minorHAnsi" w:hAnsiTheme="minorHAnsi" w:cstheme="minorBidi"/>
              <w:noProof/>
              <w:kern w:val="2"/>
              <w:sz w:val="24"/>
              <w:szCs w:val="24"/>
              <w:lang w:eastAsia="ko-KR"/>
              <w14:ligatures w14:val="standardContextual"/>
            </w:rPr>
          </w:pPr>
          <w:hyperlink w:anchor="_Toc215671549" w:history="1">
            <w:r w:rsidRPr="00143DF3">
              <w:rPr>
                <w:rStyle w:val="Hyperlink"/>
                <w:noProof/>
              </w:rPr>
              <w:t>Outside of Scope</w:t>
            </w:r>
            <w:r>
              <w:rPr>
                <w:noProof/>
                <w:webHidden/>
              </w:rPr>
              <w:tab/>
            </w:r>
            <w:r>
              <w:rPr>
                <w:noProof/>
                <w:webHidden/>
              </w:rPr>
              <w:fldChar w:fldCharType="begin"/>
            </w:r>
            <w:r>
              <w:rPr>
                <w:noProof/>
                <w:webHidden/>
              </w:rPr>
              <w:instrText xml:space="preserve"> PAGEREF _Toc215671549 \h </w:instrText>
            </w:r>
            <w:r>
              <w:rPr>
                <w:noProof/>
                <w:webHidden/>
              </w:rPr>
            </w:r>
            <w:r>
              <w:rPr>
                <w:noProof/>
                <w:webHidden/>
              </w:rPr>
              <w:fldChar w:fldCharType="separate"/>
            </w:r>
            <w:r w:rsidR="00B92E54">
              <w:rPr>
                <w:noProof/>
                <w:webHidden/>
              </w:rPr>
              <w:t>26</w:t>
            </w:r>
            <w:r>
              <w:rPr>
                <w:noProof/>
                <w:webHidden/>
              </w:rPr>
              <w:fldChar w:fldCharType="end"/>
            </w:r>
          </w:hyperlink>
        </w:p>
        <w:p w14:paraId="42B6D9C7" w14:textId="10A41067"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50" w:history="1">
            <w:r w:rsidRPr="00143DF3">
              <w:rPr>
                <w:rStyle w:val="Hyperlink"/>
                <w:b/>
                <w:noProof/>
              </w:rPr>
              <w:t>Recommendation</w:t>
            </w:r>
            <w:r>
              <w:rPr>
                <w:noProof/>
                <w:webHidden/>
              </w:rPr>
              <w:tab/>
            </w:r>
            <w:r>
              <w:rPr>
                <w:noProof/>
                <w:webHidden/>
              </w:rPr>
              <w:fldChar w:fldCharType="begin"/>
            </w:r>
            <w:r>
              <w:rPr>
                <w:noProof/>
                <w:webHidden/>
              </w:rPr>
              <w:instrText xml:space="preserve"> PAGEREF _Toc215671550 \h </w:instrText>
            </w:r>
            <w:r>
              <w:rPr>
                <w:noProof/>
                <w:webHidden/>
              </w:rPr>
            </w:r>
            <w:r>
              <w:rPr>
                <w:noProof/>
                <w:webHidden/>
              </w:rPr>
              <w:fldChar w:fldCharType="separate"/>
            </w:r>
            <w:r w:rsidR="00B92E54">
              <w:rPr>
                <w:noProof/>
                <w:webHidden/>
              </w:rPr>
              <w:t>27</w:t>
            </w:r>
            <w:r>
              <w:rPr>
                <w:noProof/>
                <w:webHidden/>
              </w:rPr>
              <w:fldChar w:fldCharType="end"/>
            </w:r>
          </w:hyperlink>
        </w:p>
        <w:p w14:paraId="7BCD7CEF" w14:textId="43C05998"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51" w:history="1">
            <w:r w:rsidRPr="00143DF3">
              <w:rPr>
                <w:rStyle w:val="Hyperlink"/>
                <w:b/>
                <w:noProof/>
              </w:rPr>
              <w:t>Milestone 3</w:t>
            </w:r>
            <w:r>
              <w:rPr>
                <w:noProof/>
                <w:webHidden/>
              </w:rPr>
              <w:tab/>
            </w:r>
            <w:r>
              <w:rPr>
                <w:noProof/>
                <w:webHidden/>
              </w:rPr>
              <w:fldChar w:fldCharType="begin"/>
            </w:r>
            <w:r>
              <w:rPr>
                <w:noProof/>
                <w:webHidden/>
              </w:rPr>
              <w:instrText xml:space="preserve"> PAGEREF _Toc215671551 \h </w:instrText>
            </w:r>
            <w:r>
              <w:rPr>
                <w:noProof/>
                <w:webHidden/>
              </w:rPr>
            </w:r>
            <w:r>
              <w:rPr>
                <w:noProof/>
                <w:webHidden/>
              </w:rPr>
              <w:fldChar w:fldCharType="separate"/>
            </w:r>
            <w:r w:rsidR="00B92E54">
              <w:rPr>
                <w:noProof/>
                <w:webHidden/>
              </w:rPr>
              <w:t>28</w:t>
            </w:r>
            <w:r>
              <w:rPr>
                <w:noProof/>
                <w:webHidden/>
              </w:rPr>
              <w:fldChar w:fldCharType="end"/>
            </w:r>
          </w:hyperlink>
        </w:p>
        <w:p w14:paraId="153ECE45" w14:textId="5B879BBF"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52" w:history="1">
            <w:r w:rsidRPr="00143DF3">
              <w:rPr>
                <w:rStyle w:val="Hyperlink"/>
                <w:b/>
                <w:noProof/>
              </w:rPr>
              <w:t>Memorandum</w:t>
            </w:r>
            <w:r>
              <w:rPr>
                <w:noProof/>
                <w:webHidden/>
              </w:rPr>
              <w:tab/>
            </w:r>
            <w:r>
              <w:rPr>
                <w:noProof/>
                <w:webHidden/>
              </w:rPr>
              <w:fldChar w:fldCharType="begin"/>
            </w:r>
            <w:r>
              <w:rPr>
                <w:noProof/>
                <w:webHidden/>
              </w:rPr>
              <w:instrText xml:space="preserve"> PAGEREF _Toc215671552 \h </w:instrText>
            </w:r>
            <w:r>
              <w:rPr>
                <w:noProof/>
                <w:webHidden/>
              </w:rPr>
            </w:r>
            <w:r>
              <w:rPr>
                <w:noProof/>
                <w:webHidden/>
              </w:rPr>
              <w:fldChar w:fldCharType="separate"/>
            </w:r>
            <w:r w:rsidR="00B92E54">
              <w:rPr>
                <w:noProof/>
                <w:webHidden/>
              </w:rPr>
              <w:t>29</w:t>
            </w:r>
            <w:r>
              <w:rPr>
                <w:noProof/>
                <w:webHidden/>
              </w:rPr>
              <w:fldChar w:fldCharType="end"/>
            </w:r>
          </w:hyperlink>
        </w:p>
        <w:p w14:paraId="257BE0D8" w14:textId="454E3957"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53" w:history="1">
            <w:r w:rsidRPr="00143DF3">
              <w:rPr>
                <w:rStyle w:val="Hyperlink"/>
                <w:b/>
                <w:noProof/>
              </w:rPr>
              <w:t>Solutions</w:t>
            </w:r>
            <w:r>
              <w:rPr>
                <w:noProof/>
                <w:webHidden/>
              </w:rPr>
              <w:tab/>
            </w:r>
            <w:r>
              <w:rPr>
                <w:noProof/>
                <w:webHidden/>
              </w:rPr>
              <w:fldChar w:fldCharType="begin"/>
            </w:r>
            <w:r>
              <w:rPr>
                <w:noProof/>
                <w:webHidden/>
              </w:rPr>
              <w:instrText xml:space="preserve"> PAGEREF _Toc215671553 \h </w:instrText>
            </w:r>
            <w:r>
              <w:rPr>
                <w:noProof/>
                <w:webHidden/>
              </w:rPr>
            </w:r>
            <w:r>
              <w:rPr>
                <w:noProof/>
                <w:webHidden/>
              </w:rPr>
              <w:fldChar w:fldCharType="separate"/>
            </w:r>
            <w:r w:rsidR="00B92E54">
              <w:rPr>
                <w:noProof/>
                <w:webHidden/>
              </w:rPr>
              <w:t>30</w:t>
            </w:r>
            <w:r>
              <w:rPr>
                <w:noProof/>
                <w:webHidden/>
              </w:rPr>
              <w:fldChar w:fldCharType="end"/>
            </w:r>
          </w:hyperlink>
        </w:p>
        <w:p w14:paraId="1C6D85A7" w14:textId="7C722230"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54" w:history="1">
            <w:r w:rsidRPr="00143DF3">
              <w:rPr>
                <w:rStyle w:val="Hyperlink"/>
                <w:b/>
                <w:noProof/>
              </w:rPr>
              <w:t>Hierarchy Charts</w:t>
            </w:r>
            <w:r>
              <w:rPr>
                <w:noProof/>
                <w:webHidden/>
              </w:rPr>
              <w:tab/>
            </w:r>
            <w:r>
              <w:rPr>
                <w:noProof/>
                <w:webHidden/>
              </w:rPr>
              <w:fldChar w:fldCharType="begin"/>
            </w:r>
            <w:r>
              <w:rPr>
                <w:noProof/>
                <w:webHidden/>
              </w:rPr>
              <w:instrText xml:space="preserve"> PAGEREF _Toc215671554 \h </w:instrText>
            </w:r>
            <w:r>
              <w:rPr>
                <w:noProof/>
                <w:webHidden/>
              </w:rPr>
            </w:r>
            <w:r>
              <w:rPr>
                <w:noProof/>
                <w:webHidden/>
              </w:rPr>
              <w:fldChar w:fldCharType="separate"/>
            </w:r>
            <w:r w:rsidR="00B92E54">
              <w:rPr>
                <w:noProof/>
                <w:webHidden/>
              </w:rPr>
              <w:t>38</w:t>
            </w:r>
            <w:r>
              <w:rPr>
                <w:noProof/>
                <w:webHidden/>
              </w:rPr>
              <w:fldChar w:fldCharType="end"/>
            </w:r>
          </w:hyperlink>
        </w:p>
        <w:p w14:paraId="30AD2093" w14:textId="44F9C109"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55" w:history="1">
            <w:r w:rsidRPr="00143DF3">
              <w:rPr>
                <w:rStyle w:val="Hyperlink"/>
                <w:b/>
                <w:noProof/>
              </w:rPr>
              <w:t>Entity Relationship Diagram</w:t>
            </w:r>
            <w:r>
              <w:rPr>
                <w:noProof/>
                <w:webHidden/>
              </w:rPr>
              <w:tab/>
            </w:r>
            <w:r>
              <w:rPr>
                <w:noProof/>
                <w:webHidden/>
              </w:rPr>
              <w:fldChar w:fldCharType="begin"/>
            </w:r>
            <w:r>
              <w:rPr>
                <w:noProof/>
                <w:webHidden/>
              </w:rPr>
              <w:instrText xml:space="preserve"> PAGEREF _Toc215671555 \h </w:instrText>
            </w:r>
            <w:r>
              <w:rPr>
                <w:noProof/>
                <w:webHidden/>
              </w:rPr>
            </w:r>
            <w:r>
              <w:rPr>
                <w:noProof/>
                <w:webHidden/>
              </w:rPr>
              <w:fldChar w:fldCharType="separate"/>
            </w:r>
            <w:r w:rsidR="00B92E54">
              <w:rPr>
                <w:noProof/>
                <w:webHidden/>
              </w:rPr>
              <w:t>40</w:t>
            </w:r>
            <w:r>
              <w:rPr>
                <w:noProof/>
                <w:webHidden/>
              </w:rPr>
              <w:fldChar w:fldCharType="end"/>
            </w:r>
          </w:hyperlink>
        </w:p>
        <w:p w14:paraId="7CC7771F" w14:textId="157AF2AF" w:rsidR="00077799" w:rsidRDefault="00077799">
          <w:pPr>
            <w:pStyle w:val="TOC3"/>
            <w:tabs>
              <w:tab w:val="right" w:leader="dot" w:pos="9350"/>
            </w:tabs>
            <w:rPr>
              <w:rFonts w:asciiTheme="minorHAnsi" w:hAnsiTheme="minorHAnsi" w:cstheme="minorBidi"/>
              <w:noProof/>
              <w:kern w:val="2"/>
              <w:sz w:val="24"/>
              <w:szCs w:val="24"/>
              <w:lang w:eastAsia="ko-KR"/>
              <w14:ligatures w14:val="standardContextual"/>
            </w:rPr>
          </w:pPr>
          <w:hyperlink w:anchor="_Toc215671556" w:history="1">
            <w:r w:rsidRPr="00143DF3">
              <w:rPr>
                <w:rStyle w:val="Hyperlink"/>
                <w:noProof/>
              </w:rPr>
              <w:t>Monthly Volunteer Summary Report</w:t>
            </w:r>
            <w:r>
              <w:rPr>
                <w:noProof/>
                <w:webHidden/>
              </w:rPr>
              <w:tab/>
            </w:r>
            <w:r>
              <w:rPr>
                <w:noProof/>
                <w:webHidden/>
              </w:rPr>
              <w:fldChar w:fldCharType="begin"/>
            </w:r>
            <w:r>
              <w:rPr>
                <w:noProof/>
                <w:webHidden/>
              </w:rPr>
              <w:instrText xml:space="preserve"> PAGEREF _Toc215671556 \h </w:instrText>
            </w:r>
            <w:r>
              <w:rPr>
                <w:noProof/>
                <w:webHidden/>
              </w:rPr>
            </w:r>
            <w:r>
              <w:rPr>
                <w:noProof/>
                <w:webHidden/>
              </w:rPr>
              <w:fldChar w:fldCharType="separate"/>
            </w:r>
            <w:r w:rsidR="00B92E54">
              <w:rPr>
                <w:noProof/>
                <w:webHidden/>
              </w:rPr>
              <w:t>41</w:t>
            </w:r>
            <w:r>
              <w:rPr>
                <w:noProof/>
                <w:webHidden/>
              </w:rPr>
              <w:fldChar w:fldCharType="end"/>
            </w:r>
          </w:hyperlink>
        </w:p>
        <w:p w14:paraId="0B31EAA8" w14:textId="6FB27DF8" w:rsidR="00077799" w:rsidRDefault="00077799">
          <w:pPr>
            <w:pStyle w:val="TOC3"/>
            <w:tabs>
              <w:tab w:val="right" w:leader="dot" w:pos="9350"/>
            </w:tabs>
            <w:rPr>
              <w:rFonts w:asciiTheme="minorHAnsi" w:hAnsiTheme="minorHAnsi" w:cstheme="minorBidi"/>
              <w:noProof/>
              <w:kern w:val="2"/>
              <w:sz w:val="24"/>
              <w:szCs w:val="24"/>
              <w:lang w:eastAsia="ko-KR"/>
              <w14:ligatures w14:val="standardContextual"/>
            </w:rPr>
          </w:pPr>
          <w:hyperlink w:anchor="_Toc215671557" w:history="1">
            <w:r w:rsidRPr="00143DF3">
              <w:rPr>
                <w:rStyle w:val="Hyperlink"/>
                <w:noProof/>
              </w:rPr>
              <w:t>Update Account</w:t>
            </w:r>
            <w:r>
              <w:rPr>
                <w:noProof/>
                <w:webHidden/>
              </w:rPr>
              <w:tab/>
            </w:r>
            <w:r>
              <w:rPr>
                <w:noProof/>
                <w:webHidden/>
              </w:rPr>
              <w:fldChar w:fldCharType="begin"/>
            </w:r>
            <w:r>
              <w:rPr>
                <w:noProof/>
                <w:webHidden/>
              </w:rPr>
              <w:instrText xml:space="preserve"> PAGEREF _Toc215671557 \h </w:instrText>
            </w:r>
            <w:r>
              <w:rPr>
                <w:noProof/>
                <w:webHidden/>
              </w:rPr>
            </w:r>
            <w:r>
              <w:rPr>
                <w:noProof/>
                <w:webHidden/>
              </w:rPr>
              <w:fldChar w:fldCharType="separate"/>
            </w:r>
            <w:r w:rsidR="00B92E54">
              <w:rPr>
                <w:noProof/>
                <w:webHidden/>
              </w:rPr>
              <w:t>41</w:t>
            </w:r>
            <w:r>
              <w:rPr>
                <w:noProof/>
                <w:webHidden/>
              </w:rPr>
              <w:fldChar w:fldCharType="end"/>
            </w:r>
          </w:hyperlink>
        </w:p>
        <w:p w14:paraId="1503F564" w14:textId="29DE0916" w:rsidR="00077799" w:rsidRDefault="00077799">
          <w:pPr>
            <w:pStyle w:val="TOC3"/>
            <w:tabs>
              <w:tab w:val="right" w:leader="dot" w:pos="9350"/>
            </w:tabs>
            <w:rPr>
              <w:rFonts w:asciiTheme="minorHAnsi" w:hAnsiTheme="minorHAnsi" w:cstheme="minorBidi"/>
              <w:noProof/>
              <w:kern w:val="2"/>
              <w:sz w:val="24"/>
              <w:szCs w:val="24"/>
              <w:lang w:eastAsia="ko-KR"/>
              <w14:ligatures w14:val="standardContextual"/>
            </w:rPr>
          </w:pPr>
          <w:hyperlink w:anchor="_Toc215671558" w:history="1">
            <w:r w:rsidRPr="00143DF3">
              <w:rPr>
                <w:rStyle w:val="Hyperlink"/>
                <w:noProof/>
              </w:rPr>
              <w:t>Data Store Report</w:t>
            </w:r>
            <w:r>
              <w:rPr>
                <w:noProof/>
                <w:webHidden/>
              </w:rPr>
              <w:tab/>
            </w:r>
            <w:r>
              <w:rPr>
                <w:noProof/>
                <w:webHidden/>
              </w:rPr>
              <w:fldChar w:fldCharType="begin"/>
            </w:r>
            <w:r>
              <w:rPr>
                <w:noProof/>
                <w:webHidden/>
              </w:rPr>
              <w:instrText xml:space="preserve"> PAGEREF _Toc215671558 \h </w:instrText>
            </w:r>
            <w:r>
              <w:rPr>
                <w:noProof/>
                <w:webHidden/>
              </w:rPr>
            </w:r>
            <w:r>
              <w:rPr>
                <w:noProof/>
                <w:webHidden/>
              </w:rPr>
              <w:fldChar w:fldCharType="separate"/>
            </w:r>
            <w:r w:rsidR="00B92E54">
              <w:rPr>
                <w:noProof/>
                <w:webHidden/>
              </w:rPr>
              <w:t>42</w:t>
            </w:r>
            <w:r>
              <w:rPr>
                <w:noProof/>
                <w:webHidden/>
              </w:rPr>
              <w:fldChar w:fldCharType="end"/>
            </w:r>
          </w:hyperlink>
        </w:p>
        <w:p w14:paraId="53E9C64F" w14:textId="56577802" w:rsidR="00077799" w:rsidRDefault="00077799">
          <w:pPr>
            <w:pStyle w:val="TOC3"/>
            <w:tabs>
              <w:tab w:val="right" w:leader="dot" w:pos="9350"/>
            </w:tabs>
            <w:rPr>
              <w:rFonts w:asciiTheme="minorHAnsi" w:hAnsiTheme="minorHAnsi" w:cstheme="minorBidi"/>
              <w:noProof/>
              <w:kern w:val="2"/>
              <w:sz w:val="24"/>
              <w:szCs w:val="24"/>
              <w:lang w:eastAsia="ko-KR"/>
              <w14:ligatures w14:val="standardContextual"/>
            </w:rPr>
          </w:pPr>
          <w:hyperlink w:anchor="_Toc215671559" w:history="1">
            <w:r w:rsidRPr="00143DF3">
              <w:rPr>
                <w:rStyle w:val="Hyperlink"/>
                <w:noProof/>
              </w:rPr>
              <w:t>Data Element Report</w:t>
            </w:r>
            <w:r>
              <w:rPr>
                <w:noProof/>
                <w:webHidden/>
              </w:rPr>
              <w:tab/>
            </w:r>
            <w:r>
              <w:rPr>
                <w:noProof/>
                <w:webHidden/>
              </w:rPr>
              <w:fldChar w:fldCharType="begin"/>
            </w:r>
            <w:r>
              <w:rPr>
                <w:noProof/>
                <w:webHidden/>
              </w:rPr>
              <w:instrText xml:space="preserve"> PAGEREF _Toc215671559 \h </w:instrText>
            </w:r>
            <w:r>
              <w:rPr>
                <w:noProof/>
                <w:webHidden/>
              </w:rPr>
            </w:r>
            <w:r>
              <w:rPr>
                <w:noProof/>
                <w:webHidden/>
              </w:rPr>
              <w:fldChar w:fldCharType="separate"/>
            </w:r>
            <w:r w:rsidR="00B92E54">
              <w:rPr>
                <w:noProof/>
                <w:webHidden/>
              </w:rPr>
              <w:t>43</w:t>
            </w:r>
            <w:r>
              <w:rPr>
                <w:noProof/>
                <w:webHidden/>
              </w:rPr>
              <w:fldChar w:fldCharType="end"/>
            </w:r>
          </w:hyperlink>
        </w:p>
        <w:p w14:paraId="4A699B64" w14:textId="4CF742A0" w:rsidR="00077799" w:rsidRDefault="00077799">
          <w:pPr>
            <w:pStyle w:val="TOC3"/>
            <w:tabs>
              <w:tab w:val="right" w:leader="dot" w:pos="9350"/>
            </w:tabs>
            <w:rPr>
              <w:rFonts w:asciiTheme="minorHAnsi" w:hAnsiTheme="minorHAnsi" w:cstheme="minorBidi"/>
              <w:noProof/>
              <w:kern w:val="2"/>
              <w:sz w:val="24"/>
              <w:szCs w:val="24"/>
              <w:lang w:eastAsia="ko-KR"/>
              <w14:ligatures w14:val="standardContextual"/>
            </w:rPr>
          </w:pPr>
          <w:hyperlink w:anchor="_Toc215671560" w:history="1">
            <w:r w:rsidRPr="00143DF3">
              <w:rPr>
                <w:rStyle w:val="Hyperlink"/>
                <w:noProof/>
              </w:rPr>
              <w:t>Process Report</w:t>
            </w:r>
            <w:r>
              <w:rPr>
                <w:noProof/>
                <w:webHidden/>
              </w:rPr>
              <w:tab/>
            </w:r>
            <w:r>
              <w:rPr>
                <w:noProof/>
                <w:webHidden/>
              </w:rPr>
              <w:fldChar w:fldCharType="begin"/>
            </w:r>
            <w:r>
              <w:rPr>
                <w:noProof/>
                <w:webHidden/>
              </w:rPr>
              <w:instrText xml:space="preserve"> PAGEREF _Toc215671560 \h </w:instrText>
            </w:r>
            <w:r>
              <w:rPr>
                <w:noProof/>
                <w:webHidden/>
              </w:rPr>
            </w:r>
            <w:r>
              <w:rPr>
                <w:noProof/>
                <w:webHidden/>
              </w:rPr>
              <w:fldChar w:fldCharType="separate"/>
            </w:r>
            <w:r w:rsidR="00B92E54">
              <w:rPr>
                <w:noProof/>
                <w:webHidden/>
              </w:rPr>
              <w:t>46</w:t>
            </w:r>
            <w:r>
              <w:rPr>
                <w:noProof/>
                <w:webHidden/>
              </w:rPr>
              <w:fldChar w:fldCharType="end"/>
            </w:r>
          </w:hyperlink>
        </w:p>
        <w:p w14:paraId="507B2B3C" w14:textId="28C6B720" w:rsidR="00077799" w:rsidRDefault="00077799">
          <w:pPr>
            <w:pStyle w:val="TOC3"/>
            <w:tabs>
              <w:tab w:val="right" w:leader="dot" w:pos="9350"/>
            </w:tabs>
            <w:rPr>
              <w:rFonts w:asciiTheme="minorHAnsi" w:hAnsiTheme="minorHAnsi" w:cstheme="minorBidi"/>
              <w:noProof/>
              <w:kern w:val="2"/>
              <w:sz w:val="24"/>
              <w:szCs w:val="24"/>
              <w:lang w:eastAsia="ko-KR"/>
              <w14:ligatures w14:val="standardContextual"/>
            </w:rPr>
          </w:pPr>
          <w:hyperlink w:anchor="_Toc215671561" w:history="1">
            <w:r w:rsidRPr="00143DF3">
              <w:rPr>
                <w:rStyle w:val="Hyperlink"/>
                <w:noProof/>
              </w:rPr>
              <w:t>Source/Sink (External Entity) Report</w:t>
            </w:r>
            <w:r>
              <w:rPr>
                <w:noProof/>
                <w:webHidden/>
              </w:rPr>
              <w:tab/>
            </w:r>
            <w:r>
              <w:rPr>
                <w:noProof/>
                <w:webHidden/>
              </w:rPr>
              <w:fldChar w:fldCharType="begin"/>
            </w:r>
            <w:r>
              <w:rPr>
                <w:noProof/>
                <w:webHidden/>
              </w:rPr>
              <w:instrText xml:space="preserve"> PAGEREF _Toc215671561 \h </w:instrText>
            </w:r>
            <w:r>
              <w:rPr>
                <w:noProof/>
                <w:webHidden/>
              </w:rPr>
            </w:r>
            <w:r>
              <w:rPr>
                <w:noProof/>
                <w:webHidden/>
              </w:rPr>
              <w:fldChar w:fldCharType="separate"/>
            </w:r>
            <w:r w:rsidR="00B92E54">
              <w:rPr>
                <w:noProof/>
                <w:webHidden/>
              </w:rPr>
              <w:t>47</w:t>
            </w:r>
            <w:r>
              <w:rPr>
                <w:noProof/>
                <w:webHidden/>
              </w:rPr>
              <w:fldChar w:fldCharType="end"/>
            </w:r>
          </w:hyperlink>
        </w:p>
        <w:p w14:paraId="203689D2" w14:textId="4F269DEC" w:rsidR="00077799" w:rsidRDefault="00077799">
          <w:pPr>
            <w:pStyle w:val="TOC3"/>
            <w:tabs>
              <w:tab w:val="right" w:leader="dot" w:pos="9350"/>
            </w:tabs>
            <w:rPr>
              <w:rFonts w:asciiTheme="minorHAnsi" w:hAnsiTheme="minorHAnsi" w:cstheme="minorBidi"/>
              <w:noProof/>
              <w:kern w:val="2"/>
              <w:sz w:val="24"/>
              <w:szCs w:val="24"/>
              <w:lang w:eastAsia="ko-KR"/>
              <w14:ligatures w14:val="standardContextual"/>
            </w:rPr>
          </w:pPr>
          <w:hyperlink w:anchor="_Toc215671562" w:history="1">
            <w:r w:rsidRPr="00143DF3">
              <w:rPr>
                <w:rStyle w:val="Hyperlink"/>
                <w:noProof/>
              </w:rPr>
              <w:t>Data Flow Report</w:t>
            </w:r>
            <w:r>
              <w:rPr>
                <w:noProof/>
                <w:webHidden/>
              </w:rPr>
              <w:tab/>
            </w:r>
            <w:r>
              <w:rPr>
                <w:noProof/>
                <w:webHidden/>
              </w:rPr>
              <w:fldChar w:fldCharType="begin"/>
            </w:r>
            <w:r>
              <w:rPr>
                <w:noProof/>
                <w:webHidden/>
              </w:rPr>
              <w:instrText xml:space="preserve"> PAGEREF _Toc215671562 \h </w:instrText>
            </w:r>
            <w:r>
              <w:rPr>
                <w:noProof/>
                <w:webHidden/>
              </w:rPr>
            </w:r>
            <w:r>
              <w:rPr>
                <w:noProof/>
                <w:webHidden/>
              </w:rPr>
              <w:fldChar w:fldCharType="separate"/>
            </w:r>
            <w:r w:rsidR="00B92E54">
              <w:rPr>
                <w:noProof/>
                <w:webHidden/>
              </w:rPr>
              <w:t>47</w:t>
            </w:r>
            <w:r>
              <w:rPr>
                <w:noProof/>
                <w:webHidden/>
              </w:rPr>
              <w:fldChar w:fldCharType="end"/>
            </w:r>
          </w:hyperlink>
        </w:p>
        <w:p w14:paraId="6751FBC7" w14:textId="6EAC11D4"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63" w:history="1">
            <w:r w:rsidRPr="00143DF3">
              <w:rPr>
                <w:rStyle w:val="Hyperlink"/>
                <w:b/>
                <w:noProof/>
              </w:rPr>
              <w:t>Alternatives</w:t>
            </w:r>
            <w:r>
              <w:rPr>
                <w:noProof/>
                <w:webHidden/>
              </w:rPr>
              <w:tab/>
            </w:r>
            <w:r>
              <w:rPr>
                <w:noProof/>
                <w:webHidden/>
              </w:rPr>
              <w:fldChar w:fldCharType="begin"/>
            </w:r>
            <w:r>
              <w:rPr>
                <w:noProof/>
                <w:webHidden/>
              </w:rPr>
              <w:instrText xml:space="preserve"> PAGEREF _Toc215671563 \h </w:instrText>
            </w:r>
            <w:r>
              <w:rPr>
                <w:noProof/>
                <w:webHidden/>
              </w:rPr>
            </w:r>
            <w:r>
              <w:rPr>
                <w:noProof/>
                <w:webHidden/>
              </w:rPr>
              <w:fldChar w:fldCharType="separate"/>
            </w:r>
            <w:r w:rsidR="00B92E54">
              <w:rPr>
                <w:noProof/>
                <w:webHidden/>
              </w:rPr>
              <w:t>52</w:t>
            </w:r>
            <w:r>
              <w:rPr>
                <w:noProof/>
                <w:webHidden/>
              </w:rPr>
              <w:fldChar w:fldCharType="end"/>
            </w:r>
          </w:hyperlink>
        </w:p>
        <w:p w14:paraId="4F34EDDD" w14:textId="3C14E1E7" w:rsidR="00077799" w:rsidRDefault="00077799">
          <w:pPr>
            <w:pStyle w:val="TOC3"/>
            <w:tabs>
              <w:tab w:val="right" w:leader="dot" w:pos="9350"/>
            </w:tabs>
            <w:rPr>
              <w:rFonts w:asciiTheme="minorHAnsi" w:hAnsiTheme="minorHAnsi" w:cstheme="minorBidi"/>
              <w:noProof/>
              <w:kern w:val="2"/>
              <w:sz w:val="24"/>
              <w:szCs w:val="24"/>
              <w:lang w:eastAsia="ko-KR"/>
              <w14:ligatures w14:val="standardContextual"/>
            </w:rPr>
          </w:pPr>
          <w:hyperlink w:anchor="_Toc215671564" w:history="1">
            <w:r w:rsidRPr="00143DF3">
              <w:rPr>
                <w:rStyle w:val="Hyperlink"/>
                <w:noProof/>
              </w:rPr>
              <w:t>Purchasing Existing System</w:t>
            </w:r>
            <w:r>
              <w:rPr>
                <w:noProof/>
                <w:webHidden/>
              </w:rPr>
              <w:tab/>
            </w:r>
            <w:r>
              <w:rPr>
                <w:noProof/>
                <w:webHidden/>
              </w:rPr>
              <w:fldChar w:fldCharType="begin"/>
            </w:r>
            <w:r>
              <w:rPr>
                <w:noProof/>
                <w:webHidden/>
              </w:rPr>
              <w:instrText xml:space="preserve"> PAGEREF _Toc215671564 \h </w:instrText>
            </w:r>
            <w:r>
              <w:rPr>
                <w:noProof/>
                <w:webHidden/>
              </w:rPr>
            </w:r>
            <w:r>
              <w:rPr>
                <w:noProof/>
                <w:webHidden/>
              </w:rPr>
              <w:fldChar w:fldCharType="separate"/>
            </w:r>
            <w:r w:rsidR="00B92E54">
              <w:rPr>
                <w:noProof/>
                <w:webHidden/>
              </w:rPr>
              <w:t>52</w:t>
            </w:r>
            <w:r>
              <w:rPr>
                <w:noProof/>
                <w:webHidden/>
              </w:rPr>
              <w:fldChar w:fldCharType="end"/>
            </w:r>
          </w:hyperlink>
        </w:p>
        <w:p w14:paraId="3C9618B1" w14:textId="7AB3BDBE" w:rsidR="00077799" w:rsidRDefault="00077799">
          <w:pPr>
            <w:pStyle w:val="TOC3"/>
            <w:tabs>
              <w:tab w:val="right" w:leader="dot" w:pos="9350"/>
            </w:tabs>
            <w:rPr>
              <w:rFonts w:asciiTheme="minorHAnsi" w:hAnsiTheme="minorHAnsi" w:cstheme="minorBidi"/>
              <w:noProof/>
              <w:kern w:val="2"/>
              <w:sz w:val="24"/>
              <w:szCs w:val="24"/>
              <w:lang w:eastAsia="ko-KR"/>
              <w14:ligatures w14:val="standardContextual"/>
            </w:rPr>
          </w:pPr>
          <w:hyperlink w:anchor="_Toc215671565" w:history="1">
            <w:r w:rsidRPr="00143DF3">
              <w:rPr>
                <w:rStyle w:val="Hyperlink"/>
                <w:noProof/>
              </w:rPr>
              <w:t>Develop a New System</w:t>
            </w:r>
            <w:r>
              <w:rPr>
                <w:noProof/>
                <w:webHidden/>
              </w:rPr>
              <w:tab/>
            </w:r>
            <w:r>
              <w:rPr>
                <w:noProof/>
                <w:webHidden/>
              </w:rPr>
              <w:fldChar w:fldCharType="begin"/>
            </w:r>
            <w:r>
              <w:rPr>
                <w:noProof/>
                <w:webHidden/>
              </w:rPr>
              <w:instrText xml:space="preserve"> PAGEREF _Toc215671565 \h </w:instrText>
            </w:r>
            <w:r>
              <w:rPr>
                <w:noProof/>
                <w:webHidden/>
              </w:rPr>
            </w:r>
            <w:r>
              <w:rPr>
                <w:noProof/>
                <w:webHidden/>
              </w:rPr>
              <w:fldChar w:fldCharType="separate"/>
            </w:r>
            <w:r w:rsidR="00B92E54">
              <w:rPr>
                <w:noProof/>
                <w:webHidden/>
              </w:rPr>
              <w:t>53</w:t>
            </w:r>
            <w:r>
              <w:rPr>
                <w:noProof/>
                <w:webHidden/>
              </w:rPr>
              <w:fldChar w:fldCharType="end"/>
            </w:r>
          </w:hyperlink>
        </w:p>
        <w:p w14:paraId="653E1D3C" w14:textId="2D5A81AE" w:rsidR="00077799" w:rsidRDefault="00077799">
          <w:pPr>
            <w:pStyle w:val="TOC3"/>
            <w:tabs>
              <w:tab w:val="right" w:leader="dot" w:pos="9350"/>
            </w:tabs>
            <w:rPr>
              <w:rFonts w:asciiTheme="minorHAnsi" w:hAnsiTheme="minorHAnsi" w:cstheme="minorBidi"/>
              <w:noProof/>
              <w:kern w:val="2"/>
              <w:sz w:val="24"/>
              <w:szCs w:val="24"/>
              <w:lang w:eastAsia="ko-KR"/>
              <w14:ligatures w14:val="standardContextual"/>
            </w:rPr>
          </w:pPr>
          <w:hyperlink w:anchor="_Toc215671566" w:history="1">
            <w:r w:rsidRPr="00143DF3">
              <w:rPr>
                <w:rStyle w:val="Hyperlink"/>
                <w:noProof/>
              </w:rPr>
              <w:t>Recommendation:</w:t>
            </w:r>
            <w:r>
              <w:rPr>
                <w:noProof/>
                <w:webHidden/>
              </w:rPr>
              <w:tab/>
            </w:r>
            <w:r>
              <w:rPr>
                <w:noProof/>
                <w:webHidden/>
              </w:rPr>
              <w:fldChar w:fldCharType="begin"/>
            </w:r>
            <w:r>
              <w:rPr>
                <w:noProof/>
                <w:webHidden/>
              </w:rPr>
              <w:instrText xml:space="preserve"> PAGEREF _Toc215671566 \h </w:instrText>
            </w:r>
            <w:r>
              <w:rPr>
                <w:noProof/>
                <w:webHidden/>
              </w:rPr>
            </w:r>
            <w:r>
              <w:rPr>
                <w:noProof/>
                <w:webHidden/>
              </w:rPr>
              <w:fldChar w:fldCharType="separate"/>
            </w:r>
            <w:r w:rsidR="00B92E54">
              <w:rPr>
                <w:noProof/>
                <w:webHidden/>
              </w:rPr>
              <w:t>53</w:t>
            </w:r>
            <w:r>
              <w:rPr>
                <w:noProof/>
                <w:webHidden/>
              </w:rPr>
              <w:fldChar w:fldCharType="end"/>
            </w:r>
          </w:hyperlink>
        </w:p>
        <w:p w14:paraId="1AF465F5" w14:textId="67CD7303"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67" w:history="1">
            <w:r w:rsidRPr="00143DF3">
              <w:rPr>
                <w:rStyle w:val="Hyperlink"/>
                <w:b/>
                <w:noProof/>
              </w:rPr>
              <w:t>Milestone 4</w:t>
            </w:r>
            <w:r>
              <w:rPr>
                <w:noProof/>
                <w:webHidden/>
              </w:rPr>
              <w:tab/>
            </w:r>
            <w:r>
              <w:rPr>
                <w:noProof/>
                <w:webHidden/>
              </w:rPr>
              <w:fldChar w:fldCharType="begin"/>
            </w:r>
            <w:r>
              <w:rPr>
                <w:noProof/>
                <w:webHidden/>
              </w:rPr>
              <w:instrText xml:space="preserve"> PAGEREF _Toc215671567 \h </w:instrText>
            </w:r>
            <w:r>
              <w:rPr>
                <w:noProof/>
                <w:webHidden/>
              </w:rPr>
            </w:r>
            <w:r>
              <w:rPr>
                <w:noProof/>
                <w:webHidden/>
              </w:rPr>
              <w:fldChar w:fldCharType="separate"/>
            </w:r>
            <w:r w:rsidR="00B92E54">
              <w:rPr>
                <w:noProof/>
                <w:webHidden/>
              </w:rPr>
              <w:t>54</w:t>
            </w:r>
            <w:r>
              <w:rPr>
                <w:noProof/>
                <w:webHidden/>
              </w:rPr>
              <w:fldChar w:fldCharType="end"/>
            </w:r>
          </w:hyperlink>
        </w:p>
        <w:p w14:paraId="2CF835B5" w14:textId="63CB3FE6"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68" w:history="1">
            <w:r w:rsidRPr="00143DF3">
              <w:rPr>
                <w:rStyle w:val="Hyperlink"/>
                <w:b/>
                <w:noProof/>
              </w:rPr>
              <w:t>Memorandum</w:t>
            </w:r>
            <w:r>
              <w:rPr>
                <w:noProof/>
                <w:webHidden/>
              </w:rPr>
              <w:tab/>
            </w:r>
            <w:r>
              <w:rPr>
                <w:noProof/>
                <w:webHidden/>
              </w:rPr>
              <w:fldChar w:fldCharType="begin"/>
            </w:r>
            <w:r>
              <w:rPr>
                <w:noProof/>
                <w:webHidden/>
              </w:rPr>
              <w:instrText xml:space="preserve"> PAGEREF _Toc215671568 \h </w:instrText>
            </w:r>
            <w:r>
              <w:rPr>
                <w:noProof/>
                <w:webHidden/>
              </w:rPr>
            </w:r>
            <w:r>
              <w:rPr>
                <w:noProof/>
                <w:webHidden/>
              </w:rPr>
              <w:fldChar w:fldCharType="separate"/>
            </w:r>
            <w:r w:rsidR="00B92E54">
              <w:rPr>
                <w:noProof/>
                <w:webHidden/>
              </w:rPr>
              <w:t>55</w:t>
            </w:r>
            <w:r>
              <w:rPr>
                <w:noProof/>
                <w:webHidden/>
              </w:rPr>
              <w:fldChar w:fldCharType="end"/>
            </w:r>
          </w:hyperlink>
        </w:p>
        <w:p w14:paraId="49312217" w14:textId="6C276451"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69" w:history="1">
            <w:r w:rsidRPr="00143DF3">
              <w:rPr>
                <w:rStyle w:val="Hyperlink"/>
                <w:b/>
                <w:noProof/>
              </w:rPr>
              <w:t>Overview of Interface</w:t>
            </w:r>
            <w:r>
              <w:rPr>
                <w:noProof/>
                <w:webHidden/>
              </w:rPr>
              <w:tab/>
            </w:r>
            <w:r>
              <w:rPr>
                <w:noProof/>
                <w:webHidden/>
              </w:rPr>
              <w:fldChar w:fldCharType="begin"/>
            </w:r>
            <w:r>
              <w:rPr>
                <w:noProof/>
                <w:webHidden/>
              </w:rPr>
              <w:instrText xml:space="preserve"> PAGEREF _Toc215671569 \h </w:instrText>
            </w:r>
            <w:r>
              <w:rPr>
                <w:noProof/>
                <w:webHidden/>
              </w:rPr>
            </w:r>
            <w:r>
              <w:rPr>
                <w:noProof/>
                <w:webHidden/>
              </w:rPr>
              <w:fldChar w:fldCharType="separate"/>
            </w:r>
            <w:r w:rsidR="00B92E54">
              <w:rPr>
                <w:noProof/>
                <w:webHidden/>
              </w:rPr>
              <w:t>56</w:t>
            </w:r>
            <w:r>
              <w:rPr>
                <w:noProof/>
                <w:webHidden/>
              </w:rPr>
              <w:fldChar w:fldCharType="end"/>
            </w:r>
          </w:hyperlink>
        </w:p>
        <w:p w14:paraId="7CF5B52D" w14:textId="466BB900" w:rsidR="00077799" w:rsidRDefault="00077799">
          <w:pPr>
            <w:pStyle w:val="TOC3"/>
            <w:tabs>
              <w:tab w:val="right" w:leader="dot" w:pos="9350"/>
            </w:tabs>
            <w:rPr>
              <w:rFonts w:asciiTheme="minorHAnsi" w:hAnsiTheme="minorHAnsi" w:cstheme="minorBidi"/>
              <w:noProof/>
              <w:kern w:val="2"/>
              <w:sz w:val="24"/>
              <w:szCs w:val="24"/>
              <w:lang w:eastAsia="ko-KR"/>
              <w14:ligatures w14:val="standardContextual"/>
            </w:rPr>
          </w:pPr>
          <w:hyperlink w:anchor="_Toc215671570" w:history="1">
            <w:r w:rsidRPr="00143DF3">
              <w:rPr>
                <w:rStyle w:val="Hyperlink"/>
                <w:noProof/>
              </w:rPr>
              <w:t>Hierarchy Chart</w:t>
            </w:r>
            <w:r>
              <w:rPr>
                <w:noProof/>
                <w:webHidden/>
              </w:rPr>
              <w:tab/>
            </w:r>
            <w:r>
              <w:rPr>
                <w:noProof/>
                <w:webHidden/>
              </w:rPr>
              <w:fldChar w:fldCharType="begin"/>
            </w:r>
            <w:r>
              <w:rPr>
                <w:noProof/>
                <w:webHidden/>
              </w:rPr>
              <w:instrText xml:space="preserve"> PAGEREF _Toc215671570 \h </w:instrText>
            </w:r>
            <w:r>
              <w:rPr>
                <w:noProof/>
                <w:webHidden/>
              </w:rPr>
            </w:r>
            <w:r>
              <w:rPr>
                <w:noProof/>
                <w:webHidden/>
              </w:rPr>
              <w:fldChar w:fldCharType="separate"/>
            </w:r>
            <w:r w:rsidR="00B92E54">
              <w:rPr>
                <w:noProof/>
                <w:webHidden/>
              </w:rPr>
              <w:t>56</w:t>
            </w:r>
            <w:r>
              <w:rPr>
                <w:noProof/>
                <w:webHidden/>
              </w:rPr>
              <w:fldChar w:fldCharType="end"/>
            </w:r>
          </w:hyperlink>
        </w:p>
        <w:p w14:paraId="793483F8" w14:textId="328A2502" w:rsidR="00077799" w:rsidRDefault="00077799">
          <w:pPr>
            <w:pStyle w:val="TOC3"/>
            <w:tabs>
              <w:tab w:val="right" w:leader="dot" w:pos="9350"/>
            </w:tabs>
            <w:rPr>
              <w:rFonts w:asciiTheme="minorHAnsi" w:hAnsiTheme="minorHAnsi" w:cstheme="minorBidi"/>
              <w:noProof/>
              <w:kern w:val="2"/>
              <w:sz w:val="24"/>
              <w:szCs w:val="24"/>
              <w:lang w:eastAsia="ko-KR"/>
              <w14:ligatures w14:val="standardContextual"/>
            </w:rPr>
          </w:pPr>
          <w:hyperlink w:anchor="_Toc215671571" w:history="1">
            <w:r w:rsidRPr="00143DF3">
              <w:rPr>
                <w:rStyle w:val="Hyperlink"/>
                <w:noProof/>
              </w:rPr>
              <w:t>List/Descriptions of All Programs</w:t>
            </w:r>
            <w:r>
              <w:rPr>
                <w:noProof/>
                <w:webHidden/>
              </w:rPr>
              <w:tab/>
            </w:r>
            <w:r>
              <w:rPr>
                <w:noProof/>
                <w:webHidden/>
              </w:rPr>
              <w:fldChar w:fldCharType="begin"/>
            </w:r>
            <w:r>
              <w:rPr>
                <w:noProof/>
                <w:webHidden/>
              </w:rPr>
              <w:instrText xml:space="preserve"> PAGEREF _Toc215671571 \h </w:instrText>
            </w:r>
            <w:r>
              <w:rPr>
                <w:noProof/>
                <w:webHidden/>
              </w:rPr>
            </w:r>
            <w:r>
              <w:rPr>
                <w:noProof/>
                <w:webHidden/>
              </w:rPr>
              <w:fldChar w:fldCharType="separate"/>
            </w:r>
            <w:r w:rsidR="00B92E54">
              <w:rPr>
                <w:noProof/>
                <w:webHidden/>
              </w:rPr>
              <w:t>57</w:t>
            </w:r>
            <w:r>
              <w:rPr>
                <w:noProof/>
                <w:webHidden/>
              </w:rPr>
              <w:fldChar w:fldCharType="end"/>
            </w:r>
          </w:hyperlink>
        </w:p>
        <w:p w14:paraId="6EB7AE69" w14:textId="27E857C6"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72" w:history="1">
            <w:r w:rsidRPr="00143DF3">
              <w:rPr>
                <w:rStyle w:val="Hyperlink"/>
                <w:b/>
                <w:noProof/>
              </w:rPr>
              <w:t>Prototypes of Outputs</w:t>
            </w:r>
            <w:r>
              <w:rPr>
                <w:noProof/>
                <w:webHidden/>
              </w:rPr>
              <w:tab/>
            </w:r>
            <w:r>
              <w:rPr>
                <w:noProof/>
                <w:webHidden/>
              </w:rPr>
              <w:fldChar w:fldCharType="begin"/>
            </w:r>
            <w:r>
              <w:rPr>
                <w:noProof/>
                <w:webHidden/>
              </w:rPr>
              <w:instrText xml:space="preserve"> PAGEREF _Toc215671572 \h </w:instrText>
            </w:r>
            <w:r>
              <w:rPr>
                <w:noProof/>
                <w:webHidden/>
              </w:rPr>
            </w:r>
            <w:r>
              <w:rPr>
                <w:noProof/>
                <w:webHidden/>
              </w:rPr>
              <w:fldChar w:fldCharType="separate"/>
            </w:r>
            <w:r w:rsidR="00B92E54">
              <w:rPr>
                <w:noProof/>
                <w:webHidden/>
              </w:rPr>
              <w:t>58</w:t>
            </w:r>
            <w:r>
              <w:rPr>
                <w:noProof/>
                <w:webHidden/>
              </w:rPr>
              <w:fldChar w:fldCharType="end"/>
            </w:r>
          </w:hyperlink>
        </w:p>
        <w:p w14:paraId="17AAF2F3" w14:textId="0DE58F8E"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73" w:history="1">
            <w:r w:rsidRPr="00143DF3">
              <w:rPr>
                <w:rStyle w:val="Hyperlink"/>
                <w:b/>
                <w:noProof/>
              </w:rPr>
              <w:t>Output Data Dictionaries</w:t>
            </w:r>
            <w:r>
              <w:rPr>
                <w:noProof/>
                <w:webHidden/>
              </w:rPr>
              <w:tab/>
            </w:r>
            <w:r>
              <w:rPr>
                <w:noProof/>
                <w:webHidden/>
              </w:rPr>
              <w:fldChar w:fldCharType="begin"/>
            </w:r>
            <w:r>
              <w:rPr>
                <w:noProof/>
                <w:webHidden/>
              </w:rPr>
              <w:instrText xml:space="preserve"> PAGEREF _Toc215671573 \h </w:instrText>
            </w:r>
            <w:r>
              <w:rPr>
                <w:noProof/>
                <w:webHidden/>
              </w:rPr>
            </w:r>
            <w:r>
              <w:rPr>
                <w:noProof/>
                <w:webHidden/>
              </w:rPr>
              <w:fldChar w:fldCharType="separate"/>
            </w:r>
            <w:r w:rsidR="00B92E54">
              <w:rPr>
                <w:noProof/>
                <w:webHidden/>
              </w:rPr>
              <w:t>61</w:t>
            </w:r>
            <w:r>
              <w:rPr>
                <w:noProof/>
                <w:webHidden/>
              </w:rPr>
              <w:fldChar w:fldCharType="end"/>
            </w:r>
          </w:hyperlink>
        </w:p>
        <w:p w14:paraId="1437110C" w14:textId="1787E155"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74" w:history="1">
            <w:r w:rsidRPr="00143DF3">
              <w:rPr>
                <w:rStyle w:val="Hyperlink"/>
                <w:b/>
                <w:noProof/>
              </w:rPr>
              <w:t>Prototypes of Inputs</w:t>
            </w:r>
            <w:r>
              <w:rPr>
                <w:noProof/>
                <w:webHidden/>
              </w:rPr>
              <w:tab/>
            </w:r>
            <w:r>
              <w:rPr>
                <w:noProof/>
                <w:webHidden/>
              </w:rPr>
              <w:fldChar w:fldCharType="begin"/>
            </w:r>
            <w:r>
              <w:rPr>
                <w:noProof/>
                <w:webHidden/>
              </w:rPr>
              <w:instrText xml:space="preserve"> PAGEREF _Toc215671574 \h </w:instrText>
            </w:r>
            <w:r>
              <w:rPr>
                <w:noProof/>
                <w:webHidden/>
              </w:rPr>
            </w:r>
            <w:r>
              <w:rPr>
                <w:noProof/>
                <w:webHidden/>
              </w:rPr>
              <w:fldChar w:fldCharType="separate"/>
            </w:r>
            <w:r w:rsidR="00B92E54">
              <w:rPr>
                <w:noProof/>
                <w:webHidden/>
              </w:rPr>
              <w:t>67</w:t>
            </w:r>
            <w:r>
              <w:rPr>
                <w:noProof/>
                <w:webHidden/>
              </w:rPr>
              <w:fldChar w:fldCharType="end"/>
            </w:r>
          </w:hyperlink>
        </w:p>
        <w:p w14:paraId="1F95B8C0" w14:textId="6323D4F9"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75" w:history="1">
            <w:r w:rsidRPr="00143DF3">
              <w:rPr>
                <w:rStyle w:val="Hyperlink"/>
                <w:b/>
                <w:noProof/>
              </w:rPr>
              <w:t>Input Data Dictionaries</w:t>
            </w:r>
            <w:r>
              <w:rPr>
                <w:noProof/>
                <w:webHidden/>
              </w:rPr>
              <w:tab/>
            </w:r>
            <w:r>
              <w:rPr>
                <w:noProof/>
                <w:webHidden/>
              </w:rPr>
              <w:fldChar w:fldCharType="begin"/>
            </w:r>
            <w:r>
              <w:rPr>
                <w:noProof/>
                <w:webHidden/>
              </w:rPr>
              <w:instrText xml:space="preserve"> PAGEREF _Toc215671575 \h </w:instrText>
            </w:r>
            <w:r>
              <w:rPr>
                <w:noProof/>
                <w:webHidden/>
              </w:rPr>
            </w:r>
            <w:r>
              <w:rPr>
                <w:noProof/>
                <w:webHidden/>
              </w:rPr>
              <w:fldChar w:fldCharType="separate"/>
            </w:r>
            <w:r w:rsidR="00B92E54">
              <w:rPr>
                <w:noProof/>
                <w:webHidden/>
              </w:rPr>
              <w:t>70</w:t>
            </w:r>
            <w:r>
              <w:rPr>
                <w:noProof/>
                <w:webHidden/>
              </w:rPr>
              <w:fldChar w:fldCharType="end"/>
            </w:r>
          </w:hyperlink>
        </w:p>
        <w:p w14:paraId="4DDD6ADA" w14:textId="6538AB05"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76" w:history="1">
            <w:r w:rsidRPr="00143DF3">
              <w:rPr>
                <w:rStyle w:val="Hyperlink"/>
                <w:b/>
                <w:noProof/>
              </w:rPr>
              <w:t>Prototype of Entire Navigation System</w:t>
            </w:r>
            <w:r>
              <w:rPr>
                <w:noProof/>
                <w:webHidden/>
              </w:rPr>
              <w:tab/>
            </w:r>
            <w:r>
              <w:rPr>
                <w:noProof/>
                <w:webHidden/>
              </w:rPr>
              <w:fldChar w:fldCharType="begin"/>
            </w:r>
            <w:r>
              <w:rPr>
                <w:noProof/>
                <w:webHidden/>
              </w:rPr>
              <w:instrText xml:space="preserve"> PAGEREF _Toc215671576 \h </w:instrText>
            </w:r>
            <w:r>
              <w:rPr>
                <w:noProof/>
                <w:webHidden/>
              </w:rPr>
            </w:r>
            <w:r>
              <w:rPr>
                <w:noProof/>
                <w:webHidden/>
              </w:rPr>
              <w:fldChar w:fldCharType="separate"/>
            </w:r>
            <w:r w:rsidR="00B92E54">
              <w:rPr>
                <w:noProof/>
                <w:webHidden/>
              </w:rPr>
              <w:t>73</w:t>
            </w:r>
            <w:r>
              <w:rPr>
                <w:noProof/>
                <w:webHidden/>
              </w:rPr>
              <w:fldChar w:fldCharType="end"/>
            </w:r>
          </w:hyperlink>
        </w:p>
        <w:p w14:paraId="42590383" w14:textId="5CFC237D"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77" w:history="1">
            <w:r w:rsidRPr="00143DF3">
              <w:rPr>
                <w:rStyle w:val="Hyperlink"/>
                <w:b/>
                <w:noProof/>
              </w:rPr>
              <w:t>Appendix</w:t>
            </w:r>
            <w:r>
              <w:rPr>
                <w:noProof/>
                <w:webHidden/>
              </w:rPr>
              <w:tab/>
            </w:r>
            <w:r>
              <w:rPr>
                <w:noProof/>
                <w:webHidden/>
              </w:rPr>
              <w:fldChar w:fldCharType="begin"/>
            </w:r>
            <w:r>
              <w:rPr>
                <w:noProof/>
                <w:webHidden/>
              </w:rPr>
              <w:instrText xml:space="preserve"> PAGEREF _Toc215671577 \h </w:instrText>
            </w:r>
            <w:r>
              <w:rPr>
                <w:noProof/>
                <w:webHidden/>
              </w:rPr>
            </w:r>
            <w:r>
              <w:rPr>
                <w:noProof/>
                <w:webHidden/>
              </w:rPr>
              <w:fldChar w:fldCharType="separate"/>
            </w:r>
            <w:r w:rsidR="00B92E54">
              <w:rPr>
                <w:noProof/>
                <w:webHidden/>
              </w:rPr>
              <w:t>74</w:t>
            </w:r>
            <w:r>
              <w:rPr>
                <w:noProof/>
                <w:webHidden/>
              </w:rPr>
              <w:fldChar w:fldCharType="end"/>
            </w:r>
          </w:hyperlink>
        </w:p>
        <w:p w14:paraId="6BE89C04" w14:textId="6D11272D"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78" w:history="1">
            <w:r w:rsidRPr="00143DF3">
              <w:rPr>
                <w:rStyle w:val="Hyperlink"/>
                <w:b/>
                <w:noProof/>
              </w:rPr>
              <w:t>M2 Appendix: Interview Request</w:t>
            </w:r>
            <w:r>
              <w:rPr>
                <w:noProof/>
                <w:webHidden/>
              </w:rPr>
              <w:tab/>
            </w:r>
            <w:r>
              <w:rPr>
                <w:noProof/>
                <w:webHidden/>
              </w:rPr>
              <w:fldChar w:fldCharType="begin"/>
            </w:r>
            <w:r>
              <w:rPr>
                <w:noProof/>
                <w:webHidden/>
              </w:rPr>
              <w:instrText xml:space="preserve"> PAGEREF _Toc215671578 \h </w:instrText>
            </w:r>
            <w:r>
              <w:rPr>
                <w:noProof/>
                <w:webHidden/>
              </w:rPr>
            </w:r>
            <w:r>
              <w:rPr>
                <w:noProof/>
                <w:webHidden/>
              </w:rPr>
              <w:fldChar w:fldCharType="separate"/>
            </w:r>
            <w:r w:rsidR="00B92E54">
              <w:rPr>
                <w:noProof/>
                <w:webHidden/>
              </w:rPr>
              <w:t>75</w:t>
            </w:r>
            <w:r>
              <w:rPr>
                <w:noProof/>
                <w:webHidden/>
              </w:rPr>
              <w:fldChar w:fldCharType="end"/>
            </w:r>
          </w:hyperlink>
        </w:p>
        <w:p w14:paraId="55B64714" w14:textId="40A2C790"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79" w:history="1">
            <w:r w:rsidRPr="00143DF3">
              <w:rPr>
                <w:rStyle w:val="Hyperlink"/>
                <w:b/>
                <w:noProof/>
              </w:rPr>
              <w:t>M2 Appendix: Interview Reminder</w:t>
            </w:r>
            <w:r>
              <w:rPr>
                <w:noProof/>
                <w:webHidden/>
              </w:rPr>
              <w:tab/>
            </w:r>
            <w:r>
              <w:rPr>
                <w:noProof/>
                <w:webHidden/>
              </w:rPr>
              <w:fldChar w:fldCharType="begin"/>
            </w:r>
            <w:r>
              <w:rPr>
                <w:noProof/>
                <w:webHidden/>
              </w:rPr>
              <w:instrText xml:space="preserve"> PAGEREF _Toc215671579 \h </w:instrText>
            </w:r>
            <w:r>
              <w:rPr>
                <w:noProof/>
                <w:webHidden/>
              </w:rPr>
            </w:r>
            <w:r>
              <w:rPr>
                <w:noProof/>
                <w:webHidden/>
              </w:rPr>
              <w:fldChar w:fldCharType="separate"/>
            </w:r>
            <w:r w:rsidR="00B92E54">
              <w:rPr>
                <w:noProof/>
                <w:webHidden/>
              </w:rPr>
              <w:t>76</w:t>
            </w:r>
            <w:r>
              <w:rPr>
                <w:noProof/>
                <w:webHidden/>
              </w:rPr>
              <w:fldChar w:fldCharType="end"/>
            </w:r>
          </w:hyperlink>
        </w:p>
        <w:p w14:paraId="4CD1AD65" w14:textId="76EA12A0"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80" w:history="1">
            <w:r w:rsidRPr="00143DF3">
              <w:rPr>
                <w:rStyle w:val="Hyperlink"/>
                <w:b/>
                <w:noProof/>
              </w:rPr>
              <w:t>M2 Appendix: Interview Agenda</w:t>
            </w:r>
            <w:r>
              <w:rPr>
                <w:noProof/>
                <w:webHidden/>
              </w:rPr>
              <w:tab/>
            </w:r>
            <w:r>
              <w:rPr>
                <w:noProof/>
                <w:webHidden/>
              </w:rPr>
              <w:fldChar w:fldCharType="begin"/>
            </w:r>
            <w:r>
              <w:rPr>
                <w:noProof/>
                <w:webHidden/>
              </w:rPr>
              <w:instrText xml:space="preserve"> PAGEREF _Toc215671580 \h </w:instrText>
            </w:r>
            <w:r>
              <w:rPr>
                <w:noProof/>
                <w:webHidden/>
              </w:rPr>
            </w:r>
            <w:r>
              <w:rPr>
                <w:noProof/>
                <w:webHidden/>
              </w:rPr>
              <w:fldChar w:fldCharType="separate"/>
            </w:r>
            <w:r w:rsidR="00B92E54">
              <w:rPr>
                <w:noProof/>
                <w:webHidden/>
              </w:rPr>
              <w:t>77</w:t>
            </w:r>
            <w:r>
              <w:rPr>
                <w:noProof/>
                <w:webHidden/>
              </w:rPr>
              <w:fldChar w:fldCharType="end"/>
            </w:r>
          </w:hyperlink>
        </w:p>
        <w:p w14:paraId="22F5E172" w14:textId="0C666258"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81" w:history="1">
            <w:r w:rsidRPr="00143DF3">
              <w:rPr>
                <w:rStyle w:val="Hyperlink"/>
                <w:b/>
                <w:noProof/>
              </w:rPr>
              <w:t>M2 Appendix: Interview Summary Email</w:t>
            </w:r>
            <w:r>
              <w:rPr>
                <w:noProof/>
                <w:webHidden/>
              </w:rPr>
              <w:tab/>
            </w:r>
            <w:r>
              <w:rPr>
                <w:noProof/>
                <w:webHidden/>
              </w:rPr>
              <w:fldChar w:fldCharType="begin"/>
            </w:r>
            <w:r>
              <w:rPr>
                <w:noProof/>
                <w:webHidden/>
              </w:rPr>
              <w:instrText xml:space="preserve"> PAGEREF _Toc215671581 \h </w:instrText>
            </w:r>
            <w:r>
              <w:rPr>
                <w:noProof/>
                <w:webHidden/>
              </w:rPr>
            </w:r>
            <w:r>
              <w:rPr>
                <w:noProof/>
                <w:webHidden/>
              </w:rPr>
              <w:fldChar w:fldCharType="separate"/>
            </w:r>
            <w:r w:rsidR="00B92E54">
              <w:rPr>
                <w:noProof/>
                <w:webHidden/>
              </w:rPr>
              <w:t>78</w:t>
            </w:r>
            <w:r>
              <w:rPr>
                <w:noProof/>
                <w:webHidden/>
              </w:rPr>
              <w:fldChar w:fldCharType="end"/>
            </w:r>
          </w:hyperlink>
        </w:p>
        <w:p w14:paraId="4DD69F84" w14:textId="3A1A056D"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82" w:history="1">
            <w:r w:rsidRPr="00143DF3">
              <w:rPr>
                <w:rStyle w:val="Hyperlink"/>
                <w:b/>
                <w:noProof/>
              </w:rPr>
              <w:t>M2 Appendix: Interview Summary</w:t>
            </w:r>
            <w:r>
              <w:rPr>
                <w:noProof/>
                <w:webHidden/>
              </w:rPr>
              <w:tab/>
            </w:r>
            <w:r>
              <w:rPr>
                <w:noProof/>
                <w:webHidden/>
              </w:rPr>
              <w:fldChar w:fldCharType="begin"/>
            </w:r>
            <w:r>
              <w:rPr>
                <w:noProof/>
                <w:webHidden/>
              </w:rPr>
              <w:instrText xml:space="preserve"> PAGEREF _Toc215671582 \h </w:instrText>
            </w:r>
            <w:r>
              <w:rPr>
                <w:noProof/>
                <w:webHidden/>
              </w:rPr>
            </w:r>
            <w:r>
              <w:rPr>
                <w:noProof/>
                <w:webHidden/>
              </w:rPr>
              <w:fldChar w:fldCharType="separate"/>
            </w:r>
            <w:r w:rsidR="00B92E54">
              <w:rPr>
                <w:noProof/>
                <w:webHidden/>
              </w:rPr>
              <w:t>79</w:t>
            </w:r>
            <w:r>
              <w:rPr>
                <w:noProof/>
                <w:webHidden/>
              </w:rPr>
              <w:fldChar w:fldCharType="end"/>
            </w:r>
          </w:hyperlink>
        </w:p>
        <w:p w14:paraId="3DB26145" w14:textId="572A0D5F"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83" w:history="1">
            <w:r w:rsidRPr="00143DF3">
              <w:rPr>
                <w:rStyle w:val="Hyperlink"/>
                <w:b/>
                <w:noProof/>
              </w:rPr>
              <w:t>M2 Appendix: Questionnaire Request</w:t>
            </w:r>
            <w:r>
              <w:rPr>
                <w:noProof/>
                <w:webHidden/>
              </w:rPr>
              <w:tab/>
            </w:r>
            <w:r>
              <w:rPr>
                <w:noProof/>
                <w:webHidden/>
              </w:rPr>
              <w:fldChar w:fldCharType="begin"/>
            </w:r>
            <w:r>
              <w:rPr>
                <w:noProof/>
                <w:webHidden/>
              </w:rPr>
              <w:instrText xml:space="preserve"> PAGEREF _Toc215671583 \h </w:instrText>
            </w:r>
            <w:r>
              <w:rPr>
                <w:noProof/>
                <w:webHidden/>
              </w:rPr>
            </w:r>
            <w:r>
              <w:rPr>
                <w:noProof/>
                <w:webHidden/>
              </w:rPr>
              <w:fldChar w:fldCharType="separate"/>
            </w:r>
            <w:r w:rsidR="00B92E54">
              <w:rPr>
                <w:noProof/>
                <w:webHidden/>
              </w:rPr>
              <w:t>81</w:t>
            </w:r>
            <w:r>
              <w:rPr>
                <w:noProof/>
                <w:webHidden/>
              </w:rPr>
              <w:fldChar w:fldCharType="end"/>
            </w:r>
          </w:hyperlink>
        </w:p>
        <w:p w14:paraId="7F4A777E" w14:textId="268DAFFC"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84" w:history="1">
            <w:r w:rsidRPr="00143DF3">
              <w:rPr>
                <w:rStyle w:val="Hyperlink"/>
                <w:b/>
                <w:noProof/>
              </w:rPr>
              <w:t>M2 Appendix: Questionnaire</w:t>
            </w:r>
            <w:r>
              <w:rPr>
                <w:noProof/>
                <w:webHidden/>
              </w:rPr>
              <w:tab/>
            </w:r>
            <w:r>
              <w:rPr>
                <w:noProof/>
                <w:webHidden/>
              </w:rPr>
              <w:fldChar w:fldCharType="begin"/>
            </w:r>
            <w:r>
              <w:rPr>
                <w:noProof/>
                <w:webHidden/>
              </w:rPr>
              <w:instrText xml:space="preserve"> PAGEREF _Toc215671584 \h </w:instrText>
            </w:r>
            <w:r>
              <w:rPr>
                <w:noProof/>
                <w:webHidden/>
              </w:rPr>
            </w:r>
            <w:r>
              <w:rPr>
                <w:noProof/>
                <w:webHidden/>
              </w:rPr>
              <w:fldChar w:fldCharType="separate"/>
            </w:r>
            <w:r w:rsidR="00B92E54">
              <w:rPr>
                <w:noProof/>
                <w:webHidden/>
              </w:rPr>
              <w:t>82</w:t>
            </w:r>
            <w:r>
              <w:rPr>
                <w:noProof/>
                <w:webHidden/>
              </w:rPr>
              <w:fldChar w:fldCharType="end"/>
            </w:r>
          </w:hyperlink>
        </w:p>
        <w:p w14:paraId="66D71E66" w14:textId="6B394872"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85" w:history="1">
            <w:r w:rsidRPr="00143DF3">
              <w:rPr>
                <w:rStyle w:val="Hyperlink"/>
                <w:b/>
                <w:noProof/>
              </w:rPr>
              <w:t>M2 Appendix: Questionnaire Response</w:t>
            </w:r>
            <w:r>
              <w:rPr>
                <w:noProof/>
                <w:webHidden/>
              </w:rPr>
              <w:tab/>
            </w:r>
            <w:r>
              <w:rPr>
                <w:noProof/>
                <w:webHidden/>
              </w:rPr>
              <w:fldChar w:fldCharType="begin"/>
            </w:r>
            <w:r>
              <w:rPr>
                <w:noProof/>
                <w:webHidden/>
              </w:rPr>
              <w:instrText xml:space="preserve"> PAGEREF _Toc215671585 \h </w:instrText>
            </w:r>
            <w:r>
              <w:rPr>
                <w:noProof/>
                <w:webHidden/>
              </w:rPr>
            </w:r>
            <w:r>
              <w:rPr>
                <w:noProof/>
                <w:webHidden/>
              </w:rPr>
              <w:fldChar w:fldCharType="separate"/>
            </w:r>
            <w:r w:rsidR="00B92E54">
              <w:rPr>
                <w:noProof/>
                <w:webHidden/>
              </w:rPr>
              <w:t>84</w:t>
            </w:r>
            <w:r>
              <w:rPr>
                <w:noProof/>
                <w:webHidden/>
              </w:rPr>
              <w:fldChar w:fldCharType="end"/>
            </w:r>
          </w:hyperlink>
        </w:p>
        <w:p w14:paraId="65B6122F" w14:textId="1CFE7768" w:rsidR="00077799" w:rsidRDefault="00077799">
          <w:pPr>
            <w:pStyle w:val="TOC1"/>
            <w:tabs>
              <w:tab w:val="right" w:leader="dot" w:pos="9350"/>
            </w:tabs>
            <w:rPr>
              <w:rFonts w:asciiTheme="minorHAnsi" w:eastAsiaTheme="minorEastAsia" w:hAnsiTheme="minorHAnsi" w:cstheme="minorBidi"/>
              <w:noProof/>
              <w:kern w:val="2"/>
              <w:lang w:eastAsia="ko-KR"/>
              <w14:ligatures w14:val="standardContextual"/>
            </w:rPr>
          </w:pPr>
          <w:hyperlink w:anchor="_Toc215671586" w:history="1">
            <w:r w:rsidRPr="00143DF3">
              <w:rPr>
                <w:rStyle w:val="Hyperlink"/>
                <w:b/>
                <w:noProof/>
              </w:rPr>
              <w:t>M2 Appendix: Sample Document</w:t>
            </w:r>
            <w:r>
              <w:rPr>
                <w:noProof/>
                <w:webHidden/>
              </w:rPr>
              <w:tab/>
            </w:r>
            <w:r>
              <w:rPr>
                <w:noProof/>
                <w:webHidden/>
              </w:rPr>
              <w:fldChar w:fldCharType="begin"/>
            </w:r>
            <w:r>
              <w:rPr>
                <w:noProof/>
                <w:webHidden/>
              </w:rPr>
              <w:instrText xml:space="preserve"> PAGEREF _Toc215671586 \h </w:instrText>
            </w:r>
            <w:r>
              <w:rPr>
                <w:noProof/>
                <w:webHidden/>
              </w:rPr>
            </w:r>
            <w:r>
              <w:rPr>
                <w:noProof/>
                <w:webHidden/>
              </w:rPr>
              <w:fldChar w:fldCharType="separate"/>
            </w:r>
            <w:r w:rsidR="00B92E54">
              <w:rPr>
                <w:noProof/>
                <w:webHidden/>
              </w:rPr>
              <w:t>86</w:t>
            </w:r>
            <w:r>
              <w:rPr>
                <w:noProof/>
                <w:webHidden/>
              </w:rPr>
              <w:fldChar w:fldCharType="end"/>
            </w:r>
          </w:hyperlink>
        </w:p>
        <w:p w14:paraId="54691B18" w14:textId="14E47AD4" w:rsidR="006F01E0" w:rsidRPr="00FA0A80" w:rsidRDefault="006F01E0" w:rsidP="00FA0A80">
          <w:pPr>
            <w:pStyle w:val="TOC1"/>
            <w:tabs>
              <w:tab w:val="right" w:leader="dot" w:pos="9350"/>
            </w:tabs>
            <w:rPr>
              <w:rFonts w:eastAsiaTheme="minorEastAsia"/>
              <w:noProof/>
            </w:rPr>
          </w:pPr>
          <w:r w:rsidRPr="00FA0A80">
            <w:fldChar w:fldCharType="end"/>
          </w:r>
        </w:p>
      </w:sdtContent>
    </w:sdt>
    <w:p w14:paraId="5F4147DA" w14:textId="77777777" w:rsidR="006F01E0" w:rsidRPr="00FA0A80" w:rsidRDefault="006F01E0" w:rsidP="134D7378">
      <w:pPr>
        <w:pStyle w:val="TOC1"/>
        <w:tabs>
          <w:tab w:val="right" w:leader="dot" w:pos="9350"/>
        </w:tabs>
      </w:pPr>
      <w:r w:rsidRPr="00FA0A80">
        <w:br w:type="column"/>
      </w:r>
    </w:p>
    <w:p w14:paraId="314357F8" w14:textId="665F52D6" w:rsidR="006F01E0" w:rsidRPr="004840A8" w:rsidRDefault="006F01E0" w:rsidP="00DA10C5">
      <w:pPr>
        <w:pStyle w:val="Heading1"/>
        <w:spacing w:after="0" w:line="276" w:lineRule="auto"/>
        <w:jc w:val="center"/>
        <w:rPr>
          <w:rFonts w:ascii="Times New Roman" w:hAnsi="Times New Roman" w:cs="Times New Roman"/>
          <w:b/>
          <w:color w:val="auto"/>
          <w:sz w:val="44"/>
          <w:szCs w:val="44"/>
        </w:rPr>
      </w:pPr>
      <w:bookmarkStart w:id="1" w:name="_Toc215671507"/>
      <w:r w:rsidRPr="004840A8">
        <w:rPr>
          <w:rFonts w:ascii="Times New Roman" w:hAnsi="Times New Roman" w:cs="Times New Roman"/>
          <w:b/>
          <w:color w:val="auto"/>
          <w:sz w:val="48"/>
          <w:szCs w:val="48"/>
        </w:rPr>
        <w:t>Milestone 1</w:t>
      </w:r>
      <w:bookmarkEnd w:id="1"/>
    </w:p>
    <w:p w14:paraId="7F928C6C" w14:textId="77777777" w:rsidR="006F01E0" w:rsidRPr="00C66E9D" w:rsidRDefault="006F01E0" w:rsidP="006F01E0">
      <w:pPr>
        <w:pStyle w:val="Sub-Heading"/>
        <w:jc w:val="center"/>
      </w:pPr>
      <w:r w:rsidRPr="00C66E9D">
        <w:t>Prepared for</w:t>
      </w:r>
    </w:p>
    <w:p w14:paraId="34220871" w14:textId="77777777" w:rsidR="006F01E0" w:rsidRPr="00C66E9D" w:rsidRDefault="006F01E0" w:rsidP="006F01E0">
      <w:pPr>
        <w:jc w:val="center"/>
        <w:rPr>
          <w:rFonts w:eastAsia="Aptos"/>
          <w:color w:val="000000" w:themeColor="text1"/>
          <w:sz w:val="48"/>
          <w:szCs w:val="48"/>
        </w:rPr>
      </w:pPr>
    </w:p>
    <w:p w14:paraId="18AA9E9C" w14:textId="77777777" w:rsidR="006F01E0" w:rsidRPr="00C66E9D" w:rsidRDefault="006F01E0" w:rsidP="006F01E0">
      <w:pPr>
        <w:jc w:val="center"/>
        <w:rPr>
          <w:rFonts w:eastAsia="Aptos"/>
          <w:color w:val="000000" w:themeColor="text1"/>
          <w:sz w:val="48"/>
          <w:szCs w:val="48"/>
        </w:rPr>
      </w:pPr>
    </w:p>
    <w:p w14:paraId="64938C0E" w14:textId="77777777" w:rsidR="006F01E0" w:rsidRPr="00C66E9D" w:rsidRDefault="006F01E0" w:rsidP="006F01E0">
      <w:pPr>
        <w:jc w:val="center"/>
        <w:rPr>
          <w:rFonts w:eastAsia="Aptos"/>
          <w:color w:val="000000" w:themeColor="text1"/>
          <w:sz w:val="48"/>
          <w:szCs w:val="48"/>
        </w:rPr>
      </w:pPr>
    </w:p>
    <w:p w14:paraId="0B70D692" w14:textId="77777777" w:rsidR="006F01E0" w:rsidRPr="00C66E9D" w:rsidRDefault="006F01E0" w:rsidP="006F01E0">
      <w:pPr>
        <w:pStyle w:val="SectionHeadings"/>
        <w:jc w:val="center"/>
        <w:rPr>
          <w:sz w:val="72"/>
          <w:szCs w:val="72"/>
        </w:rPr>
      </w:pPr>
      <w:r w:rsidRPr="0A623A82">
        <w:rPr>
          <w:sz w:val="72"/>
          <w:szCs w:val="72"/>
        </w:rPr>
        <w:t>Tulsa Neighbors Market</w:t>
      </w:r>
    </w:p>
    <w:p w14:paraId="02E45E95" w14:textId="77777777" w:rsidR="006F01E0" w:rsidRPr="00C66E9D" w:rsidRDefault="006F01E0" w:rsidP="006F01E0">
      <w:pPr>
        <w:jc w:val="center"/>
        <w:rPr>
          <w:rFonts w:eastAsia="Aptos"/>
          <w:color w:val="000000" w:themeColor="text1"/>
          <w:sz w:val="48"/>
          <w:szCs w:val="48"/>
        </w:rPr>
      </w:pPr>
    </w:p>
    <w:p w14:paraId="0E0D2ECF" w14:textId="77777777" w:rsidR="006F01E0" w:rsidRPr="00C66E9D" w:rsidRDefault="006F01E0" w:rsidP="006F01E0">
      <w:pPr>
        <w:jc w:val="center"/>
        <w:rPr>
          <w:rFonts w:eastAsia="Aptos"/>
          <w:color w:val="000000" w:themeColor="text1"/>
          <w:sz w:val="48"/>
          <w:szCs w:val="48"/>
        </w:rPr>
      </w:pPr>
    </w:p>
    <w:p w14:paraId="2AC962EA" w14:textId="77777777" w:rsidR="006F01E0" w:rsidRPr="00C66E9D" w:rsidRDefault="006F01E0" w:rsidP="006F01E0">
      <w:pPr>
        <w:pStyle w:val="Sub-Heading"/>
        <w:jc w:val="center"/>
      </w:pPr>
      <w:r w:rsidRPr="00C66E9D">
        <w:t>Prepared By Systems Analysis Team 2:</w:t>
      </w:r>
    </w:p>
    <w:p w14:paraId="0AE47FD5" w14:textId="77777777" w:rsidR="006F01E0" w:rsidRPr="00C66E9D" w:rsidRDefault="006F01E0" w:rsidP="006F01E0">
      <w:pPr>
        <w:pStyle w:val="SectionContent"/>
        <w:jc w:val="center"/>
        <w:rPr>
          <w:rFonts w:eastAsia="Aptos"/>
          <w:color w:val="000000" w:themeColor="text1"/>
        </w:rPr>
      </w:pPr>
      <w:r w:rsidRPr="00C66E9D">
        <w:rPr>
          <w:sz w:val="22"/>
          <w:szCs w:val="22"/>
        </w:rPr>
        <w:t>Anna Boevers, Trinyon Gaylor, Alexia Glory, Joe Pennington, Timothy Carlsson Seger, Jaden Worrell</w:t>
      </w:r>
    </w:p>
    <w:p w14:paraId="7B08B32A" w14:textId="77777777" w:rsidR="006F01E0" w:rsidRPr="00C66E9D" w:rsidRDefault="006F01E0" w:rsidP="006F01E0">
      <w:pPr>
        <w:rPr>
          <w:rFonts w:eastAsia="Aptos"/>
          <w:color w:val="000000" w:themeColor="text1"/>
          <w:sz w:val="40"/>
          <w:szCs w:val="40"/>
        </w:rPr>
      </w:pPr>
      <w:r w:rsidRPr="00C66E9D">
        <w:rPr>
          <w:rFonts w:eastAsia="Aptos"/>
          <w:color w:val="000000" w:themeColor="text1"/>
          <w:sz w:val="40"/>
          <w:szCs w:val="40"/>
        </w:rPr>
        <w:br w:type="page"/>
      </w:r>
    </w:p>
    <w:p w14:paraId="17CE5995" w14:textId="77777777" w:rsidR="006F01E0" w:rsidRPr="003D1765" w:rsidRDefault="006F01E0" w:rsidP="006F01E0">
      <w:pPr>
        <w:pStyle w:val="Heading1"/>
        <w:rPr>
          <w:rFonts w:ascii="Times New Roman" w:hAnsi="Times New Roman" w:cs="Times New Roman"/>
          <w:color w:val="auto"/>
          <w:sz w:val="28"/>
          <w:szCs w:val="28"/>
        </w:rPr>
      </w:pPr>
      <w:bookmarkStart w:id="2" w:name="_Toc215671508"/>
      <w:r w:rsidRPr="004840A8">
        <w:rPr>
          <w:rStyle w:val="SectionHeadingsChar"/>
          <w:rFonts w:eastAsiaTheme="majorEastAsia"/>
          <w:color w:val="auto"/>
          <w:szCs w:val="36"/>
        </w:rPr>
        <w:t>Memorandum</w:t>
      </w:r>
      <w:bookmarkEnd w:id="2"/>
    </w:p>
    <w:p w14:paraId="624F5E67" w14:textId="77777777" w:rsidR="006F01E0" w:rsidRDefault="006F01E0" w:rsidP="006F01E0">
      <w:pPr>
        <w:pStyle w:val="SectionContent"/>
        <w:spacing w:after="120" w:line="240" w:lineRule="auto"/>
      </w:pPr>
      <w:r w:rsidRPr="0A623A82">
        <w:rPr>
          <w:b/>
          <w:bCs/>
        </w:rPr>
        <w:t>To</w:t>
      </w:r>
      <w:r>
        <w:t>: Dr. Lori Leonard, Tulsa Neighbors Market</w:t>
      </w:r>
    </w:p>
    <w:p w14:paraId="19E574E1" w14:textId="77777777" w:rsidR="006F01E0" w:rsidRDefault="006F01E0" w:rsidP="006F01E0">
      <w:pPr>
        <w:pStyle w:val="SectionContent"/>
        <w:spacing w:after="120" w:line="240" w:lineRule="auto"/>
      </w:pPr>
      <w:r w:rsidRPr="004B3B1B">
        <w:rPr>
          <w:b/>
          <w:bCs/>
        </w:rPr>
        <w:t>From</w:t>
      </w:r>
      <w:r>
        <w:t xml:space="preserve">: </w:t>
      </w:r>
      <w:r w:rsidRPr="00105DD1">
        <w:t>Anna Boevers, Trinyon Gaylor, Alexia Glory, Joe Pennington, Timothy Carlsson Seger, Jaden Worrell</w:t>
      </w:r>
    </w:p>
    <w:p w14:paraId="12C19EF4" w14:textId="77777777" w:rsidR="006F01E0" w:rsidRDefault="006F01E0" w:rsidP="006F01E0">
      <w:pPr>
        <w:pStyle w:val="SectionContent"/>
        <w:spacing w:after="120" w:line="240" w:lineRule="auto"/>
      </w:pPr>
      <w:r w:rsidRPr="004B3B1B">
        <w:rPr>
          <w:b/>
          <w:bCs/>
        </w:rPr>
        <w:t>Date</w:t>
      </w:r>
      <w:r>
        <w:t>: 24 September 2025</w:t>
      </w:r>
    </w:p>
    <w:p w14:paraId="28FBA77F" w14:textId="77777777" w:rsidR="006F01E0" w:rsidRDefault="006F01E0" w:rsidP="006F01E0">
      <w:pPr>
        <w:pStyle w:val="SectionContent"/>
        <w:spacing w:after="120" w:line="240" w:lineRule="auto"/>
      </w:pPr>
      <w:r w:rsidRPr="004B3B1B">
        <w:rPr>
          <w:b/>
          <w:bCs/>
        </w:rPr>
        <w:t>Subject</w:t>
      </w:r>
      <w:r>
        <w:t>: Milestone 1: Project Proposal – Volunteer Management System</w:t>
      </w:r>
    </w:p>
    <w:p w14:paraId="59557718" w14:textId="77777777" w:rsidR="006F01E0" w:rsidRDefault="006F01E0" w:rsidP="006F01E0">
      <w:pPr>
        <w:pStyle w:val="SectionContent"/>
        <w:spacing w:after="120" w:line="240" w:lineRule="auto"/>
        <w:rPr>
          <w:sz w:val="12"/>
          <w:szCs w:val="12"/>
        </w:rPr>
      </w:pPr>
    </w:p>
    <w:p w14:paraId="3EC6CA41" w14:textId="77777777" w:rsidR="006F01E0" w:rsidRDefault="006F01E0" w:rsidP="006F01E0">
      <w:pPr>
        <w:pStyle w:val="SectionContent"/>
        <w:spacing w:after="120" w:line="276" w:lineRule="auto"/>
        <w:rPr>
          <w:sz w:val="20"/>
          <w:szCs w:val="20"/>
        </w:rPr>
      </w:pPr>
      <w:r>
        <w:t>Director Leonard:</w:t>
      </w:r>
    </w:p>
    <w:p w14:paraId="6B4A0716" w14:textId="77777777" w:rsidR="006F01E0" w:rsidRDefault="006F01E0" w:rsidP="006F01E0">
      <w:pPr>
        <w:pStyle w:val="SectionContent"/>
        <w:spacing w:after="120" w:line="276" w:lineRule="auto"/>
        <w:rPr>
          <w:sz w:val="12"/>
          <w:szCs w:val="12"/>
        </w:rPr>
      </w:pPr>
    </w:p>
    <w:p w14:paraId="11FED147" w14:textId="77777777" w:rsidR="006F01E0" w:rsidRDefault="006F01E0" w:rsidP="006F01E0">
      <w:pPr>
        <w:pStyle w:val="SectionContent"/>
        <w:spacing w:after="120" w:line="276" w:lineRule="auto"/>
      </w:pPr>
      <w:r>
        <w:t xml:space="preserve">Our team has reviewed your proposal for a Volunteer Management System (VMS) supporting Tulsa Neighbors Market (TNM) and believe we will be able to develop a system that supports the organization’s needs. This system will be designed specifically for this project, working to increase the capacity of neighbors that can be served daily, improve volunteer retention rate through streamlined volunteer management, and increase operational capacity within TMS. </w:t>
      </w:r>
    </w:p>
    <w:p w14:paraId="77AF550D" w14:textId="77777777" w:rsidR="006F01E0" w:rsidRDefault="006F01E0" w:rsidP="006F01E0">
      <w:pPr>
        <w:pStyle w:val="SectionContent"/>
        <w:spacing w:after="120" w:line="276" w:lineRule="auto"/>
        <w:rPr>
          <w:sz w:val="12"/>
          <w:szCs w:val="12"/>
        </w:rPr>
      </w:pPr>
    </w:p>
    <w:p w14:paraId="1C5EBFC6" w14:textId="77777777" w:rsidR="006F01E0" w:rsidRDefault="006F01E0" w:rsidP="006F01E0">
      <w:pPr>
        <w:pStyle w:val="SectionContent"/>
        <w:spacing w:after="120" w:line="276" w:lineRule="auto"/>
      </w:pPr>
      <w:r>
        <w:t>Our team is here to answer any questions or concerns you may have about this project proposal. Please feel free to contact us at any time for additional information – we look forward to working with you!</w:t>
      </w:r>
    </w:p>
    <w:p w14:paraId="79EFBFB4" w14:textId="77777777" w:rsidR="006F01E0" w:rsidRDefault="006F01E0" w:rsidP="006F01E0">
      <w:pPr>
        <w:pStyle w:val="SectionContent"/>
        <w:spacing w:after="120" w:line="276" w:lineRule="auto"/>
        <w:rPr>
          <w:sz w:val="12"/>
          <w:szCs w:val="12"/>
        </w:rPr>
      </w:pPr>
    </w:p>
    <w:p w14:paraId="7D9A661B" w14:textId="77777777" w:rsidR="006F01E0" w:rsidRDefault="006F01E0" w:rsidP="006F01E0">
      <w:pPr>
        <w:pStyle w:val="SectionContent"/>
        <w:spacing w:after="120" w:line="276" w:lineRule="auto"/>
      </w:pPr>
      <w:r>
        <w:t xml:space="preserve">Best, </w:t>
      </w:r>
    </w:p>
    <w:p w14:paraId="274C149E" w14:textId="77777777" w:rsidR="006F01E0" w:rsidRDefault="006F01E0" w:rsidP="006F01E0">
      <w:pPr>
        <w:pStyle w:val="SectionContent"/>
        <w:spacing w:after="120" w:line="240" w:lineRule="auto"/>
      </w:pPr>
      <w:r w:rsidRPr="004B3B1B">
        <w:t>Anna Boevers</w:t>
      </w:r>
    </w:p>
    <w:p w14:paraId="2CBFC026" w14:textId="77777777" w:rsidR="006F01E0" w:rsidRDefault="006F01E0" w:rsidP="006F01E0">
      <w:pPr>
        <w:pStyle w:val="SectionContent"/>
        <w:spacing w:after="120" w:line="240" w:lineRule="auto"/>
      </w:pPr>
      <w:r w:rsidRPr="004B3B1B">
        <w:t>Trinyon Gaylor</w:t>
      </w:r>
    </w:p>
    <w:p w14:paraId="533B47F9" w14:textId="77777777" w:rsidR="006F01E0" w:rsidRDefault="006F01E0" w:rsidP="006F01E0">
      <w:pPr>
        <w:pStyle w:val="SectionContent"/>
        <w:spacing w:after="120" w:line="240" w:lineRule="auto"/>
      </w:pPr>
      <w:r w:rsidRPr="004B3B1B">
        <w:t>Alexia Glory</w:t>
      </w:r>
    </w:p>
    <w:p w14:paraId="2444F0F4" w14:textId="77777777" w:rsidR="006F01E0" w:rsidRDefault="006F01E0" w:rsidP="006F01E0">
      <w:pPr>
        <w:pStyle w:val="SectionContent"/>
        <w:spacing w:after="120" w:line="240" w:lineRule="auto"/>
      </w:pPr>
      <w:r w:rsidRPr="004B3B1B">
        <w:t>Joe Pennington</w:t>
      </w:r>
    </w:p>
    <w:p w14:paraId="03DC7DC9" w14:textId="77777777" w:rsidR="006F01E0" w:rsidRDefault="006F01E0" w:rsidP="006F01E0">
      <w:pPr>
        <w:pStyle w:val="SectionContent"/>
        <w:spacing w:after="120" w:line="240" w:lineRule="auto"/>
      </w:pPr>
      <w:r w:rsidRPr="004B3B1B">
        <w:t>Timothy Carlsson Seger</w:t>
      </w:r>
    </w:p>
    <w:p w14:paraId="3CD243E3" w14:textId="77777777" w:rsidR="006F01E0" w:rsidRDefault="006F01E0" w:rsidP="006F01E0">
      <w:pPr>
        <w:pStyle w:val="SectionContent"/>
        <w:spacing w:after="120" w:line="240" w:lineRule="auto"/>
      </w:pPr>
      <w:r w:rsidRPr="004B3B1B">
        <w:t xml:space="preserve">Jaden Worrell </w:t>
      </w:r>
      <w:r>
        <w:br w:type="page"/>
      </w:r>
    </w:p>
    <w:p w14:paraId="69833A52" w14:textId="77777777" w:rsidR="006F01E0" w:rsidRPr="004840A8" w:rsidRDefault="006F01E0" w:rsidP="006F01E0">
      <w:pPr>
        <w:pStyle w:val="Heading1"/>
        <w:rPr>
          <w:rFonts w:ascii="Times New Roman" w:hAnsi="Times New Roman" w:cs="Times New Roman"/>
          <w:b/>
        </w:rPr>
      </w:pPr>
      <w:bookmarkStart w:id="3" w:name="_Toc215671509"/>
      <w:r w:rsidRPr="004840A8">
        <w:rPr>
          <w:rFonts w:ascii="Times New Roman" w:hAnsi="Times New Roman" w:cs="Times New Roman"/>
          <w:b/>
          <w:color w:val="auto"/>
        </w:rPr>
        <w:t>SYSTEMS PROJECT PROPOSAL FORM</w:t>
      </w:r>
      <w:bookmarkEnd w:id="3"/>
    </w:p>
    <w:p w14:paraId="6A615A57" w14:textId="77777777" w:rsidR="006F01E0" w:rsidRPr="001D75B8" w:rsidRDefault="006F01E0" w:rsidP="006F01E0">
      <w:pPr>
        <w:rPr>
          <w:b/>
          <w:i/>
          <w:szCs w:val="20"/>
        </w:rPr>
      </w:pPr>
      <w:r w:rsidRPr="001D75B8">
        <w:rPr>
          <w:b/>
          <w:i/>
          <w:szCs w:val="20"/>
        </w:rPr>
        <w:t>Part I: To be completed by user</w:t>
      </w:r>
    </w:p>
    <w:p w14:paraId="33D3B3CB" w14:textId="77777777" w:rsidR="006F01E0" w:rsidRPr="001D75B8" w:rsidRDefault="006F01E0" w:rsidP="006F01E0">
      <w:pPr>
        <w:rPr>
          <w:szCs w:val="20"/>
        </w:rPr>
      </w:pPr>
    </w:p>
    <w:p w14:paraId="5BA533B5" w14:textId="77777777" w:rsidR="006F01E0" w:rsidRPr="001D75B8" w:rsidRDefault="006F01E0" w:rsidP="006F01E0">
      <w:pPr>
        <w:ind w:left="5040" w:hanging="5040"/>
        <w:rPr>
          <w:szCs w:val="20"/>
        </w:rPr>
      </w:pPr>
      <w:r w:rsidRPr="001D75B8">
        <w:rPr>
          <w:szCs w:val="20"/>
        </w:rPr>
        <w:t xml:space="preserve">Date submitted:  </w:t>
      </w:r>
      <w:r w:rsidRPr="001D75B8">
        <w:rPr>
          <w:szCs w:val="20"/>
          <w:u w:val="single"/>
        </w:rPr>
        <w:t>August 28, 2025</w:t>
      </w:r>
      <w:r w:rsidRPr="001D75B8">
        <w:rPr>
          <w:szCs w:val="20"/>
        </w:rPr>
        <w:tab/>
      </w:r>
      <w:r w:rsidRPr="001D75B8">
        <w:rPr>
          <w:szCs w:val="20"/>
        </w:rPr>
        <w:tab/>
        <w:t xml:space="preserve">Request for:  _____ </w:t>
      </w:r>
      <w:r w:rsidRPr="001D75B8">
        <w:rPr>
          <w:szCs w:val="20"/>
        </w:rPr>
        <w:tab/>
        <w:t xml:space="preserve">Modification </w:t>
      </w:r>
    </w:p>
    <w:p w14:paraId="6BBD9319" w14:textId="77777777" w:rsidR="006F01E0" w:rsidRPr="001D75B8" w:rsidRDefault="006F01E0" w:rsidP="006F01E0">
      <w:pPr>
        <w:ind w:left="7200" w:firstLine="720"/>
        <w:rPr>
          <w:szCs w:val="20"/>
        </w:rPr>
      </w:pPr>
      <w:r w:rsidRPr="001D75B8">
        <w:rPr>
          <w:szCs w:val="20"/>
        </w:rPr>
        <w:t>of system</w:t>
      </w:r>
    </w:p>
    <w:p w14:paraId="62C118F2" w14:textId="77777777" w:rsidR="006F01E0" w:rsidRPr="001D75B8" w:rsidRDefault="006F01E0" w:rsidP="006F01E0">
      <w:pPr>
        <w:ind w:left="6480" w:firstLine="720"/>
        <w:rPr>
          <w:szCs w:val="20"/>
        </w:rPr>
      </w:pPr>
    </w:p>
    <w:p w14:paraId="24E6E74A" w14:textId="77777777" w:rsidR="006F01E0" w:rsidRPr="001D75B8" w:rsidRDefault="006F01E0" w:rsidP="006F01E0">
      <w:pPr>
        <w:ind w:firstLine="720"/>
        <w:rPr>
          <w:szCs w:val="20"/>
        </w:rPr>
      </w:pPr>
      <w:r w:rsidRPr="001D75B8">
        <w:rPr>
          <w:szCs w:val="20"/>
        </w:rPr>
        <w:tab/>
      </w:r>
      <w:r w:rsidRPr="001D75B8">
        <w:rPr>
          <w:szCs w:val="20"/>
        </w:rPr>
        <w:tab/>
      </w:r>
      <w:r w:rsidRPr="001D75B8">
        <w:rPr>
          <w:szCs w:val="20"/>
        </w:rPr>
        <w:tab/>
      </w:r>
      <w:r w:rsidRPr="001D75B8">
        <w:rPr>
          <w:szCs w:val="20"/>
        </w:rPr>
        <w:tab/>
      </w:r>
      <w:r w:rsidRPr="001D75B8">
        <w:rPr>
          <w:szCs w:val="20"/>
        </w:rPr>
        <w:tab/>
      </w:r>
      <w:r w:rsidRPr="001D75B8">
        <w:rPr>
          <w:szCs w:val="20"/>
        </w:rPr>
        <w:tab/>
      </w:r>
      <w:r w:rsidRPr="001D75B8">
        <w:rPr>
          <w:szCs w:val="20"/>
        </w:rPr>
        <w:tab/>
      </w:r>
      <w:r w:rsidRPr="001D75B8">
        <w:rPr>
          <w:szCs w:val="20"/>
        </w:rPr>
        <w:tab/>
        <w:t xml:space="preserve">          _____   </w:t>
      </w:r>
      <w:r w:rsidRPr="001D75B8">
        <w:rPr>
          <w:szCs w:val="20"/>
        </w:rPr>
        <w:tab/>
        <w:t>Redesign of</w:t>
      </w:r>
    </w:p>
    <w:p w14:paraId="4943C086" w14:textId="77777777" w:rsidR="006F01E0" w:rsidRPr="001D75B8" w:rsidRDefault="006F01E0" w:rsidP="006F01E0">
      <w:pPr>
        <w:rPr>
          <w:szCs w:val="20"/>
        </w:rPr>
      </w:pPr>
      <w:r w:rsidRPr="001D75B8">
        <w:rPr>
          <w:szCs w:val="20"/>
        </w:rPr>
        <w:tab/>
      </w:r>
      <w:r w:rsidRPr="001D75B8">
        <w:rPr>
          <w:szCs w:val="20"/>
        </w:rPr>
        <w:tab/>
      </w:r>
      <w:r w:rsidRPr="001D75B8">
        <w:rPr>
          <w:szCs w:val="20"/>
        </w:rPr>
        <w:tab/>
      </w:r>
      <w:r w:rsidRPr="001D75B8">
        <w:rPr>
          <w:szCs w:val="20"/>
        </w:rPr>
        <w:tab/>
      </w:r>
      <w:r w:rsidRPr="001D75B8">
        <w:rPr>
          <w:szCs w:val="20"/>
        </w:rPr>
        <w:tab/>
      </w:r>
      <w:r w:rsidRPr="001D75B8">
        <w:rPr>
          <w:szCs w:val="20"/>
        </w:rPr>
        <w:tab/>
      </w:r>
      <w:r w:rsidRPr="001D75B8">
        <w:rPr>
          <w:szCs w:val="20"/>
        </w:rPr>
        <w:tab/>
      </w:r>
      <w:r w:rsidRPr="001D75B8">
        <w:rPr>
          <w:szCs w:val="20"/>
        </w:rPr>
        <w:tab/>
      </w:r>
      <w:r w:rsidRPr="001D75B8">
        <w:rPr>
          <w:szCs w:val="20"/>
        </w:rPr>
        <w:tab/>
      </w:r>
      <w:r w:rsidRPr="001D75B8">
        <w:rPr>
          <w:szCs w:val="20"/>
        </w:rPr>
        <w:tab/>
      </w:r>
      <w:r w:rsidRPr="001D75B8">
        <w:rPr>
          <w:szCs w:val="20"/>
        </w:rPr>
        <w:tab/>
        <w:t>system</w:t>
      </w:r>
    </w:p>
    <w:p w14:paraId="473DA8D3" w14:textId="77777777" w:rsidR="006F01E0" w:rsidRPr="001D75B8" w:rsidRDefault="006F01E0" w:rsidP="006F01E0">
      <w:pPr>
        <w:rPr>
          <w:szCs w:val="20"/>
        </w:rPr>
      </w:pPr>
    </w:p>
    <w:p w14:paraId="23827FD2" w14:textId="77777777" w:rsidR="006F01E0" w:rsidRPr="001D75B8" w:rsidRDefault="006F01E0" w:rsidP="006F01E0">
      <w:pPr>
        <w:rPr>
          <w:szCs w:val="20"/>
        </w:rPr>
      </w:pPr>
      <w:r w:rsidRPr="001D75B8">
        <w:rPr>
          <w:szCs w:val="20"/>
        </w:rPr>
        <w:tab/>
      </w:r>
      <w:r w:rsidRPr="001D75B8">
        <w:rPr>
          <w:szCs w:val="20"/>
        </w:rPr>
        <w:tab/>
      </w:r>
      <w:r w:rsidRPr="001D75B8">
        <w:rPr>
          <w:szCs w:val="20"/>
        </w:rPr>
        <w:tab/>
      </w:r>
      <w:r w:rsidRPr="001D75B8">
        <w:rPr>
          <w:szCs w:val="20"/>
        </w:rPr>
        <w:tab/>
      </w:r>
      <w:r w:rsidRPr="001D75B8">
        <w:rPr>
          <w:szCs w:val="20"/>
        </w:rPr>
        <w:tab/>
      </w:r>
      <w:r w:rsidRPr="001D75B8">
        <w:rPr>
          <w:szCs w:val="20"/>
        </w:rPr>
        <w:tab/>
      </w:r>
      <w:r w:rsidRPr="001D75B8">
        <w:rPr>
          <w:szCs w:val="20"/>
        </w:rPr>
        <w:tab/>
      </w:r>
      <w:r w:rsidRPr="001D75B8">
        <w:rPr>
          <w:szCs w:val="20"/>
        </w:rPr>
        <w:tab/>
        <w:t xml:space="preserve">          </w:t>
      </w:r>
      <w:r w:rsidRPr="001D75B8">
        <w:rPr>
          <w:szCs w:val="20"/>
        </w:rPr>
        <w:tab/>
        <w:t xml:space="preserve">          __</w:t>
      </w:r>
      <w:r w:rsidRPr="001D75B8">
        <w:rPr>
          <w:szCs w:val="20"/>
          <w:u w:val="single"/>
        </w:rPr>
        <w:t>X</w:t>
      </w:r>
      <w:r w:rsidRPr="001D75B8">
        <w:rPr>
          <w:szCs w:val="20"/>
        </w:rPr>
        <w:t>__</w:t>
      </w:r>
      <w:r w:rsidRPr="001D75B8">
        <w:rPr>
          <w:szCs w:val="20"/>
        </w:rPr>
        <w:tab/>
        <w:t>New System</w:t>
      </w:r>
    </w:p>
    <w:p w14:paraId="606E549C" w14:textId="77777777" w:rsidR="006F01E0" w:rsidRPr="001D75B8" w:rsidRDefault="006F01E0" w:rsidP="006F01E0">
      <w:pPr>
        <w:rPr>
          <w:szCs w:val="20"/>
        </w:rPr>
      </w:pPr>
    </w:p>
    <w:p w14:paraId="03B0BCCB" w14:textId="77777777" w:rsidR="006F01E0" w:rsidRPr="001D75B8" w:rsidRDefault="006F01E0" w:rsidP="006F01E0">
      <w:pPr>
        <w:rPr>
          <w:szCs w:val="20"/>
        </w:rPr>
      </w:pPr>
    </w:p>
    <w:p w14:paraId="2E475C3D" w14:textId="77777777" w:rsidR="006F01E0" w:rsidRPr="001D75B8" w:rsidRDefault="006F01E0" w:rsidP="006F01E0">
      <w:pPr>
        <w:rPr>
          <w:szCs w:val="20"/>
          <w:u w:val="single"/>
        </w:rPr>
      </w:pPr>
      <w:r w:rsidRPr="001D75B8">
        <w:rPr>
          <w:szCs w:val="20"/>
        </w:rPr>
        <w:t xml:space="preserve">Submitted by: </w:t>
      </w:r>
      <w:r w:rsidRPr="001D75B8">
        <w:rPr>
          <w:szCs w:val="20"/>
          <w:u w:val="single"/>
        </w:rPr>
        <w:t>Lori Leonard</w:t>
      </w:r>
      <w:r w:rsidRPr="001D75B8">
        <w:rPr>
          <w:szCs w:val="20"/>
        </w:rPr>
        <w:tab/>
      </w:r>
      <w:r w:rsidRPr="001D75B8">
        <w:rPr>
          <w:szCs w:val="20"/>
        </w:rPr>
        <w:tab/>
        <w:t xml:space="preserve">Department:  </w:t>
      </w:r>
      <w:r w:rsidRPr="001D75B8">
        <w:rPr>
          <w:szCs w:val="20"/>
          <w:u w:val="single"/>
        </w:rPr>
        <w:t>Director of Neighbors Market</w:t>
      </w:r>
    </w:p>
    <w:p w14:paraId="02AA5540" w14:textId="77777777" w:rsidR="006F01E0" w:rsidRPr="001D75B8" w:rsidRDefault="006F01E0" w:rsidP="006F01E0">
      <w:pPr>
        <w:rPr>
          <w:szCs w:val="20"/>
        </w:rPr>
      </w:pPr>
    </w:p>
    <w:p w14:paraId="5B95177E" w14:textId="77777777" w:rsidR="006F01E0" w:rsidRPr="001D75B8" w:rsidRDefault="006F01E0" w:rsidP="006F01E0">
      <w:pPr>
        <w:rPr>
          <w:szCs w:val="20"/>
        </w:rPr>
      </w:pPr>
    </w:p>
    <w:p w14:paraId="01B3332B" w14:textId="77777777" w:rsidR="006F01E0" w:rsidRPr="001D75B8" w:rsidRDefault="006F01E0" w:rsidP="006F01E0">
      <w:pPr>
        <w:spacing w:line="480" w:lineRule="auto"/>
        <w:rPr>
          <w:szCs w:val="20"/>
        </w:rPr>
      </w:pPr>
      <w:r w:rsidRPr="001D75B8">
        <w:rPr>
          <w:szCs w:val="20"/>
        </w:rPr>
        <w:t xml:space="preserve">Nature of request:  </w:t>
      </w:r>
      <w:r w:rsidRPr="001D75B8">
        <w:rPr>
          <w:szCs w:val="20"/>
          <w:u w:val="single"/>
        </w:rPr>
        <w:t>Improve the volunteer sign up and registration, as well as reporting</w:t>
      </w:r>
    </w:p>
    <w:p w14:paraId="52BE9C70" w14:textId="77777777" w:rsidR="006F01E0" w:rsidRPr="001D75B8" w:rsidRDefault="006F01E0" w:rsidP="006F01E0">
      <w:pPr>
        <w:spacing w:line="480" w:lineRule="auto"/>
        <w:rPr>
          <w:szCs w:val="20"/>
        </w:rPr>
      </w:pPr>
    </w:p>
    <w:p w14:paraId="758447C8" w14:textId="77777777" w:rsidR="006F01E0" w:rsidRPr="001D75B8" w:rsidRDefault="006F01E0" w:rsidP="006F01E0">
      <w:pPr>
        <w:spacing w:line="480" w:lineRule="auto"/>
        <w:rPr>
          <w:szCs w:val="20"/>
        </w:rPr>
      </w:pPr>
      <w:r w:rsidRPr="001D75B8">
        <w:rPr>
          <w:szCs w:val="20"/>
        </w:rPr>
        <w:t xml:space="preserve">Reason for request:  </w:t>
      </w:r>
      <w:r w:rsidRPr="001D75B8">
        <w:rPr>
          <w:szCs w:val="20"/>
          <w:u w:val="single"/>
        </w:rPr>
        <w:t xml:space="preserve">As we have more and more need to provide food to the community, we need to have ample volunteers to assist. We currently do not have enough volunteers on certain days because volunteers are unaware of the need on those days. </w:t>
      </w:r>
    </w:p>
    <w:p w14:paraId="6EC2C55B" w14:textId="77777777" w:rsidR="006F01E0" w:rsidRPr="001D75B8" w:rsidRDefault="006F01E0" w:rsidP="006F01E0">
      <w:pPr>
        <w:rPr>
          <w:szCs w:val="20"/>
        </w:rPr>
      </w:pPr>
    </w:p>
    <w:p w14:paraId="411A1E15" w14:textId="77777777" w:rsidR="006F01E0" w:rsidRPr="001D75B8" w:rsidRDefault="006F01E0" w:rsidP="006F01E0">
      <w:pPr>
        <w:rPr>
          <w:szCs w:val="20"/>
        </w:rPr>
      </w:pPr>
    </w:p>
    <w:p w14:paraId="2200E65F" w14:textId="77777777" w:rsidR="006F01E0" w:rsidRPr="001D75B8" w:rsidRDefault="006F01E0" w:rsidP="006F01E0">
      <w:pPr>
        <w:rPr>
          <w:szCs w:val="20"/>
        </w:rPr>
      </w:pPr>
    </w:p>
    <w:p w14:paraId="17927CB7" w14:textId="77777777" w:rsidR="006F01E0" w:rsidRPr="004840A8" w:rsidRDefault="006F01E0" w:rsidP="006F01E0">
      <w:pPr>
        <w:rPr>
          <w:b/>
          <w:i/>
        </w:rPr>
      </w:pPr>
      <w:r w:rsidRPr="004840A8">
        <w:rPr>
          <w:b/>
          <w:i/>
        </w:rPr>
        <w:t>Part II: To be completed by the systems analyst</w:t>
      </w:r>
    </w:p>
    <w:p w14:paraId="69C746C7" w14:textId="77777777" w:rsidR="006F01E0" w:rsidRPr="001D75B8" w:rsidRDefault="006F01E0" w:rsidP="006F01E0">
      <w:pPr>
        <w:rPr>
          <w:szCs w:val="20"/>
        </w:rPr>
      </w:pPr>
    </w:p>
    <w:p w14:paraId="1CF33961" w14:textId="77777777" w:rsidR="006F01E0" w:rsidRPr="001D75B8" w:rsidRDefault="006F01E0" w:rsidP="006F01E0">
      <w:pPr>
        <w:rPr>
          <w:szCs w:val="20"/>
        </w:rPr>
      </w:pPr>
      <w:r w:rsidRPr="001D75B8">
        <w:rPr>
          <w:szCs w:val="20"/>
        </w:rPr>
        <w:t>Systems work required:</w:t>
      </w:r>
      <w:r w:rsidRPr="001D75B8">
        <w:rPr>
          <w:szCs w:val="20"/>
        </w:rPr>
        <w:tab/>
        <w:t>____  Minor</w:t>
      </w:r>
      <w:r w:rsidRPr="001D75B8">
        <w:rPr>
          <w:szCs w:val="20"/>
        </w:rPr>
        <w:tab/>
      </w:r>
      <w:r w:rsidRPr="001D75B8">
        <w:rPr>
          <w:szCs w:val="20"/>
        </w:rPr>
        <w:tab/>
        <w:t>____ Moderate</w:t>
      </w:r>
      <w:r w:rsidRPr="001D75B8">
        <w:rPr>
          <w:szCs w:val="20"/>
        </w:rPr>
        <w:tab/>
        <w:t>__</w:t>
      </w:r>
      <w:r w:rsidRPr="00CA57E6">
        <w:rPr>
          <w:szCs w:val="20"/>
          <w:u w:val="single"/>
        </w:rPr>
        <w:t>X</w:t>
      </w:r>
      <w:r w:rsidRPr="001D75B8">
        <w:rPr>
          <w:szCs w:val="20"/>
        </w:rPr>
        <w:t>__ Major</w:t>
      </w:r>
    </w:p>
    <w:p w14:paraId="39ED0618" w14:textId="77777777" w:rsidR="006F01E0" w:rsidRPr="001D75B8" w:rsidRDefault="006F01E0" w:rsidP="006F01E0">
      <w:pPr>
        <w:rPr>
          <w:szCs w:val="20"/>
        </w:rPr>
      </w:pPr>
    </w:p>
    <w:p w14:paraId="550FA7FA" w14:textId="77777777" w:rsidR="006F01E0" w:rsidRPr="001D75B8" w:rsidRDefault="006F01E0" w:rsidP="006F01E0">
      <w:pPr>
        <w:rPr>
          <w:szCs w:val="20"/>
        </w:rPr>
      </w:pPr>
      <w:r w:rsidRPr="001D75B8">
        <w:rPr>
          <w:szCs w:val="20"/>
        </w:rPr>
        <w:t>Implementation will require:</w:t>
      </w:r>
      <w:r w:rsidRPr="001D75B8">
        <w:rPr>
          <w:szCs w:val="20"/>
        </w:rPr>
        <w:tab/>
        <w:t>__</w:t>
      </w:r>
      <w:r w:rsidRPr="00CA57E6">
        <w:rPr>
          <w:szCs w:val="20"/>
          <w:u w:val="single"/>
        </w:rPr>
        <w:t>X</w:t>
      </w:r>
      <w:r w:rsidRPr="001D75B8">
        <w:rPr>
          <w:szCs w:val="20"/>
        </w:rPr>
        <w:t>__ Software</w:t>
      </w:r>
      <w:r w:rsidRPr="001D75B8">
        <w:rPr>
          <w:szCs w:val="20"/>
        </w:rPr>
        <w:tab/>
        <w:t>____ Hardware</w:t>
      </w:r>
      <w:r w:rsidRPr="001D75B8">
        <w:rPr>
          <w:szCs w:val="20"/>
        </w:rPr>
        <w:tab/>
        <w:t>____ Personnel</w:t>
      </w:r>
    </w:p>
    <w:p w14:paraId="54ABF2D1" w14:textId="77777777" w:rsidR="006F01E0" w:rsidRPr="001D75B8" w:rsidRDefault="006F01E0" w:rsidP="006F01E0">
      <w:pPr>
        <w:rPr>
          <w:szCs w:val="20"/>
        </w:rPr>
      </w:pPr>
    </w:p>
    <w:p w14:paraId="638F2353" w14:textId="77777777" w:rsidR="006F01E0" w:rsidRPr="001D75B8" w:rsidRDefault="006F01E0" w:rsidP="006F01E0">
      <w:pPr>
        <w:rPr>
          <w:szCs w:val="20"/>
        </w:rPr>
      </w:pPr>
      <w:r w:rsidRPr="001D75B8">
        <w:rPr>
          <w:szCs w:val="20"/>
        </w:rPr>
        <w:t>New resources required:</w:t>
      </w:r>
      <w:r w:rsidRPr="001D75B8">
        <w:rPr>
          <w:szCs w:val="20"/>
        </w:rPr>
        <w:tab/>
        <w:t>__</w:t>
      </w:r>
      <w:r w:rsidRPr="000B14B0">
        <w:rPr>
          <w:szCs w:val="20"/>
          <w:u w:val="single"/>
        </w:rPr>
        <w:t>X</w:t>
      </w:r>
      <w:r w:rsidRPr="001D75B8">
        <w:rPr>
          <w:szCs w:val="20"/>
        </w:rPr>
        <w:t>__ Minor</w:t>
      </w:r>
      <w:r w:rsidRPr="001D75B8">
        <w:rPr>
          <w:szCs w:val="20"/>
        </w:rPr>
        <w:tab/>
      </w:r>
      <w:r w:rsidRPr="001D75B8">
        <w:rPr>
          <w:szCs w:val="20"/>
        </w:rPr>
        <w:tab/>
        <w:t>____ Moderate</w:t>
      </w:r>
      <w:r w:rsidRPr="001D75B8">
        <w:rPr>
          <w:szCs w:val="20"/>
        </w:rPr>
        <w:tab/>
        <w:t>____ Major</w:t>
      </w:r>
    </w:p>
    <w:p w14:paraId="054B1A79" w14:textId="77777777" w:rsidR="006F01E0" w:rsidRPr="001D75B8" w:rsidRDefault="006F01E0" w:rsidP="006F01E0">
      <w:pPr>
        <w:rPr>
          <w:szCs w:val="20"/>
        </w:rPr>
      </w:pPr>
    </w:p>
    <w:p w14:paraId="2D4335FA" w14:textId="77777777" w:rsidR="006F01E0" w:rsidRPr="001D75B8" w:rsidRDefault="006F01E0" w:rsidP="006F01E0">
      <w:pPr>
        <w:rPr>
          <w:szCs w:val="20"/>
        </w:rPr>
      </w:pPr>
      <w:r w:rsidRPr="001D75B8">
        <w:rPr>
          <w:szCs w:val="20"/>
        </w:rPr>
        <w:t>Feasibility factors score:</w:t>
      </w:r>
      <w:r>
        <w:rPr>
          <w:szCs w:val="20"/>
        </w:rPr>
        <w:t xml:space="preserve"> </w:t>
      </w:r>
      <w:r w:rsidRPr="001D75B8">
        <w:rPr>
          <w:szCs w:val="20"/>
        </w:rPr>
        <w:t xml:space="preserve">T </w:t>
      </w:r>
      <w:r>
        <w:rPr>
          <w:szCs w:val="20"/>
        </w:rPr>
        <w:t xml:space="preserve">  </w:t>
      </w:r>
      <w:r w:rsidRPr="009E1DB6">
        <w:rPr>
          <w:szCs w:val="20"/>
          <w:u w:val="single"/>
        </w:rPr>
        <w:t>9</w:t>
      </w:r>
      <w:r>
        <w:rPr>
          <w:szCs w:val="20"/>
          <w:u w:val="single"/>
        </w:rPr>
        <w:t>/10</w:t>
      </w:r>
      <w:r w:rsidRPr="001D75B8">
        <w:rPr>
          <w:szCs w:val="20"/>
        </w:rPr>
        <w:tab/>
        <w:t xml:space="preserve">E </w:t>
      </w:r>
      <w:r>
        <w:rPr>
          <w:szCs w:val="20"/>
        </w:rPr>
        <w:t xml:space="preserve">  </w:t>
      </w:r>
      <w:r w:rsidRPr="009E1DB6">
        <w:rPr>
          <w:szCs w:val="20"/>
          <w:u w:val="single"/>
        </w:rPr>
        <w:t>10</w:t>
      </w:r>
      <w:r>
        <w:rPr>
          <w:szCs w:val="20"/>
          <w:u w:val="single"/>
        </w:rPr>
        <w:t>/10</w:t>
      </w:r>
      <w:r w:rsidRPr="001D75B8">
        <w:rPr>
          <w:szCs w:val="20"/>
        </w:rPr>
        <w:tab/>
        <w:t xml:space="preserve">L </w:t>
      </w:r>
      <w:r>
        <w:rPr>
          <w:szCs w:val="20"/>
        </w:rPr>
        <w:t xml:space="preserve">  </w:t>
      </w:r>
      <w:r w:rsidRPr="009E1DB6">
        <w:rPr>
          <w:szCs w:val="20"/>
          <w:u w:val="single"/>
        </w:rPr>
        <w:t>9</w:t>
      </w:r>
      <w:r>
        <w:rPr>
          <w:szCs w:val="20"/>
          <w:u w:val="single"/>
        </w:rPr>
        <w:t>/10</w:t>
      </w:r>
      <w:r w:rsidRPr="001D75B8">
        <w:rPr>
          <w:szCs w:val="20"/>
        </w:rPr>
        <w:tab/>
        <w:t xml:space="preserve">O </w:t>
      </w:r>
      <w:r>
        <w:rPr>
          <w:szCs w:val="20"/>
        </w:rPr>
        <w:t xml:space="preserve">  </w:t>
      </w:r>
      <w:r w:rsidRPr="009E1DB6">
        <w:rPr>
          <w:szCs w:val="20"/>
          <w:u w:val="single"/>
        </w:rPr>
        <w:t>8</w:t>
      </w:r>
      <w:r>
        <w:rPr>
          <w:szCs w:val="20"/>
          <w:u w:val="single"/>
        </w:rPr>
        <w:t>/10</w:t>
      </w:r>
      <w:r w:rsidRPr="001D75B8">
        <w:rPr>
          <w:szCs w:val="20"/>
        </w:rPr>
        <w:tab/>
        <w:t xml:space="preserve">S </w:t>
      </w:r>
      <w:r>
        <w:rPr>
          <w:szCs w:val="20"/>
        </w:rPr>
        <w:t xml:space="preserve">  </w:t>
      </w:r>
      <w:r w:rsidRPr="009E1DB6">
        <w:rPr>
          <w:szCs w:val="20"/>
          <w:u w:val="single"/>
        </w:rPr>
        <w:t>10</w:t>
      </w:r>
      <w:r>
        <w:rPr>
          <w:szCs w:val="20"/>
          <w:u w:val="single"/>
        </w:rPr>
        <w:t>/10</w:t>
      </w:r>
      <w:r w:rsidRPr="001D75B8">
        <w:rPr>
          <w:szCs w:val="20"/>
        </w:rPr>
        <w:tab/>
      </w:r>
    </w:p>
    <w:p w14:paraId="067A7D22" w14:textId="77777777" w:rsidR="006F01E0" w:rsidRPr="001D75B8" w:rsidRDefault="006F01E0" w:rsidP="006F01E0">
      <w:pPr>
        <w:rPr>
          <w:szCs w:val="20"/>
        </w:rPr>
      </w:pPr>
    </w:p>
    <w:p w14:paraId="241F3581" w14:textId="77777777" w:rsidR="006F01E0" w:rsidRPr="001D75B8" w:rsidRDefault="006F01E0" w:rsidP="006F01E0">
      <w:r w:rsidRPr="0A623A82">
        <w:t>Strategic factors score:</w:t>
      </w:r>
      <w:r w:rsidRPr="001D75B8">
        <w:rPr>
          <w:szCs w:val="20"/>
        </w:rPr>
        <w:tab/>
      </w:r>
      <w:r w:rsidRPr="0A623A82">
        <w:t xml:space="preserve">P </w:t>
      </w:r>
      <w:r w:rsidRPr="0A623A82">
        <w:rPr>
          <w:u w:val="single"/>
        </w:rPr>
        <w:t>10/10</w:t>
      </w:r>
      <w:r w:rsidRPr="001D75B8">
        <w:rPr>
          <w:szCs w:val="20"/>
        </w:rPr>
        <w:tab/>
      </w:r>
      <w:r w:rsidRPr="001D75B8">
        <w:rPr>
          <w:szCs w:val="20"/>
        </w:rPr>
        <w:tab/>
      </w:r>
      <w:r w:rsidRPr="0A623A82">
        <w:t xml:space="preserve">D   </w:t>
      </w:r>
      <w:r w:rsidRPr="0A623A82">
        <w:rPr>
          <w:u w:val="single"/>
        </w:rPr>
        <w:t>5/10</w:t>
      </w:r>
      <w:r>
        <w:rPr>
          <w:szCs w:val="20"/>
        </w:rPr>
        <w:tab/>
      </w:r>
      <w:r w:rsidRPr="0A623A82">
        <w:t xml:space="preserve"> </w:t>
      </w:r>
      <w:r w:rsidRPr="001D75B8">
        <w:rPr>
          <w:szCs w:val="20"/>
        </w:rPr>
        <w:tab/>
      </w:r>
      <w:r w:rsidRPr="0A623A82">
        <w:t xml:space="preserve">M   </w:t>
      </w:r>
      <w:r w:rsidRPr="0A623A82">
        <w:rPr>
          <w:u w:val="single"/>
        </w:rPr>
        <w:t>10/10</w:t>
      </w:r>
    </w:p>
    <w:p w14:paraId="5C545986" w14:textId="77777777" w:rsidR="006F01E0" w:rsidRPr="00C66E9D" w:rsidRDefault="006F01E0" w:rsidP="006F01E0">
      <w:pPr>
        <w:rPr>
          <w:rFonts w:eastAsia="Aptos"/>
          <w:color w:val="000000" w:themeColor="text1"/>
          <w:sz w:val="40"/>
          <w:szCs w:val="40"/>
        </w:rPr>
      </w:pPr>
      <w:r w:rsidRPr="00C66E9D">
        <w:rPr>
          <w:rFonts w:eastAsia="Aptos"/>
          <w:color w:val="000000" w:themeColor="text1"/>
          <w:sz w:val="40"/>
          <w:szCs w:val="40"/>
        </w:rPr>
        <w:br w:type="page"/>
      </w:r>
    </w:p>
    <w:p w14:paraId="2AFB4458" w14:textId="77777777" w:rsidR="006F01E0" w:rsidRPr="004840A8" w:rsidRDefault="006F01E0" w:rsidP="006F01E0">
      <w:pPr>
        <w:pStyle w:val="Heading1"/>
        <w:rPr>
          <w:rFonts w:ascii="Times New Roman" w:hAnsi="Times New Roman" w:cs="Times New Roman"/>
          <w:b/>
          <w:color w:val="auto"/>
        </w:rPr>
      </w:pPr>
      <w:bookmarkStart w:id="4" w:name="_Toc215671510"/>
      <w:r w:rsidRPr="004840A8">
        <w:rPr>
          <w:rFonts w:ascii="Times New Roman" w:hAnsi="Times New Roman" w:cs="Times New Roman"/>
          <w:b/>
          <w:color w:val="auto"/>
        </w:rPr>
        <w:t>Statement of Scope</w:t>
      </w:r>
      <w:bookmarkEnd w:id="4"/>
    </w:p>
    <w:p w14:paraId="0479B592" w14:textId="77777777" w:rsidR="006F01E0" w:rsidRPr="00DA335A" w:rsidRDefault="006F01E0" w:rsidP="006F01E0">
      <w:pPr>
        <w:pStyle w:val="Heading2"/>
        <w:rPr>
          <w:rFonts w:ascii="Times New Roman" w:hAnsi="Times New Roman" w:cs="Times New Roman"/>
          <w:i/>
          <w:color w:val="auto"/>
        </w:rPr>
      </w:pPr>
      <w:bookmarkStart w:id="5" w:name="_Toc211176350"/>
      <w:bookmarkStart w:id="6" w:name="_Toc211182746"/>
      <w:bookmarkStart w:id="7" w:name="_Toc213618843"/>
      <w:bookmarkStart w:id="8" w:name="_Toc215649026"/>
      <w:bookmarkStart w:id="9" w:name="_Toc215649198"/>
      <w:bookmarkStart w:id="10" w:name="_Toc215671511"/>
      <w:r w:rsidRPr="00DA335A">
        <w:rPr>
          <w:rFonts w:ascii="Times New Roman" w:hAnsi="Times New Roman" w:cs="Times New Roman"/>
          <w:i/>
          <w:color w:val="auto"/>
        </w:rPr>
        <w:t>General Project Information</w:t>
      </w:r>
      <w:bookmarkEnd w:id="5"/>
      <w:bookmarkEnd w:id="6"/>
      <w:bookmarkEnd w:id="7"/>
      <w:bookmarkEnd w:id="8"/>
      <w:bookmarkEnd w:id="9"/>
      <w:bookmarkEnd w:id="10"/>
    </w:p>
    <w:p w14:paraId="4C374E19" w14:textId="77777777" w:rsidR="006F01E0" w:rsidRPr="00C66E9D" w:rsidRDefault="006F01E0" w:rsidP="006F01E0">
      <w:pPr>
        <w:pStyle w:val="SectionContent"/>
        <w:numPr>
          <w:ilvl w:val="0"/>
          <w:numId w:val="7"/>
        </w:numPr>
        <w:spacing w:before="0" w:after="0"/>
      </w:pPr>
      <w:r w:rsidRPr="009D43AB">
        <w:rPr>
          <w:b/>
          <w:bCs/>
        </w:rPr>
        <w:t>Project Name</w:t>
      </w:r>
      <w:r w:rsidRPr="00C66E9D">
        <w:t>: Volunteer Management System</w:t>
      </w:r>
    </w:p>
    <w:p w14:paraId="00BBE76F" w14:textId="77777777" w:rsidR="006F01E0" w:rsidRPr="00C66E9D" w:rsidRDefault="006F01E0" w:rsidP="006F01E0">
      <w:pPr>
        <w:pStyle w:val="SectionContent"/>
        <w:numPr>
          <w:ilvl w:val="0"/>
          <w:numId w:val="7"/>
        </w:numPr>
        <w:spacing w:before="0" w:after="0"/>
      </w:pPr>
      <w:r w:rsidRPr="009D43AB">
        <w:rPr>
          <w:b/>
          <w:bCs/>
        </w:rPr>
        <w:t>Sponsor</w:t>
      </w:r>
      <w:r w:rsidRPr="00C66E9D">
        <w:t>: Dr. Lori Leonard</w:t>
      </w:r>
    </w:p>
    <w:p w14:paraId="43AA3257" w14:textId="77777777" w:rsidR="006F01E0" w:rsidRPr="00C66E9D" w:rsidRDefault="006F01E0" w:rsidP="006F01E0">
      <w:pPr>
        <w:pStyle w:val="SectionContent"/>
        <w:numPr>
          <w:ilvl w:val="0"/>
          <w:numId w:val="7"/>
        </w:numPr>
        <w:spacing w:before="0"/>
      </w:pPr>
      <w:r w:rsidRPr="009D43AB">
        <w:rPr>
          <w:b/>
          <w:bCs/>
        </w:rPr>
        <w:t>Team Members</w:t>
      </w:r>
      <w:r w:rsidRPr="00C66E9D">
        <w:t>: Anna Boevers, Trinyon Gaylor, Alexia Glory, Timothy Carlsson Seger, Joe Pennington and Jaden Worrell</w:t>
      </w:r>
    </w:p>
    <w:p w14:paraId="735A031A" w14:textId="77777777" w:rsidR="006F01E0" w:rsidRPr="004840A8" w:rsidRDefault="006F01E0" w:rsidP="006F01E0">
      <w:pPr>
        <w:pStyle w:val="Heading2"/>
        <w:rPr>
          <w:rFonts w:ascii="Times New Roman" w:eastAsiaTheme="minorHAnsi" w:hAnsi="Times New Roman" w:cs="Times New Roman"/>
          <w:i/>
          <w:color w:val="auto"/>
          <w:szCs w:val="24"/>
        </w:rPr>
      </w:pPr>
      <w:bookmarkStart w:id="11" w:name="_Toc211176351"/>
      <w:bookmarkStart w:id="12" w:name="_Toc211182747"/>
      <w:bookmarkStart w:id="13" w:name="_Toc213618844"/>
      <w:bookmarkStart w:id="14" w:name="_Toc215649027"/>
      <w:bookmarkStart w:id="15" w:name="_Toc215649199"/>
      <w:bookmarkStart w:id="16" w:name="_Toc215671512"/>
      <w:r w:rsidRPr="004840A8">
        <w:rPr>
          <w:rFonts w:ascii="Times New Roman" w:eastAsiaTheme="minorHAnsi" w:hAnsi="Times New Roman" w:cs="Times New Roman"/>
          <w:i/>
          <w:color w:val="auto"/>
          <w:szCs w:val="24"/>
        </w:rPr>
        <w:t>Opportunity/Problem Statement</w:t>
      </w:r>
      <w:bookmarkEnd w:id="11"/>
      <w:bookmarkEnd w:id="12"/>
      <w:bookmarkEnd w:id="13"/>
      <w:bookmarkEnd w:id="14"/>
      <w:bookmarkEnd w:id="15"/>
      <w:bookmarkEnd w:id="16"/>
    </w:p>
    <w:p w14:paraId="5F35FD65" w14:textId="3091A12C" w:rsidR="006F01E0" w:rsidRDefault="006F01E0" w:rsidP="006F01E0">
      <w:pPr>
        <w:pStyle w:val="SectionContent"/>
      </w:pPr>
      <w:r w:rsidRPr="1EACC49B">
        <w:rPr>
          <w:b/>
          <w:bCs/>
        </w:rPr>
        <w:t>Problems</w:t>
      </w:r>
      <w:r w:rsidRPr="00ED218E">
        <w:t>:</w:t>
      </w:r>
      <w:r>
        <w:t xml:space="preserve"> </w:t>
      </w:r>
      <w:r w:rsidRPr="00C66E9D">
        <w:t xml:space="preserve">Lack of consistency in </w:t>
      </w:r>
      <w:r>
        <w:t>number</w:t>
      </w:r>
      <w:r w:rsidRPr="00C66E9D">
        <w:t xml:space="preserve"> of volunteers on any given day; volunteers cannot sign up for shifts beforehand; difficulty managing volunteers; volume of neighbors often more than can be assisted; volunteers become discouraged</w:t>
      </w:r>
      <w:r>
        <w:t xml:space="preserve">. </w:t>
      </w:r>
    </w:p>
    <w:p w14:paraId="3546FCC2" w14:textId="0D97FE30" w:rsidR="006F01E0" w:rsidRPr="00C66E9D" w:rsidRDefault="006F01E0" w:rsidP="006F01E0">
      <w:pPr>
        <w:pStyle w:val="SectionContent"/>
      </w:pPr>
      <w:r w:rsidRPr="003D1765">
        <w:rPr>
          <w:b/>
        </w:rPr>
        <w:t>Opportunities:</w:t>
      </w:r>
      <w:r w:rsidRPr="003D1765">
        <w:t xml:space="preserve"> Improved volunteer retention rate because of workload being distributed more equally</w:t>
      </w:r>
      <w:r w:rsidRPr="003D1765" w:rsidDel="00C2238F">
        <w:t xml:space="preserve">; </w:t>
      </w:r>
      <w:r w:rsidRPr="003D1765">
        <w:t>increased morale for volunteers as they won’t be treated as poorly if there are enough volunteers to service all neighbors</w:t>
      </w:r>
      <w:r>
        <w:t>;</w:t>
      </w:r>
      <w:r w:rsidRPr="0062121A">
        <w:t xml:space="preserve"> </w:t>
      </w:r>
      <w:r w:rsidRPr="00C66E9D">
        <w:t>opportunity for information system overhaul</w:t>
      </w:r>
      <w:r>
        <w:t>.</w:t>
      </w:r>
    </w:p>
    <w:p w14:paraId="7F5B7BFC" w14:textId="77777777" w:rsidR="006F01E0" w:rsidRPr="004840A8" w:rsidRDefault="006F01E0" w:rsidP="006F01E0">
      <w:pPr>
        <w:pStyle w:val="Heading2"/>
        <w:rPr>
          <w:rFonts w:ascii="Times New Roman" w:hAnsi="Times New Roman" w:cs="Times New Roman"/>
          <w:i/>
          <w:color w:val="auto"/>
        </w:rPr>
      </w:pPr>
      <w:bookmarkStart w:id="17" w:name="_Toc211176352"/>
      <w:bookmarkStart w:id="18" w:name="_Toc211182748"/>
      <w:bookmarkStart w:id="19" w:name="_Toc213618845"/>
      <w:bookmarkStart w:id="20" w:name="_Toc215649028"/>
      <w:bookmarkStart w:id="21" w:name="_Toc215649200"/>
      <w:bookmarkStart w:id="22" w:name="_Toc215671513"/>
      <w:r w:rsidRPr="004840A8">
        <w:rPr>
          <w:rFonts w:ascii="Times New Roman" w:hAnsi="Times New Roman" w:cs="Times New Roman"/>
          <w:i/>
          <w:color w:val="auto"/>
        </w:rPr>
        <w:t>Project Objectives</w:t>
      </w:r>
      <w:bookmarkEnd w:id="17"/>
      <w:bookmarkEnd w:id="18"/>
      <w:bookmarkEnd w:id="19"/>
      <w:bookmarkEnd w:id="20"/>
      <w:bookmarkEnd w:id="21"/>
      <w:bookmarkEnd w:id="22"/>
    </w:p>
    <w:p w14:paraId="73B066C2" w14:textId="77777777" w:rsidR="006F01E0" w:rsidRPr="003D1765" w:rsidRDefault="006F01E0" w:rsidP="006F01E0">
      <w:pPr>
        <w:pStyle w:val="SectionContent"/>
        <w:numPr>
          <w:ilvl w:val="0"/>
          <w:numId w:val="7"/>
        </w:numPr>
        <w:spacing w:before="0" w:after="0"/>
      </w:pPr>
      <w:r w:rsidRPr="003D1765">
        <w:t>Increased capacity of the number of neighbors that can be served daily</w:t>
      </w:r>
    </w:p>
    <w:p w14:paraId="61571710" w14:textId="38F8B8B1" w:rsidR="006F01E0" w:rsidRPr="003D1765" w:rsidRDefault="006F01E0" w:rsidP="006F01E0">
      <w:pPr>
        <w:pStyle w:val="SectionContent"/>
        <w:numPr>
          <w:ilvl w:val="0"/>
          <w:numId w:val="7"/>
        </w:numPr>
        <w:spacing w:before="0" w:after="0"/>
      </w:pPr>
      <w:r w:rsidRPr="003D1765">
        <w:t>Decreased waiting times for neighbors that come to the market</w:t>
      </w:r>
    </w:p>
    <w:p w14:paraId="651CA2AB" w14:textId="77777777" w:rsidR="006F01E0" w:rsidRPr="003D1765" w:rsidRDefault="006F01E0" w:rsidP="006F01E0">
      <w:pPr>
        <w:pStyle w:val="SectionContent"/>
        <w:numPr>
          <w:ilvl w:val="0"/>
          <w:numId w:val="7"/>
        </w:numPr>
        <w:spacing w:before="0" w:after="0"/>
      </w:pPr>
      <w:r w:rsidRPr="003D1765">
        <w:t>Decreased number of volunteers that leave due to stress/discomfort</w:t>
      </w:r>
    </w:p>
    <w:p w14:paraId="16995C81" w14:textId="77777777" w:rsidR="006F01E0" w:rsidRDefault="006F01E0" w:rsidP="006F01E0">
      <w:pPr>
        <w:pStyle w:val="SectionContent"/>
        <w:numPr>
          <w:ilvl w:val="0"/>
          <w:numId w:val="7"/>
        </w:numPr>
        <w:spacing w:before="0" w:after="0"/>
      </w:pPr>
      <w:r w:rsidRPr="003D1765">
        <w:t>Allowing TNM to remain operational and continue serving the community</w:t>
      </w:r>
    </w:p>
    <w:p w14:paraId="147E874D" w14:textId="465C8CBB" w:rsidR="006F01E0" w:rsidRPr="003D1765" w:rsidRDefault="2E8249D9" w:rsidP="006F01E0">
      <w:pPr>
        <w:pStyle w:val="SectionContent"/>
        <w:numPr>
          <w:ilvl w:val="0"/>
          <w:numId w:val="7"/>
        </w:numPr>
        <w:spacing w:before="0" w:after="0"/>
      </w:pPr>
      <w:r>
        <w:t>Allowing TNM to have 20 volunteers per shift</w:t>
      </w:r>
    </w:p>
    <w:p w14:paraId="55193E8F" w14:textId="77777777" w:rsidR="006F01E0" w:rsidRPr="004840A8" w:rsidRDefault="006F01E0" w:rsidP="006F01E0">
      <w:pPr>
        <w:pStyle w:val="Heading2"/>
        <w:rPr>
          <w:rFonts w:ascii="Times New Roman" w:hAnsi="Times New Roman" w:cs="Times New Roman"/>
          <w:i/>
          <w:color w:val="auto"/>
        </w:rPr>
      </w:pPr>
      <w:bookmarkStart w:id="23" w:name="_Toc211176353"/>
      <w:bookmarkStart w:id="24" w:name="_Toc211182749"/>
      <w:bookmarkStart w:id="25" w:name="_Toc213618846"/>
      <w:bookmarkStart w:id="26" w:name="_Toc215649029"/>
      <w:bookmarkStart w:id="27" w:name="_Toc215649201"/>
      <w:bookmarkStart w:id="28" w:name="_Toc215671514"/>
      <w:r w:rsidRPr="004840A8">
        <w:rPr>
          <w:rFonts w:ascii="Times New Roman" w:hAnsi="Times New Roman" w:cs="Times New Roman"/>
          <w:i/>
          <w:color w:val="auto"/>
        </w:rPr>
        <w:t>Project Description</w:t>
      </w:r>
      <w:bookmarkEnd w:id="23"/>
      <w:bookmarkEnd w:id="24"/>
      <w:bookmarkEnd w:id="25"/>
      <w:bookmarkEnd w:id="26"/>
      <w:bookmarkEnd w:id="27"/>
      <w:bookmarkEnd w:id="28"/>
    </w:p>
    <w:p w14:paraId="4481C685" w14:textId="5B852638" w:rsidR="006F01E0" w:rsidRPr="00C66E9D" w:rsidRDefault="006F01E0" w:rsidP="006F01E0">
      <w:pPr>
        <w:pStyle w:val="SectionContent"/>
      </w:pPr>
      <w:r w:rsidRPr="00C66E9D">
        <w:t xml:space="preserve">The goal of this project is to develop a Volunteer Management System (VMS) to cure the ailments plaguing the current system (or lack thereof). This new system will allow the director to ensure that the required number of volunteers is present each day, and that volunteers don’t feel too overwhelmed by being understaffed. Furthermore, the data acquired from utilizing this system can be used to generate reports that will help the director to find the optimal number of volunteers for each day. </w:t>
      </w:r>
      <w:r>
        <w:t>By making these backend enhancements, the neighbors will receive better.</w:t>
      </w:r>
    </w:p>
    <w:p w14:paraId="41A9BC99" w14:textId="77777777" w:rsidR="006F01E0" w:rsidRPr="004840A8" w:rsidRDefault="006F01E0" w:rsidP="006F01E0">
      <w:pPr>
        <w:pStyle w:val="Heading2"/>
        <w:rPr>
          <w:rFonts w:ascii="Times New Roman" w:hAnsi="Times New Roman" w:cs="Times New Roman"/>
          <w:i/>
          <w:color w:val="auto"/>
        </w:rPr>
      </w:pPr>
      <w:bookmarkStart w:id="29" w:name="_Toc211176354"/>
      <w:bookmarkStart w:id="30" w:name="_Toc211182750"/>
      <w:bookmarkStart w:id="31" w:name="_Toc213618847"/>
      <w:bookmarkStart w:id="32" w:name="_Toc215649030"/>
      <w:bookmarkStart w:id="33" w:name="_Toc215649202"/>
      <w:bookmarkStart w:id="34" w:name="_Toc215671515"/>
      <w:r w:rsidRPr="004840A8">
        <w:rPr>
          <w:rFonts w:ascii="Times New Roman" w:hAnsi="Times New Roman" w:cs="Times New Roman"/>
          <w:i/>
          <w:color w:val="auto"/>
        </w:rPr>
        <w:t>Affected Users</w:t>
      </w:r>
      <w:bookmarkEnd w:id="29"/>
      <w:bookmarkEnd w:id="30"/>
      <w:bookmarkEnd w:id="31"/>
      <w:bookmarkEnd w:id="32"/>
      <w:bookmarkEnd w:id="33"/>
      <w:bookmarkEnd w:id="34"/>
    </w:p>
    <w:p w14:paraId="27B52315" w14:textId="477722DF" w:rsidR="006F01E0" w:rsidRDefault="006F01E0" w:rsidP="006F01E0">
      <w:pPr>
        <w:pStyle w:val="SectionContent"/>
        <w:numPr>
          <w:ilvl w:val="0"/>
          <w:numId w:val="7"/>
        </w:numPr>
        <w:spacing w:before="0" w:after="0"/>
      </w:pPr>
      <w:r w:rsidRPr="0A623A82">
        <w:rPr>
          <w:b/>
          <w:bCs/>
        </w:rPr>
        <w:t>Direct</w:t>
      </w:r>
      <w:r>
        <w:t>: Director, current/future volunteers, and volunteer coordinator</w:t>
      </w:r>
    </w:p>
    <w:p w14:paraId="6B0FACE0" w14:textId="77777777" w:rsidR="006F01E0" w:rsidRPr="003D1765" w:rsidRDefault="006F01E0" w:rsidP="006F01E0">
      <w:pPr>
        <w:pStyle w:val="SectionContent"/>
        <w:numPr>
          <w:ilvl w:val="0"/>
          <w:numId w:val="7"/>
        </w:numPr>
        <w:spacing w:before="0" w:after="0"/>
      </w:pPr>
      <w:r w:rsidRPr="003D1765">
        <w:rPr>
          <w:b/>
        </w:rPr>
        <w:t>Indirect</w:t>
      </w:r>
      <w:r w:rsidRPr="003D1765">
        <w:t xml:space="preserve">: </w:t>
      </w:r>
      <w:r>
        <w:t>Neighbors and food donors</w:t>
      </w:r>
    </w:p>
    <w:p w14:paraId="5367FBD2" w14:textId="77777777" w:rsidR="006F01E0" w:rsidRPr="004840A8" w:rsidRDefault="006F01E0" w:rsidP="006F01E0">
      <w:pPr>
        <w:pStyle w:val="Heading2"/>
        <w:rPr>
          <w:rFonts w:ascii="Times New Roman" w:hAnsi="Times New Roman" w:cs="Times New Roman"/>
          <w:i/>
          <w:color w:val="auto"/>
        </w:rPr>
      </w:pPr>
      <w:bookmarkStart w:id="35" w:name="_Toc211176355"/>
      <w:bookmarkStart w:id="36" w:name="_Toc211182751"/>
      <w:bookmarkStart w:id="37" w:name="_Toc213618848"/>
      <w:bookmarkStart w:id="38" w:name="_Toc215649031"/>
      <w:bookmarkStart w:id="39" w:name="_Toc215649203"/>
      <w:bookmarkStart w:id="40" w:name="_Toc215671516"/>
      <w:r w:rsidRPr="004840A8">
        <w:rPr>
          <w:rFonts w:ascii="Times New Roman" w:hAnsi="Times New Roman" w:cs="Times New Roman"/>
          <w:i/>
          <w:color w:val="auto"/>
        </w:rPr>
        <w:t>Benefits</w:t>
      </w:r>
      <w:bookmarkEnd w:id="35"/>
      <w:bookmarkEnd w:id="36"/>
      <w:bookmarkEnd w:id="37"/>
      <w:bookmarkEnd w:id="38"/>
      <w:bookmarkEnd w:id="39"/>
      <w:bookmarkEnd w:id="40"/>
    </w:p>
    <w:p w14:paraId="5734773D" w14:textId="77777777" w:rsidR="006F01E0" w:rsidRPr="00C66E9D" w:rsidRDefault="006F01E0" w:rsidP="006F01E0">
      <w:pPr>
        <w:pStyle w:val="SectionContent"/>
        <w:numPr>
          <w:ilvl w:val="0"/>
          <w:numId w:val="7"/>
        </w:numPr>
        <w:spacing w:before="0" w:after="0"/>
      </w:pPr>
      <w:r w:rsidRPr="003D1765">
        <w:rPr>
          <w:b/>
        </w:rPr>
        <w:t>Tangible</w:t>
      </w:r>
      <w:r w:rsidRPr="003D1765">
        <w:t xml:space="preserve">: </w:t>
      </w:r>
      <w:r w:rsidRPr="00C66E9D">
        <w:t xml:space="preserve">Increased </w:t>
      </w:r>
      <w:r w:rsidRPr="1EACC49B">
        <w:t>service capacity, h</w:t>
      </w:r>
      <w:r>
        <w:t>igher</w:t>
      </w:r>
      <w:r w:rsidRPr="00C66E9D">
        <w:t xml:space="preserve"> volunteer retention rates</w:t>
      </w:r>
      <w:r>
        <w:t>, improved data and reporting</w:t>
      </w:r>
    </w:p>
    <w:p w14:paraId="12CF31BC" w14:textId="77777777" w:rsidR="006F01E0" w:rsidRPr="00C66E9D" w:rsidRDefault="006F01E0" w:rsidP="006F01E0">
      <w:pPr>
        <w:pStyle w:val="SectionContent"/>
        <w:numPr>
          <w:ilvl w:val="0"/>
          <w:numId w:val="7"/>
        </w:numPr>
        <w:spacing w:before="0" w:after="0"/>
      </w:pPr>
      <w:r w:rsidRPr="003D1765">
        <w:rPr>
          <w:b/>
        </w:rPr>
        <w:t>Intangible</w:t>
      </w:r>
      <w:r w:rsidRPr="003D1765">
        <w:t xml:space="preserve">: </w:t>
      </w:r>
      <w:r w:rsidRPr="00C66E9D">
        <w:t>Increased volunteer worker morale</w:t>
      </w:r>
      <w:r>
        <w:t xml:space="preserve"> and enhanced community relations</w:t>
      </w:r>
    </w:p>
    <w:p w14:paraId="31B3B338" w14:textId="77777777" w:rsidR="006F01E0" w:rsidRPr="004840A8" w:rsidRDefault="006F01E0" w:rsidP="006F01E0">
      <w:pPr>
        <w:pStyle w:val="Heading2"/>
        <w:rPr>
          <w:rFonts w:ascii="Times New Roman" w:hAnsi="Times New Roman" w:cs="Times New Roman"/>
          <w:i/>
          <w:color w:val="auto"/>
        </w:rPr>
      </w:pPr>
      <w:bookmarkStart w:id="41" w:name="_Toc211176356"/>
      <w:bookmarkStart w:id="42" w:name="_Toc211182752"/>
      <w:bookmarkStart w:id="43" w:name="_Toc213618849"/>
      <w:bookmarkStart w:id="44" w:name="_Toc215649032"/>
      <w:bookmarkStart w:id="45" w:name="_Toc215649204"/>
      <w:bookmarkStart w:id="46" w:name="_Toc215671517"/>
      <w:r w:rsidRPr="004840A8">
        <w:rPr>
          <w:rFonts w:ascii="Times New Roman" w:hAnsi="Times New Roman" w:cs="Times New Roman"/>
          <w:i/>
          <w:color w:val="auto"/>
        </w:rPr>
        <w:t>Constraints</w:t>
      </w:r>
      <w:bookmarkEnd w:id="41"/>
      <w:bookmarkEnd w:id="42"/>
      <w:bookmarkEnd w:id="43"/>
      <w:bookmarkEnd w:id="44"/>
      <w:bookmarkEnd w:id="45"/>
      <w:bookmarkEnd w:id="46"/>
    </w:p>
    <w:p w14:paraId="55EF2E7A" w14:textId="77777777" w:rsidR="006F01E0" w:rsidRPr="003D1765" w:rsidRDefault="006F01E0" w:rsidP="006F01E0">
      <w:pPr>
        <w:pStyle w:val="SectionContent"/>
        <w:numPr>
          <w:ilvl w:val="0"/>
          <w:numId w:val="7"/>
        </w:numPr>
        <w:spacing w:before="0" w:after="0"/>
      </w:pPr>
      <w:r w:rsidRPr="003D1765">
        <w:rPr>
          <w:b/>
        </w:rPr>
        <w:t>Legal</w:t>
      </w:r>
      <w:r w:rsidRPr="1EACC49B">
        <w:rPr>
          <w:rFonts w:eastAsia="Aptos"/>
          <w:b/>
          <w:bCs/>
        </w:rPr>
        <w:t xml:space="preserve">: </w:t>
      </w:r>
      <w:r w:rsidRPr="003D1765">
        <w:t>State obligations for protecting data, especially for minors, and compliance with laws</w:t>
      </w:r>
    </w:p>
    <w:p w14:paraId="53D6F4EE" w14:textId="77777777" w:rsidR="006F01E0" w:rsidRPr="00C66E9D" w:rsidRDefault="006F01E0" w:rsidP="006F01E0">
      <w:pPr>
        <w:pStyle w:val="SectionContent"/>
        <w:numPr>
          <w:ilvl w:val="0"/>
          <w:numId w:val="7"/>
        </w:numPr>
        <w:spacing w:before="0" w:after="0"/>
        <w:rPr>
          <w:rFonts w:eastAsia="Aptos"/>
          <w:color w:val="000000" w:themeColor="text1"/>
          <w:sz w:val="28"/>
          <w:szCs w:val="28"/>
        </w:rPr>
      </w:pPr>
      <w:r w:rsidRPr="003D1765">
        <w:rPr>
          <w:b/>
        </w:rPr>
        <w:t>Data accuracy</w:t>
      </w:r>
      <w:r w:rsidRPr="1EACC49B">
        <w:rPr>
          <w:rFonts w:eastAsia="Aptos"/>
          <w:b/>
          <w:bCs/>
        </w:rPr>
        <w:t xml:space="preserve">: </w:t>
      </w:r>
      <w:r w:rsidRPr="003D1765">
        <w:t>Dependency on volunteer compliance (sign-in/out)</w:t>
      </w:r>
    </w:p>
    <w:p w14:paraId="787F3CE7" w14:textId="77777777" w:rsidR="006F01E0" w:rsidRPr="003D1765" w:rsidRDefault="006F01E0" w:rsidP="006F01E0">
      <w:pPr>
        <w:pStyle w:val="SectionContent"/>
        <w:numPr>
          <w:ilvl w:val="0"/>
          <w:numId w:val="7"/>
        </w:numPr>
        <w:spacing w:before="0" w:after="0"/>
      </w:pPr>
      <w:r w:rsidRPr="003D1765">
        <w:rPr>
          <w:b/>
        </w:rPr>
        <w:t>Resources</w:t>
      </w:r>
      <w:r w:rsidRPr="1EACC49B">
        <w:rPr>
          <w:rFonts w:eastAsia="Aptos"/>
          <w:b/>
          <w:bCs/>
        </w:rPr>
        <w:t>:</w:t>
      </w:r>
      <w:r w:rsidRPr="003D1765">
        <w:t xml:space="preserve"> Software, hardware, and personnel</w:t>
      </w:r>
    </w:p>
    <w:p w14:paraId="44506014" w14:textId="77777777" w:rsidR="006F01E0" w:rsidRPr="003D1765" w:rsidRDefault="006F01E0" w:rsidP="006F01E0">
      <w:pPr>
        <w:pStyle w:val="SectionContent"/>
        <w:numPr>
          <w:ilvl w:val="0"/>
          <w:numId w:val="7"/>
        </w:numPr>
        <w:spacing w:before="0" w:after="0"/>
      </w:pPr>
      <w:r w:rsidRPr="1EACC49B">
        <w:rPr>
          <w:rFonts w:eastAsiaTheme="minorEastAsia"/>
          <w:b/>
          <w:bCs/>
        </w:rPr>
        <w:t>Time</w:t>
      </w:r>
      <w:r w:rsidRPr="003D1765">
        <w:t xml:space="preserve">: </w:t>
      </w:r>
      <w:r w:rsidRPr="1EACC49B">
        <w:rPr>
          <w:rFonts w:eastAsiaTheme="minorEastAsia"/>
        </w:rPr>
        <w:t>Milestone due dates and final project completion by 10 December 2025</w:t>
      </w:r>
    </w:p>
    <w:p w14:paraId="5A82CA56" w14:textId="77777777" w:rsidR="006F01E0" w:rsidRPr="003D1765" w:rsidRDefault="006F01E0" w:rsidP="006F01E0">
      <w:pPr>
        <w:pStyle w:val="SectionContent"/>
        <w:numPr>
          <w:ilvl w:val="0"/>
          <w:numId w:val="7"/>
        </w:numPr>
        <w:spacing w:before="0" w:after="0"/>
      </w:pPr>
      <w:r w:rsidRPr="1EACC49B">
        <w:rPr>
          <w:rFonts w:eastAsiaTheme="minorEastAsia"/>
          <w:b/>
          <w:bCs/>
        </w:rPr>
        <w:t>Budget</w:t>
      </w:r>
      <w:r w:rsidRPr="003D1765">
        <w:t xml:space="preserve">: </w:t>
      </w:r>
      <w:r w:rsidRPr="1EACC49B">
        <w:rPr>
          <w:rFonts w:eastAsiaTheme="minorEastAsia"/>
        </w:rPr>
        <w:t>$25,000, Federal Budget Cuts may impact the budget allotted for our system</w:t>
      </w:r>
    </w:p>
    <w:p w14:paraId="669934BC" w14:textId="77777777" w:rsidR="006F01E0" w:rsidRPr="004840A8" w:rsidRDefault="006F01E0" w:rsidP="006F01E0">
      <w:pPr>
        <w:pStyle w:val="Heading2"/>
        <w:rPr>
          <w:rFonts w:ascii="Times New Roman" w:hAnsi="Times New Roman" w:cs="Times New Roman"/>
          <w:i/>
          <w:color w:val="auto"/>
        </w:rPr>
      </w:pPr>
      <w:bookmarkStart w:id="47" w:name="_Toc211176357"/>
      <w:bookmarkStart w:id="48" w:name="_Toc211182753"/>
      <w:bookmarkStart w:id="49" w:name="_Toc213618850"/>
      <w:bookmarkStart w:id="50" w:name="_Toc215649033"/>
      <w:bookmarkStart w:id="51" w:name="_Toc215649205"/>
      <w:bookmarkStart w:id="52" w:name="_Toc215671518"/>
      <w:r w:rsidRPr="004840A8">
        <w:rPr>
          <w:rFonts w:ascii="Times New Roman" w:hAnsi="Times New Roman" w:cs="Times New Roman"/>
          <w:i/>
          <w:color w:val="auto"/>
        </w:rPr>
        <w:t>Duration</w:t>
      </w:r>
      <w:bookmarkEnd w:id="47"/>
      <w:bookmarkEnd w:id="48"/>
      <w:bookmarkEnd w:id="49"/>
      <w:bookmarkEnd w:id="50"/>
      <w:bookmarkEnd w:id="51"/>
      <w:bookmarkEnd w:id="52"/>
    </w:p>
    <w:p w14:paraId="1E88F4EE" w14:textId="77777777" w:rsidR="006F01E0" w:rsidRPr="00C66E9D" w:rsidRDefault="006F01E0" w:rsidP="006F01E0">
      <w:pPr>
        <w:pStyle w:val="SectionContent"/>
      </w:pPr>
      <w:r w:rsidRPr="00C66E9D">
        <w:t xml:space="preserve">The project is estimated to be completed by </w:t>
      </w:r>
      <w:r>
        <w:t>10 December 2025.</w:t>
      </w:r>
      <w:r w:rsidRPr="00C66E9D">
        <w:t xml:space="preserve"> Please see our Gantt chart in </w:t>
      </w:r>
      <w:r>
        <w:t xml:space="preserve">the Project Schedule </w:t>
      </w:r>
      <w:r w:rsidRPr="00C66E9D">
        <w:t>section for an in-depth breakdown.</w:t>
      </w:r>
    </w:p>
    <w:p w14:paraId="0728FFC4" w14:textId="77777777" w:rsidR="006F01E0" w:rsidRPr="004840A8" w:rsidRDefault="006F01E0" w:rsidP="006F01E0">
      <w:pPr>
        <w:pStyle w:val="Heading2"/>
        <w:rPr>
          <w:rFonts w:ascii="Times New Roman" w:hAnsi="Times New Roman" w:cs="Times New Roman"/>
          <w:i/>
        </w:rPr>
      </w:pPr>
      <w:bookmarkStart w:id="53" w:name="_Toc211176358"/>
      <w:bookmarkStart w:id="54" w:name="_Toc211182754"/>
      <w:bookmarkStart w:id="55" w:name="_Toc213618851"/>
      <w:bookmarkStart w:id="56" w:name="_Toc215649034"/>
      <w:bookmarkStart w:id="57" w:name="_Toc215649206"/>
      <w:bookmarkStart w:id="58" w:name="_Toc215671519"/>
      <w:r w:rsidRPr="004840A8">
        <w:rPr>
          <w:rFonts w:ascii="Times New Roman" w:hAnsi="Times New Roman" w:cs="Times New Roman"/>
          <w:i/>
          <w:color w:val="auto"/>
        </w:rPr>
        <w:t>Cost</w:t>
      </w:r>
      <w:bookmarkEnd w:id="53"/>
      <w:bookmarkEnd w:id="54"/>
      <w:bookmarkEnd w:id="55"/>
      <w:bookmarkEnd w:id="56"/>
      <w:bookmarkEnd w:id="57"/>
      <w:bookmarkEnd w:id="58"/>
    </w:p>
    <w:p w14:paraId="4AE8C99C" w14:textId="31090580" w:rsidR="006F01E0" w:rsidRPr="00C66E9D" w:rsidRDefault="006F01E0" w:rsidP="006F01E0">
      <w:pPr>
        <w:pStyle w:val="SectionContent"/>
      </w:pPr>
      <w:r w:rsidRPr="00C66E9D">
        <w:t xml:space="preserve">Estimated cost of this system is </w:t>
      </w:r>
      <w:r w:rsidRPr="1EACC49B">
        <w:t>$</w:t>
      </w:r>
      <w:r w:rsidR="031DE831">
        <w:t>24,368</w:t>
      </w:r>
      <w:r>
        <w:t>.</w:t>
      </w:r>
      <w:r w:rsidRPr="00C66E9D">
        <w:t xml:space="preserve"> Please see the estimation section for additional details.</w:t>
      </w:r>
    </w:p>
    <w:p w14:paraId="5F8B437B" w14:textId="77777777" w:rsidR="006F01E0" w:rsidRPr="00C66E9D" w:rsidRDefault="006F01E0" w:rsidP="006F01E0">
      <w:r w:rsidRPr="00C66E9D">
        <w:br w:type="page"/>
      </w:r>
    </w:p>
    <w:p w14:paraId="7CA8AF67" w14:textId="77777777" w:rsidR="006F01E0" w:rsidRPr="004840A8" w:rsidRDefault="006F01E0" w:rsidP="006F01E0">
      <w:pPr>
        <w:pStyle w:val="Heading1"/>
        <w:rPr>
          <w:rFonts w:ascii="Times New Roman" w:hAnsi="Times New Roman" w:cs="Times New Roman"/>
          <w:b/>
          <w:color w:val="auto"/>
          <w:sz w:val="44"/>
          <w:szCs w:val="44"/>
        </w:rPr>
      </w:pPr>
      <w:bookmarkStart w:id="59" w:name="_Toc215671520"/>
      <w:r w:rsidRPr="004840A8">
        <w:rPr>
          <w:rFonts w:ascii="Times New Roman" w:hAnsi="Times New Roman" w:cs="Times New Roman"/>
          <w:b/>
          <w:color w:val="auto"/>
          <w:sz w:val="44"/>
          <w:szCs w:val="44"/>
        </w:rPr>
        <w:t>Feasibility/Risk Assessment</w:t>
      </w:r>
      <w:bookmarkEnd w:id="59"/>
    </w:p>
    <w:p w14:paraId="6E5E0DEF" w14:textId="77777777" w:rsidR="006F01E0" w:rsidRPr="00C66E9D" w:rsidRDefault="006F01E0" w:rsidP="006F01E0">
      <w:pPr>
        <w:pStyle w:val="SectionContent"/>
      </w:pPr>
      <w:r w:rsidRPr="00C66E9D">
        <w:t xml:space="preserve">A feasibility assessment evaluates the benefit and practicality an information system could bring to an organization. This assessment measures five factors of feasibility: Technical, Economic, Legal and Contractual, Operational, and Schedule (TELOS). This assessment will evaluate this project on each of the five factors and will measure the project’s overall feasibility and risk level. This evaluation will be measured on a scale of 1-10, with 1 being the least feasible and 10 being the most feasible. </w:t>
      </w:r>
    </w:p>
    <w:p w14:paraId="29496C0F" w14:textId="77777777" w:rsidR="006F01E0" w:rsidRPr="00C66E9D" w:rsidRDefault="006F01E0" w:rsidP="006F01E0">
      <w:pPr>
        <w:pStyle w:val="Sub-Heading"/>
      </w:pPr>
      <w:bookmarkStart w:id="60" w:name="_Toc211176360"/>
      <w:bookmarkStart w:id="61" w:name="_Toc211182756"/>
      <w:bookmarkStart w:id="62" w:name="_Toc213618853"/>
      <w:bookmarkStart w:id="63" w:name="_Toc215649036"/>
      <w:bookmarkStart w:id="64" w:name="_Toc215649208"/>
      <w:bookmarkStart w:id="65" w:name="_Toc215671521"/>
      <w:r w:rsidRPr="004840A8">
        <w:rPr>
          <w:rStyle w:val="Heading2Char"/>
          <w:rFonts w:ascii="Times New Roman" w:hAnsi="Times New Roman" w:cs="Times New Roman"/>
          <w:color w:val="auto"/>
        </w:rPr>
        <w:t>Technical Feasibility</w:t>
      </w:r>
      <w:r>
        <w:rPr>
          <w:rStyle w:val="Heading2Char"/>
          <w:rFonts w:ascii="Times New Roman" w:hAnsi="Times New Roman" w:cs="Times New Roman"/>
          <w:color w:val="auto"/>
        </w:rPr>
        <w:t xml:space="preserve"> --</w:t>
      </w:r>
      <w:bookmarkEnd w:id="60"/>
      <w:bookmarkEnd w:id="61"/>
      <w:bookmarkEnd w:id="62"/>
      <w:bookmarkEnd w:id="63"/>
      <w:bookmarkEnd w:id="64"/>
      <w:bookmarkEnd w:id="65"/>
      <w:r w:rsidRPr="00C66E9D">
        <w:t xml:space="preserve"> </w:t>
      </w:r>
      <w:r>
        <w:t>9</w:t>
      </w:r>
      <w:r w:rsidRPr="00C66E9D">
        <w:t xml:space="preserve">/10 </w:t>
      </w:r>
    </w:p>
    <w:p w14:paraId="00C33406" w14:textId="77777777" w:rsidR="006F01E0" w:rsidRPr="00C66E9D" w:rsidRDefault="006F01E0" w:rsidP="006F01E0">
      <w:pPr>
        <w:pStyle w:val="SectionContent"/>
      </w:pPr>
      <w:r w:rsidRPr="00C66E9D">
        <w:t xml:space="preserve">Technical Feasibility measures the technical ability of an organization to create and adopt a system. This can be measured by evaluating the project’s size, structure, development group experience, and ease of user group adoption. </w:t>
      </w:r>
      <w:r>
        <w:t>With an estimated 4.88-month timeline for our team of 6, the size of this project is within our timeline and technical capability. Our team is confident in our abilities to develop this project and have given Technical Feasibility a score of 9/10.</w:t>
      </w:r>
    </w:p>
    <w:p w14:paraId="5BAF82F9" w14:textId="77777777" w:rsidR="006F01E0" w:rsidRPr="00C66E9D" w:rsidRDefault="006F01E0" w:rsidP="006F01E0">
      <w:pPr>
        <w:pStyle w:val="Sub-Heading"/>
      </w:pPr>
      <w:bookmarkStart w:id="66" w:name="_Toc211176361"/>
      <w:bookmarkStart w:id="67" w:name="_Toc211182757"/>
      <w:bookmarkStart w:id="68" w:name="_Toc213618854"/>
      <w:bookmarkStart w:id="69" w:name="_Toc215649037"/>
      <w:bookmarkStart w:id="70" w:name="_Toc215649209"/>
      <w:bookmarkStart w:id="71" w:name="_Toc215671522"/>
      <w:r w:rsidRPr="004840A8">
        <w:rPr>
          <w:rStyle w:val="Heading2Char"/>
          <w:rFonts w:ascii="Times New Roman" w:hAnsi="Times New Roman" w:cs="Times New Roman"/>
          <w:color w:val="auto"/>
        </w:rPr>
        <w:t>Economic Feasibility</w:t>
      </w:r>
      <w:r>
        <w:rPr>
          <w:rStyle w:val="Heading2Char"/>
          <w:rFonts w:ascii="Times New Roman" w:hAnsi="Times New Roman" w:cs="Times New Roman"/>
          <w:color w:val="auto"/>
        </w:rPr>
        <w:t xml:space="preserve"> --</w:t>
      </w:r>
      <w:bookmarkEnd w:id="66"/>
      <w:bookmarkEnd w:id="67"/>
      <w:bookmarkEnd w:id="68"/>
      <w:bookmarkEnd w:id="69"/>
      <w:bookmarkEnd w:id="70"/>
      <w:bookmarkEnd w:id="71"/>
      <w:r>
        <w:rPr>
          <w:rStyle w:val="Heading2Char"/>
          <w:rFonts w:ascii="Times New Roman" w:hAnsi="Times New Roman" w:cs="Times New Roman"/>
          <w:color w:val="auto"/>
        </w:rPr>
        <w:t xml:space="preserve"> </w:t>
      </w:r>
      <w:r w:rsidRPr="00C66E9D">
        <w:t>10</w:t>
      </w:r>
      <w:r w:rsidRPr="003D1765">
        <w:t>/10</w:t>
      </w:r>
    </w:p>
    <w:p w14:paraId="77407E85" w14:textId="77777777" w:rsidR="006F01E0" w:rsidRPr="00C66E9D" w:rsidRDefault="006F01E0" w:rsidP="006F01E0">
      <w:pPr>
        <w:pStyle w:val="SectionContent"/>
      </w:pPr>
      <w:r w:rsidRPr="00C66E9D">
        <w:t xml:space="preserve">Economic Feasibility is a cost-benefit analysis of the project, which measures the cost-effectiveness of the proposed solution to the organization’s problem. </w:t>
      </w:r>
      <w:r>
        <w:t>With an estimated budget of $</w:t>
      </w:r>
      <w:r w:rsidRPr="00E12DE7">
        <w:t>18,94</w:t>
      </w:r>
      <w:r>
        <w:t>2, our team is well within the project budget of $25,000 with plenty of room to spare. Even with delays or setbacks, we have the capacity to complete this project. This project will serve an extremely important purpose within the organization, and our team believes that its benefits will be immediately visible. For these reasons, the Economic Feasibility score is 10/10.</w:t>
      </w:r>
    </w:p>
    <w:p w14:paraId="0042A77C" w14:textId="77777777" w:rsidR="006F01E0" w:rsidRPr="00C66E9D" w:rsidRDefault="006F01E0" w:rsidP="006F01E0">
      <w:pPr>
        <w:pStyle w:val="Sub-Heading"/>
      </w:pPr>
      <w:bookmarkStart w:id="72" w:name="_Toc211176362"/>
      <w:bookmarkStart w:id="73" w:name="_Toc211182758"/>
      <w:bookmarkStart w:id="74" w:name="_Toc213618855"/>
      <w:bookmarkStart w:id="75" w:name="_Toc215649038"/>
      <w:bookmarkStart w:id="76" w:name="_Toc215649210"/>
      <w:bookmarkStart w:id="77" w:name="_Toc215671523"/>
      <w:r w:rsidRPr="004840A8">
        <w:rPr>
          <w:rStyle w:val="Heading2Char"/>
          <w:rFonts w:ascii="Times New Roman" w:hAnsi="Times New Roman" w:cs="Times New Roman"/>
          <w:color w:val="auto"/>
        </w:rPr>
        <w:t>Legal and Contractual Feasibility</w:t>
      </w:r>
      <w:bookmarkEnd w:id="72"/>
      <w:bookmarkEnd w:id="73"/>
      <w:bookmarkEnd w:id="74"/>
      <w:bookmarkEnd w:id="75"/>
      <w:bookmarkEnd w:id="76"/>
      <w:bookmarkEnd w:id="77"/>
      <w:r w:rsidRPr="00C66E9D">
        <w:t xml:space="preserve"> -- 9/10</w:t>
      </w:r>
    </w:p>
    <w:p w14:paraId="181FFA92" w14:textId="77777777" w:rsidR="006F01E0" w:rsidRPr="00C66E9D" w:rsidRDefault="006F01E0" w:rsidP="006F01E0">
      <w:pPr>
        <w:pStyle w:val="SectionContent"/>
      </w:pPr>
      <w:r w:rsidRPr="00C66E9D">
        <w:t xml:space="preserve">Legal and Contractual Feasibility is a measure of the legal constraints and contractual obligations under consideration in the proposed project. One legal requirement that the project team will need to consider is how to protect the data of any child volunteers under 18 years old and will have to be compliant with data collection laws related to children under 13 years old. The system will also have to handle and protect all proprietary volunteer information regardless of volunteer age. Other than this important consideration, our team does not foresee any other major legal or contractual issues. This results in a feasibility score of 9/10 for Legal and Contractual Feasibility. </w:t>
      </w:r>
    </w:p>
    <w:p w14:paraId="1DDC6133" w14:textId="77777777" w:rsidR="006F01E0" w:rsidRPr="00C66E9D" w:rsidRDefault="006F01E0" w:rsidP="006F01E0">
      <w:pPr>
        <w:pStyle w:val="Sub-Heading"/>
      </w:pPr>
      <w:bookmarkStart w:id="78" w:name="_Toc211176363"/>
      <w:bookmarkStart w:id="79" w:name="_Toc211182759"/>
      <w:bookmarkStart w:id="80" w:name="_Toc213618856"/>
      <w:bookmarkStart w:id="81" w:name="_Toc215649039"/>
      <w:bookmarkStart w:id="82" w:name="_Toc215649211"/>
      <w:bookmarkStart w:id="83" w:name="_Toc215671524"/>
      <w:r w:rsidRPr="00992459">
        <w:rPr>
          <w:rStyle w:val="Heading2Char"/>
          <w:rFonts w:ascii="Times New Roman" w:hAnsi="Times New Roman" w:cs="Times New Roman"/>
          <w:color w:val="auto"/>
        </w:rPr>
        <w:t>Operational Feasibility</w:t>
      </w:r>
      <w:bookmarkEnd w:id="78"/>
      <w:bookmarkEnd w:id="79"/>
      <w:bookmarkEnd w:id="80"/>
      <w:bookmarkEnd w:id="81"/>
      <w:bookmarkEnd w:id="82"/>
      <w:bookmarkEnd w:id="83"/>
      <w:r w:rsidRPr="00C66E9D">
        <w:t xml:space="preserve"> </w:t>
      </w:r>
      <w:r>
        <w:t xml:space="preserve">-- </w:t>
      </w:r>
      <w:r w:rsidRPr="00C66E9D">
        <w:t>8/10</w:t>
      </w:r>
    </w:p>
    <w:p w14:paraId="2A899F2D" w14:textId="77777777" w:rsidR="006F01E0" w:rsidRPr="00C66E9D" w:rsidRDefault="006F01E0" w:rsidP="006F01E0">
      <w:pPr>
        <w:pStyle w:val="SectionContent"/>
      </w:pPr>
      <w:r w:rsidRPr="00C66E9D">
        <w:t xml:space="preserve">Operational Feasibility evaluates how well the solution will be received, adopted, and implemented within the organization. This covers both the employee morale aspect of implementing a new system and the practical functionality of the system. As with most new systems, there will likely be internal discomfort due to the learning curve. However, because the issues presented by the director are increasingly prevalent, we believe that the system will be a welcome improvement. This system will likely be utilized by a diverse group of people, ranging from TNM employees to frequent volunteers to first-time volunteers, and must be useable for all system users. For these reasons, we give Operational Feasibility a score of 8/10, because while the transition may not be completely smooth, we believe that its impact and the system improvements it offers will be accepted by all users. </w:t>
      </w:r>
    </w:p>
    <w:p w14:paraId="7CAC4F7F" w14:textId="77777777" w:rsidR="006F01E0" w:rsidRPr="00C66E9D" w:rsidRDefault="006F01E0" w:rsidP="006F01E0">
      <w:pPr>
        <w:pStyle w:val="Sub-Heading"/>
      </w:pPr>
      <w:bookmarkStart w:id="84" w:name="_Toc211176364"/>
      <w:bookmarkStart w:id="85" w:name="_Toc211182760"/>
      <w:bookmarkStart w:id="86" w:name="_Toc213618857"/>
      <w:bookmarkStart w:id="87" w:name="_Toc215649040"/>
      <w:bookmarkStart w:id="88" w:name="_Toc215649212"/>
      <w:bookmarkStart w:id="89" w:name="_Toc215671525"/>
      <w:r w:rsidRPr="00992459">
        <w:rPr>
          <w:rStyle w:val="Heading2Char"/>
          <w:rFonts w:ascii="Times New Roman" w:hAnsi="Times New Roman" w:cs="Times New Roman"/>
          <w:color w:val="auto"/>
        </w:rPr>
        <w:t>Schedule Feasibility</w:t>
      </w:r>
      <w:bookmarkEnd w:id="84"/>
      <w:bookmarkEnd w:id="85"/>
      <w:bookmarkEnd w:id="86"/>
      <w:bookmarkEnd w:id="87"/>
      <w:bookmarkEnd w:id="88"/>
      <w:bookmarkEnd w:id="89"/>
      <w:r w:rsidRPr="00C66E9D">
        <w:t xml:space="preserve"> </w:t>
      </w:r>
      <w:r>
        <w:t>–</w:t>
      </w:r>
      <w:r w:rsidRPr="00C66E9D">
        <w:t xml:space="preserve"> 10</w:t>
      </w:r>
      <w:r>
        <w:t>/</w:t>
      </w:r>
      <w:r w:rsidRPr="003D1765">
        <w:t>10</w:t>
      </w:r>
    </w:p>
    <w:p w14:paraId="7972A648" w14:textId="77777777" w:rsidR="006F01E0" w:rsidRPr="00C66E9D" w:rsidRDefault="006F01E0" w:rsidP="006F01E0">
      <w:pPr>
        <w:pStyle w:val="SectionContent"/>
      </w:pPr>
      <w:r w:rsidRPr="00C66E9D">
        <w:t xml:space="preserve">Schedule Feasibility relates to the projected project schedule and how achievable the milestones set in the schedule are for the project team. </w:t>
      </w:r>
      <w:r>
        <w:t>Given the Gantt chart developed by our team, the pre-determined milestone deadlines, and the organization of our project, we believe that the project will stay on schedule. For these reasons, we have given Schedule Feasibility a score of 10/10.</w:t>
      </w:r>
    </w:p>
    <w:p w14:paraId="3E620EC5" w14:textId="77777777" w:rsidR="006F01E0" w:rsidRPr="00C66E9D" w:rsidRDefault="006F01E0" w:rsidP="006F01E0">
      <w:pPr>
        <w:pStyle w:val="Sub-Heading"/>
      </w:pPr>
      <w:bookmarkStart w:id="90" w:name="_Toc211176365"/>
      <w:bookmarkStart w:id="91" w:name="_Toc211182761"/>
      <w:bookmarkStart w:id="92" w:name="_Toc213618858"/>
      <w:bookmarkStart w:id="93" w:name="_Toc215649041"/>
      <w:bookmarkStart w:id="94" w:name="_Toc215649213"/>
      <w:bookmarkStart w:id="95" w:name="_Toc215671526"/>
      <w:r w:rsidRPr="00992459">
        <w:rPr>
          <w:rStyle w:val="Heading2Char"/>
          <w:rFonts w:ascii="Times New Roman" w:hAnsi="Times New Roman" w:cs="Times New Roman"/>
          <w:color w:val="auto"/>
        </w:rPr>
        <w:t>Overall Assessment of Feasibility</w:t>
      </w:r>
      <w:bookmarkEnd w:id="90"/>
      <w:bookmarkEnd w:id="91"/>
      <w:bookmarkEnd w:id="92"/>
      <w:bookmarkEnd w:id="93"/>
      <w:bookmarkEnd w:id="94"/>
      <w:bookmarkEnd w:id="95"/>
      <w:r w:rsidRPr="00C66E9D">
        <w:t xml:space="preserve"> -- </w:t>
      </w:r>
      <w:r>
        <w:t>9.2</w:t>
      </w:r>
      <w:r w:rsidRPr="00C66E9D">
        <w:t>/10</w:t>
      </w:r>
    </w:p>
    <w:p w14:paraId="52DD63B9" w14:textId="77777777" w:rsidR="006F01E0" w:rsidRPr="003D1765" w:rsidRDefault="006F01E0" w:rsidP="006F01E0">
      <w:pPr>
        <w:pStyle w:val="SectionContent"/>
      </w:pPr>
      <w:r>
        <w:t>The Overall Assessment of Feasibility for this project is a culmination of the other 5 TELOS factors and represents how feasible our team believes this project is. Given our team’s project estimates, experience, and the impact this project will have on the organization, we give this project an overall score of 9.2/10.</w:t>
      </w:r>
    </w:p>
    <w:p w14:paraId="124786FA" w14:textId="77777777" w:rsidR="006F01E0" w:rsidRPr="00C66E9D" w:rsidRDefault="006F01E0" w:rsidP="006F01E0">
      <w:pPr>
        <w:rPr>
          <w:b/>
          <w:sz w:val="44"/>
          <w:szCs w:val="44"/>
        </w:rPr>
      </w:pPr>
      <w:r w:rsidRPr="00C66E9D">
        <w:rPr>
          <w:b/>
          <w:sz w:val="44"/>
          <w:szCs w:val="44"/>
        </w:rPr>
        <w:br w:type="page"/>
      </w:r>
    </w:p>
    <w:p w14:paraId="5D11E555" w14:textId="7FF09909" w:rsidR="006F01E0" w:rsidRPr="003D1765" w:rsidRDefault="006F01E0" w:rsidP="006F01E0">
      <w:pPr>
        <w:pStyle w:val="Heading1"/>
        <w:rPr>
          <w:rFonts w:ascii="Times New Roman" w:hAnsi="Times New Roman" w:cs="Times New Roman"/>
          <w:color w:val="auto"/>
        </w:rPr>
      </w:pPr>
      <w:bookmarkStart w:id="96" w:name="_Toc215671527"/>
      <w:r w:rsidRPr="00992459">
        <w:rPr>
          <w:rStyle w:val="SectionHeadingsChar"/>
          <w:rFonts w:eastAsiaTheme="majorEastAsia"/>
          <w:color w:val="auto"/>
        </w:rPr>
        <w:t>Strategic Assessment</w:t>
      </w:r>
      <w:bookmarkEnd w:id="96"/>
      <w:r w:rsidRPr="003D1765">
        <w:rPr>
          <w:rFonts w:ascii="Times New Roman" w:hAnsi="Times New Roman" w:cs="Times New Roman"/>
          <w:i/>
          <w:color w:val="auto"/>
          <w:sz w:val="32"/>
          <w:szCs w:val="32"/>
        </w:rPr>
        <w:t xml:space="preserve"> </w:t>
      </w:r>
    </w:p>
    <w:p w14:paraId="1297D6C8" w14:textId="77777777" w:rsidR="006F01E0" w:rsidRPr="00C66E9D" w:rsidRDefault="006F01E0" w:rsidP="006F01E0">
      <w:pPr>
        <w:pStyle w:val="SectionContent"/>
      </w:pPr>
      <w:r w:rsidRPr="00C66E9D">
        <w:t>The purpose of the strategic assessment is to evaluate how well the project aligns with the purpose and goals of a company. The assessment will be made from 1 to 10, with 10 aligning perfectly and 1 being no alignment with the company’s objective. General factors of assessment will be productivity, differentiation, management and overall fit.</w:t>
      </w:r>
    </w:p>
    <w:p w14:paraId="66177585" w14:textId="77777777" w:rsidR="006F01E0" w:rsidRPr="00C66E9D" w:rsidRDefault="006F01E0" w:rsidP="006F01E0">
      <w:pPr>
        <w:pStyle w:val="Sub-Heading"/>
      </w:pPr>
      <w:bookmarkStart w:id="97" w:name="_Toc211176367"/>
      <w:bookmarkStart w:id="98" w:name="_Toc211182763"/>
      <w:bookmarkStart w:id="99" w:name="_Toc213618860"/>
      <w:bookmarkStart w:id="100" w:name="_Toc215649043"/>
      <w:bookmarkStart w:id="101" w:name="_Toc215649215"/>
      <w:bookmarkStart w:id="102" w:name="_Toc215671528"/>
      <w:r w:rsidRPr="00992459">
        <w:rPr>
          <w:rStyle w:val="Heading2Char"/>
          <w:rFonts w:ascii="Times New Roman" w:hAnsi="Times New Roman" w:cs="Times New Roman"/>
          <w:color w:val="auto"/>
        </w:rPr>
        <w:t>Productivity</w:t>
      </w:r>
      <w:bookmarkEnd w:id="97"/>
      <w:bookmarkEnd w:id="98"/>
      <w:bookmarkEnd w:id="99"/>
      <w:bookmarkEnd w:id="100"/>
      <w:bookmarkEnd w:id="101"/>
      <w:bookmarkEnd w:id="102"/>
      <w:r w:rsidRPr="00C66E9D">
        <w:t xml:space="preserve"> -- 10/10</w:t>
      </w:r>
    </w:p>
    <w:p w14:paraId="2D04585E" w14:textId="331B11B2" w:rsidR="006F01E0" w:rsidRPr="00C66E9D" w:rsidRDefault="00E87B64" w:rsidP="006F01E0">
      <w:pPr>
        <w:pStyle w:val="SectionContent"/>
      </w:pPr>
      <w:r>
        <w:t xml:space="preserve">Productivity relates to how well the proposed project will improve the productivity of the users. </w:t>
      </w:r>
      <w:r w:rsidR="006F01E0" w:rsidRPr="00C66E9D">
        <w:t xml:space="preserve">The system eliminates the attendance uncertainties that TNM previously </w:t>
      </w:r>
      <w:r w:rsidR="006F01E0">
        <w:t>had</w:t>
      </w:r>
      <w:r w:rsidR="006F01E0" w:rsidRPr="00C66E9D">
        <w:t xml:space="preserve">, allowing advance scheduling. With this system the TNM can have consistent coverage of all their </w:t>
      </w:r>
      <w:r w:rsidR="006F01E0">
        <w:t>shifts,</w:t>
      </w:r>
      <w:r w:rsidR="006F01E0" w:rsidRPr="00C66E9D">
        <w:t xml:space="preserve"> </w:t>
      </w:r>
      <w:r w:rsidR="006A41EF">
        <w:t xml:space="preserve">therefore </w:t>
      </w:r>
      <w:r w:rsidR="006F01E0" w:rsidRPr="00C66E9D">
        <w:t xml:space="preserve">improving their productivity and reducing the problem of volunteer burnout. </w:t>
      </w:r>
    </w:p>
    <w:p w14:paraId="1ABEDAF4" w14:textId="23942355" w:rsidR="006F01E0" w:rsidRPr="00C66E9D" w:rsidRDefault="006F01E0" w:rsidP="006F01E0">
      <w:pPr>
        <w:pStyle w:val="Sub-Heading"/>
        <w:rPr>
          <w:rStyle w:val="Sub-HeadingChar"/>
        </w:rPr>
      </w:pPr>
      <w:bookmarkStart w:id="103" w:name="_Toc211176368"/>
      <w:bookmarkStart w:id="104" w:name="_Toc211182764"/>
      <w:bookmarkStart w:id="105" w:name="_Toc213618861"/>
      <w:bookmarkStart w:id="106" w:name="_Toc215649044"/>
      <w:bookmarkStart w:id="107" w:name="_Toc215649216"/>
      <w:bookmarkStart w:id="108" w:name="_Toc215671529"/>
      <w:r w:rsidRPr="0A623A82">
        <w:rPr>
          <w:rStyle w:val="Heading2Char"/>
          <w:rFonts w:ascii="Times New Roman" w:hAnsi="Times New Roman" w:cs="Times New Roman"/>
          <w:color w:val="auto"/>
        </w:rPr>
        <w:t>Differentiation</w:t>
      </w:r>
      <w:bookmarkEnd w:id="103"/>
      <w:bookmarkEnd w:id="104"/>
      <w:bookmarkEnd w:id="105"/>
      <w:bookmarkEnd w:id="106"/>
      <w:bookmarkEnd w:id="107"/>
      <w:bookmarkEnd w:id="108"/>
      <w:r w:rsidRPr="0A623A82">
        <w:rPr>
          <w:rStyle w:val="Sub-HeadingChar"/>
        </w:rPr>
        <w:t xml:space="preserve"> -- 5/10</w:t>
      </w:r>
    </w:p>
    <w:p w14:paraId="5A99BEB7" w14:textId="736272A3" w:rsidR="000258D0" w:rsidRDefault="007D0EFA" w:rsidP="006F01E0">
      <w:pPr>
        <w:pStyle w:val="SectionContent"/>
      </w:pPr>
      <w:r>
        <w:t>The differentiation of a system</w:t>
      </w:r>
      <w:r w:rsidR="009754B9">
        <w:t xml:space="preserve"> </w:t>
      </w:r>
      <w:r w:rsidR="000258D0">
        <w:t>quantifies how well the proposed project will differentiate the company from its competitors.</w:t>
      </w:r>
      <w:r>
        <w:t xml:space="preserve"> </w:t>
      </w:r>
      <w:r w:rsidR="000258D0">
        <w:t xml:space="preserve">Most volunteer opportunities </w:t>
      </w:r>
      <w:r w:rsidR="00C614BE">
        <w:t xml:space="preserve">have some form of check-in and reporting system, so the purpose of this system is not revolutionary or particularly unique. While the system will be tailored to fit TNM’s needs, </w:t>
      </w:r>
      <w:r w:rsidR="0087459A">
        <w:t>efficiently balancing food distribution, shift coverage, and integration of neighbor check</w:t>
      </w:r>
      <w:r w:rsidR="00C86AF6">
        <w:t xml:space="preserve">-in, the system is not </w:t>
      </w:r>
      <w:r w:rsidR="008339CE">
        <w:t xml:space="preserve">groundbreaking. </w:t>
      </w:r>
      <w:r w:rsidR="00CF3F9B">
        <w:t xml:space="preserve">It will improve efficiency but will not be differentiated from the market in a significant way. For these reasons, we have given differentiation a score of 5/10. </w:t>
      </w:r>
    </w:p>
    <w:p w14:paraId="59E5828B" w14:textId="5CE04EEF" w:rsidR="006F01E0" w:rsidRPr="00C66E9D" w:rsidRDefault="006F01E0" w:rsidP="006F01E0">
      <w:pPr>
        <w:pStyle w:val="Sub-Heading"/>
      </w:pPr>
      <w:bookmarkStart w:id="109" w:name="_Toc211176369"/>
      <w:bookmarkStart w:id="110" w:name="_Toc211182765"/>
      <w:bookmarkStart w:id="111" w:name="_Toc213618862"/>
      <w:bookmarkStart w:id="112" w:name="_Toc215649045"/>
      <w:bookmarkStart w:id="113" w:name="_Toc215649217"/>
      <w:bookmarkStart w:id="114" w:name="_Toc215671530"/>
      <w:r w:rsidRPr="0A623A82">
        <w:rPr>
          <w:rStyle w:val="Heading2Char"/>
          <w:rFonts w:ascii="Times New Roman" w:hAnsi="Times New Roman" w:cs="Times New Roman"/>
          <w:color w:val="auto"/>
        </w:rPr>
        <w:t>Management</w:t>
      </w:r>
      <w:bookmarkEnd w:id="109"/>
      <w:bookmarkEnd w:id="110"/>
      <w:bookmarkEnd w:id="111"/>
      <w:bookmarkEnd w:id="112"/>
      <w:bookmarkEnd w:id="113"/>
      <w:bookmarkEnd w:id="114"/>
      <w:r>
        <w:t xml:space="preserve"> -- 10/10</w:t>
      </w:r>
    </w:p>
    <w:p w14:paraId="54CDE842" w14:textId="75BB9EC1" w:rsidR="006F01E0" w:rsidRPr="00C66E9D" w:rsidRDefault="00CF3F9B" w:rsidP="006F01E0">
      <w:pPr>
        <w:pStyle w:val="SectionContent"/>
      </w:pPr>
      <w:r>
        <w:t xml:space="preserve">The management score demonstrates how well the proposed </w:t>
      </w:r>
      <w:r w:rsidR="00AC133B">
        <w:t>project will improve the management of the organization and its information.</w:t>
      </w:r>
      <w:r>
        <w:t xml:space="preserve"> </w:t>
      </w:r>
      <w:r w:rsidR="006F01E0" w:rsidRPr="00C66E9D">
        <w:t xml:space="preserve">The system aligns perfectly with the current needs </w:t>
      </w:r>
      <w:r w:rsidR="006F01E0">
        <w:t xml:space="preserve">of </w:t>
      </w:r>
      <w:r w:rsidR="006F01E0" w:rsidRPr="00C66E9D">
        <w:t xml:space="preserve">TNM, by providing a visible schedule of volunteers, neighbor flow and workload distribution. This will help the management manage the volunteers, reducing the overwork problem and promise the customers smoother operation.  </w:t>
      </w:r>
    </w:p>
    <w:p w14:paraId="7A541D0A" w14:textId="017ED90A" w:rsidR="006F01E0" w:rsidRPr="00C66E9D" w:rsidRDefault="006F01E0" w:rsidP="006F01E0">
      <w:pPr>
        <w:pStyle w:val="Sub-Heading"/>
      </w:pPr>
      <w:bookmarkStart w:id="115" w:name="_Toc211176370"/>
      <w:bookmarkStart w:id="116" w:name="_Toc211182766"/>
      <w:bookmarkStart w:id="117" w:name="_Toc213618863"/>
      <w:bookmarkStart w:id="118" w:name="_Toc215649046"/>
      <w:bookmarkStart w:id="119" w:name="_Toc215649218"/>
      <w:bookmarkStart w:id="120" w:name="_Toc215671531"/>
      <w:r w:rsidRPr="0A623A82">
        <w:rPr>
          <w:rStyle w:val="Heading2Char"/>
          <w:rFonts w:ascii="Times New Roman" w:hAnsi="Times New Roman" w:cs="Times New Roman"/>
          <w:color w:val="auto"/>
        </w:rPr>
        <w:t>Overall</w:t>
      </w:r>
      <w:bookmarkEnd w:id="115"/>
      <w:bookmarkEnd w:id="116"/>
      <w:bookmarkEnd w:id="117"/>
      <w:bookmarkEnd w:id="118"/>
      <w:bookmarkEnd w:id="119"/>
      <w:bookmarkEnd w:id="120"/>
      <w:r>
        <w:t xml:space="preserve"> -- 8.3/10</w:t>
      </w:r>
    </w:p>
    <w:p w14:paraId="07EB0C83" w14:textId="78804A35" w:rsidR="0033012A" w:rsidRDefault="006F01E0" w:rsidP="006227F8">
      <w:pPr>
        <w:pStyle w:val="SectionContent"/>
      </w:pPr>
      <w:r w:rsidRPr="0033012A">
        <w:t xml:space="preserve">The limited differentiation is a drawback; however, the system's productivity and management goals makes the system create significant value. With a score of 8.3/10, the system aligns with the objective to a high degree, with the mission of providing reliable food assistance and keeping a sustainable volunteer base. </w:t>
      </w:r>
      <w:r w:rsidR="0033012A">
        <w:br w:type="page"/>
      </w:r>
    </w:p>
    <w:p w14:paraId="5F4BA513" w14:textId="77777777" w:rsidR="006F01E0" w:rsidRPr="0033012A" w:rsidRDefault="006F01E0" w:rsidP="0033012A">
      <w:pPr>
        <w:rPr>
          <w:rStyle w:val="SectionHeadingsChar"/>
          <w:b w:val="0"/>
          <w:sz w:val="24"/>
          <w:rPrChange w:id="121" w:author="Glory, Alexia" w:date="2025-09-27T13:37:00Z" w16du:dateUtc="2025-09-27T18:37:00Z">
            <w:rPr/>
          </w:rPrChange>
        </w:rPr>
      </w:pPr>
      <w:r w:rsidRPr="72E232DC">
        <w:rPr>
          <w:rStyle w:val="SectionHeadingsChar"/>
        </w:rPr>
        <w:t>Project Estimates</w:t>
      </w:r>
    </w:p>
    <w:p w14:paraId="7408BF89" w14:textId="77777777" w:rsidR="006F01E0" w:rsidRPr="00184E4E" w:rsidRDefault="006F01E0" w:rsidP="006F01E0">
      <w:pPr>
        <w:pStyle w:val="Sub-Heading"/>
        <w:rPr>
          <w:rStyle w:val="Heading2Char"/>
          <w:rFonts w:ascii="Times New Roman" w:hAnsi="Times New Roman" w:cs="Times New Roman"/>
          <w:color w:val="auto"/>
          <w:rPrChange w:id="122" w:author="Glory, Alexia" w:date="2025-09-27T13:39:00Z" w16du:dateUtc="2025-09-27T18:39:00Z">
            <w:rPr/>
          </w:rPrChange>
        </w:rPr>
      </w:pPr>
      <w:bookmarkStart w:id="123" w:name="_Toc211176371"/>
      <w:bookmarkStart w:id="124" w:name="_Toc211182767"/>
      <w:bookmarkStart w:id="125" w:name="_Toc213618864"/>
      <w:bookmarkStart w:id="126" w:name="_Toc215649047"/>
      <w:bookmarkStart w:id="127" w:name="_Toc215649219"/>
      <w:bookmarkStart w:id="128" w:name="_Toc215671532"/>
      <w:r w:rsidRPr="72E232DC">
        <w:rPr>
          <w:rStyle w:val="Heading2Char"/>
          <w:rFonts w:ascii="Times New Roman" w:hAnsi="Times New Roman" w:cs="Times New Roman"/>
          <w:color w:val="auto"/>
        </w:rPr>
        <w:t>Estimation Chart</w:t>
      </w:r>
      <w:bookmarkEnd w:id="123"/>
      <w:bookmarkEnd w:id="124"/>
      <w:bookmarkEnd w:id="125"/>
      <w:bookmarkEnd w:id="126"/>
      <w:bookmarkEnd w:id="127"/>
      <w:bookmarkEnd w:id="128"/>
    </w:p>
    <w:tbl>
      <w:tblPr>
        <w:tblStyle w:val="TableGrid"/>
        <w:tblpPr w:leftFromText="180" w:rightFromText="180" w:vertAnchor="text" w:tblpXSpec="center" w:tblpY="1"/>
        <w:tblOverlap w:val="never"/>
        <w:tblW w:w="10775" w:type="dxa"/>
        <w:jc w:val="center"/>
        <w:tblLayout w:type="fixed"/>
        <w:tblLook w:val="06A0" w:firstRow="1" w:lastRow="0" w:firstColumn="1" w:lastColumn="0" w:noHBand="1" w:noVBand="1"/>
      </w:tblPr>
      <w:tblGrid>
        <w:gridCol w:w="1682"/>
        <w:gridCol w:w="1275"/>
        <w:gridCol w:w="930"/>
        <w:gridCol w:w="1365"/>
        <w:gridCol w:w="1140"/>
        <w:gridCol w:w="855"/>
        <w:gridCol w:w="930"/>
        <w:gridCol w:w="1086"/>
        <w:gridCol w:w="756"/>
        <w:gridCol w:w="756"/>
      </w:tblGrid>
      <w:tr w:rsidR="006F01E0" w:rsidRPr="00C66E9D" w14:paraId="3F998C6A" w14:textId="77777777">
        <w:trPr>
          <w:trHeight w:val="300"/>
          <w:jc w:val="center"/>
        </w:trPr>
        <w:tc>
          <w:tcPr>
            <w:tcW w:w="1682" w:type="dxa"/>
          </w:tcPr>
          <w:p w14:paraId="0EA8F1B8" w14:textId="77777777" w:rsidR="006F01E0" w:rsidRPr="00C66E9D" w:rsidRDefault="006F01E0">
            <w:r w:rsidRPr="00C66E9D">
              <w:t>Functions</w:t>
            </w:r>
          </w:p>
        </w:tc>
        <w:tc>
          <w:tcPr>
            <w:tcW w:w="1275" w:type="dxa"/>
          </w:tcPr>
          <w:p w14:paraId="024DD892" w14:textId="77777777" w:rsidR="006F01E0" w:rsidRPr="00C66E9D" w:rsidRDefault="006F01E0">
            <w:r w:rsidRPr="00C66E9D">
              <w:t>Optimistic</w:t>
            </w:r>
          </w:p>
        </w:tc>
        <w:tc>
          <w:tcPr>
            <w:tcW w:w="930" w:type="dxa"/>
          </w:tcPr>
          <w:p w14:paraId="7F79F968" w14:textId="77777777" w:rsidR="006F01E0" w:rsidRPr="00C66E9D" w:rsidRDefault="006F01E0">
            <w:r w:rsidRPr="00C66E9D">
              <w:t>Most Likely</w:t>
            </w:r>
          </w:p>
        </w:tc>
        <w:tc>
          <w:tcPr>
            <w:tcW w:w="1365" w:type="dxa"/>
          </w:tcPr>
          <w:p w14:paraId="0561F69C" w14:textId="77777777" w:rsidR="006F01E0" w:rsidRPr="00C66E9D" w:rsidRDefault="006F01E0">
            <w:r w:rsidRPr="00C66E9D">
              <w:t>Pessimistic</w:t>
            </w:r>
          </w:p>
        </w:tc>
        <w:tc>
          <w:tcPr>
            <w:tcW w:w="1140" w:type="dxa"/>
          </w:tcPr>
          <w:p w14:paraId="1A3E7167" w14:textId="77777777" w:rsidR="006F01E0" w:rsidRPr="00C66E9D" w:rsidRDefault="006F01E0">
            <w:r w:rsidRPr="00C66E9D">
              <w:t>Expected</w:t>
            </w:r>
          </w:p>
        </w:tc>
        <w:tc>
          <w:tcPr>
            <w:tcW w:w="855" w:type="dxa"/>
          </w:tcPr>
          <w:p w14:paraId="68912EC5" w14:textId="77777777" w:rsidR="006F01E0" w:rsidRPr="00C66E9D" w:rsidRDefault="006F01E0">
            <w:r w:rsidRPr="00C66E9D">
              <w:t>$/line</w:t>
            </w:r>
          </w:p>
        </w:tc>
        <w:tc>
          <w:tcPr>
            <w:tcW w:w="930" w:type="dxa"/>
          </w:tcPr>
          <w:p w14:paraId="24BC17CE" w14:textId="385BDC64" w:rsidR="006F01E0" w:rsidRPr="00C66E9D" w:rsidRDefault="006F01E0">
            <w:r w:rsidRPr="00C66E9D">
              <w:t>Line / Month</w:t>
            </w:r>
          </w:p>
        </w:tc>
        <w:tc>
          <w:tcPr>
            <w:tcW w:w="1086" w:type="dxa"/>
          </w:tcPr>
          <w:p w14:paraId="5EEA0450" w14:textId="77777777" w:rsidR="006F01E0" w:rsidRPr="00C66E9D" w:rsidRDefault="006F01E0">
            <w:r w:rsidRPr="00C66E9D">
              <w:t>Cost</w:t>
            </w:r>
          </w:p>
        </w:tc>
        <w:tc>
          <w:tcPr>
            <w:tcW w:w="756" w:type="dxa"/>
          </w:tcPr>
          <w:p w14:paraId="52B46008" w14:textId="77777777" w:rsidR="006F01E0" w:rsidRPr="00C66E9D" w:rsidRDefault="006F01E0">
            <w:r w:rsidRPr="00C66E9D">
              <w:t>PM</w:t>
            </w:r>
          </w:p>
        </w:tc>
        <w:tc>
          <w:tcPr>
            <w:tcW w:w="756" w:type="dxa"/>
          </w:tcPr>
          <w:p w14:paraId="6CD4ED1E" w14:textId="77777777" w:rsidR="006F01E0" w:rsidRPr="00C66E9D" w:rsidRDefault="006F01E0">
            <w:r>
              <w:t>Team PM</w:t>
            </w:r>
          </w:p>
        </w:tc>
      </w:tr>
      <w:tr w:rsidR="006F01E0" w:rsidRPr="00C66E9D" w14:paraId="166A442C" w14:textId="77777777">
        <w:trPr>
          <w:trHeight w:val="300"/>
          <w:jc w:val="center"/>
        </w:trPr>
        <w:tc>
          <w:tcPr>
            <w:tcW w:w="1682" w:type="dxa"/>
          </w:tcPr>
          <w:p w14:paraId="00AC835F" w14:textId="77777777" w:rsidR="006F01E0" w:rsidRPr="00C66E9D" w:rsidRDefault="006F01E0">
            <w:r w:rsidRPr="00C66E9D">
              <w:t xml:space="preserve">Volunteer </w:t>
            </w:r>
            <w:r>
              <w:t>Scheduling &amp; Shift Management</w:t>
            </w:r>
          </w:p>
        </w:tc>
        <w:tc>
          <w:tcPr>
            <w:tcW w:w="1275" w:type="dxa"/>
          </w:tcPr>
          <w:p w14:paraId="75388436" w14:textId="5A7AAE52" w:rsidR="006F01E0" w:rsidRPr="00C66E9D" w:rsidRDefault="006F01E0">
            <w:r w:rsidRPr="72E232DC">
              <w:t>800</w:t>
            </w:r>
          </w:p>
        </w:tc>
        <w:tc>
          <w:tcPr>
            <w:tcW w:w="930" w:type="dxa"/>
          </w:tcPr>
          <w:p w14:paraId="14350E5F" w14:textId="71A9BD0D" w:rsidR="006F01E0" w:rsidRPr="00C66E9D" w:rsidRDefault="006F01E0">
            <w:r w:rsidRPr="72E232DC">
              <w:t>1040</w:t>
            </w:r>
          </w:p>
        </w:tc>
        <w:tc>
          <w:tcPr>
            <w:tcW w:w="1365" w:type="dxa"/>
          </w:tcPr>
          <w:p w14:paraId="5275102D" w14:textId="12117CF7" w:rsidR="006F01E0" w:rsidRPr="00C66E9D" w:rsidRDefault="006F01E0">
            <w:r w:rsidRPr="72E232DC">
              <w:t>1400</w:t>
            </w:r>
          </w:p>
        </w:tc>
        <w:tc>
          <w:tcPr>
            <w:tcW w:w="1140" w:type="dxa"/>
          </w:tcPr>
          <w:p w14:paraId="6FFA7AFE" w14:textId="3F066C62" w:rsidR="006F01E0" w:rsidRPr="00C66E9D" w:rsidRDefault="006F01E0">
            <w:r w:rsidRPr="4414A4BA">
              <w:t>1060</w:t>
            </w:r>
          </w:p>
        </w:tc>
        <w:tc>
          <w:tcPr>
            <w:tcW w:w="855" w:type="dxa"/>
          </w:tcPr>
          <w:p w14:paraId="774D4AA5" w14:textId="1BEBCE13" w:rsidR="006F01E0" w:rsidRPr="00C66E9D" w:rsidRDefault="006F01E0">
            <w:r w:rsidRPr="4414A4BA">
              <w:t>4</w:t>
            </w:r>
          </w:p>
        </w:tc>
        <w:tc>
          <w:tcPr>
            <w:tcW w:w="930" w:type="dxa"/>
          </w:tcPr>
          <w:p w14:paraId="6B359D31" w14:textId="3214C859" w:rsidR="006F01E0" w:rsidRPr="00C66E9D" w:rsidRDefault="006F01E0">
            <w:r w:rsidRPr="203DD964">
              <w:t>1,</w:t>
            </w:r>
            <w:r w:rsidRPr="4414A4BA">
              <w:t>000</w:t>
            </w:r>
          </w:p>
        </w:tc>
        <w:tc>
          <w:tcPr>
            <w:tcW w:w="1086" w:type="dxa"/>
          </w:tcPr>
          <w:p w14:paraId="02DC4762" w14:textId="0320B004" w:rsidR="006F01E0" w:rsidRPr="00C66E9D" w:rsidRDefault="006F01E0">
            <w:r w:rsidRPr="4414A4BA">
              <w:t>$4,240</w:t>
            </w:r>
          </w:p>
        </w:tc>
        <w:tc>
          <w:tcPr>
            <w:tcW w:w="756" w:type="dxa"/>
          </w:tcPr>
          <w:p w14:paraId="57AB2157" w14:textId="32D71643" w:rsidR="006F01E0" w:rsidRPr="00C66E9D" w:rsidRDefault="006F01E0">
            <w:r w:rsidRPr="4414A4BA">
              <w:t>1.06</w:t>
            </w:r>
          </w:p>
        </w:tc>
        <w:tc>
          <w:tcPr>
            <w:tcW w:w="756" w:type="dxa"/>
          </w:tcPr>
          <w:p w14:paraId="5B2ADCED" w14:textId="09F178A8" w:rsidR="006F01E0" w:rsidRPr="1EACC49B" w:rsidRDefault="1C567C60">
            <w:r w:rsidRPr="05417174">
              <w:t>0.17</w:t>
            </w:r>
          </w:p>
        </w:tc>
      </w:tr>
      <w:tr w:rsidR="006F01E0" w:rsidRPr="00C66E9D" w14:paraId="6892D9F5" w14:textId="77777777">
        <w:trPr>
          <w:trHeight w:val="300"/>
          <w:jc w:val="center"/>
        </w:trPr>
        <w:tc>
          <w:tcPr>
            <w:tcW w:w="1682" w:type="dxa"/>
          </w:tcPr>
          <w:p w14:paraId="05C5F7D2" w14:textId="77777777" w:rsidR="006F01E0" w:rsidRPr="003D1765" w:rsidRDefault="006F01E0">
            <w:r w:rsidRPr="7473681D">
              <w:t>Shift Notifications</w:t>
            </w:r>
          </w:p>
        </w:tc>
        <w:tc>
          <w:tcPr>
            <w:tcW w:w="1275" w:type="dxa"/>
          </w:tcPr>
          <w:p w14:paraId="16C0F0BC" w14:textId="2A06CE1C" w:rsidR="006F01E0" w:rsidRPr="00C66E9D" w:rsidRDefault="006F01E0">
            <w:r w:rsidRPr="3DC44FCB">
              <w:t>400</w:t>
            </w:r>
          </w:p>
        </w:tc>
        <w:tc>
          <w:tcPr>
            <w:tcW w:w="930" w:type="dxa"/>
          </w:tcPr>
          <w:p w14:paraId="02E00DAE" w14:textId="344D2C2F" w:rsidR="006F01E0" w:rsidRPr="00C66E9D" w:rsidRDefault="006F01E0">
            <w:r w:rsidRPr="3DC44FCB">
              <w:t>460</w:t>
            </w:r>
          </w:p>
        </w:tc>
        <w:tc>
          <w:tcPr>
            <w:tcW w:w="1365" w:type="dxa"/>
          </w:tcPr>
          <w:p w14:paraId="68797438" w14:textId="3FACE8E4" w:rsidR="006F01E0" w:rsidRPr="00C66E9D" w:rsidRDefault="006F01E0">
            <w:r w:rsidRPr="3DC44FCB">
              <w:t>600</w:t>
            </w:r>
          </w:p>
        </w:tc>
        <w:tc>
          <w:tcPr>
            <w:tcW w:w="1140" w:type="dxa"/>
          </w:tcPr>
          <w:p w14:paraId="166C8867" w14:textId="6482931F" w:rsidR="006F01E0" w:rsidRPr="00C66E9D" w:rsidRDefault="006F01E0">
            <w:r w:rsidRPr="3DC44FCB">
              <w:t>472</w:t>
            </w:r>
          </w:p>
        </w:tc>
        <w:tc>
          <w:tcPr>
            <w:tcW w:w="855" w:type="dxa"/>
          </w:tcPr>
          <w:p w14:paraId="5CB98BCB" w14:textId="0EE6C971" w:rsidR="006F01E0" w:rsidRPr="00C66E9D" w:rsidRDefault="006F01E0">
            <w:r w:rsidRPr="3DC44FCB">
              <w:t>4</w:t>
            </w:r>
          </w:p>
        </w:tc>
        <w:tc>
          <w:tcPr>
            <w:tcW w:w="930" w:type="dxa"/>
          </w:tcPr>
          <w:p w14:paraId="5534C34F" w14:textId="6F145FB6" w:rsidR="006F01E0" w:rsidRPr="00C66E9D" w:rsidRDefault="006F01E0">
            <w:r w:rsidRPr="203DD964">
              <w:t>1,</w:t>
            </w:r>
            <w:r w:rsidRPr="3DC44FCB">
              <w:t>000</w:t>
            </w:r>
          </w:p>
        </w:tc>
        <w:tc>
          <w:tcPr>
            <w:tcW w:w="1086" w:type="dxa"/>
          </w:tcPr>
          <w:p w14:paraId="6435A25C" w14:textId="1BC29BA9" w:rsidR="006F01E0" w:rsidRPr="00C66E9D" w:rsidRDefault="006F01E0">
            <w:r w:rsidRPr="3DC44FCB">
              <w:t>$1,888</w:t>
            </w:r>
          </w:p>
        </w:tc>
        <w:tc>
          <w:tcPr>
            <w:tcW w:w="756" w:type="dxa"/>
          </w:tcPr>
          <w:p w14:paraId="78A29C81" w14:textId="27DF0042" w:rsidR="006F01E0" w:rsidRPr="00C66E9D" w:rsidRDefault="006F01E0">
            <w:r w:rsidRPr="3DC44FCB">
              <w:t>0.472</w:t>
            </w:r>
          </w:p>
        </w:tc>
        <w:tc>
          <w:tcPr>
            <w:tcW w:w="756" w:type="dxa"/>
          </w:tcPr>
          <w:p w14:paraId="115AEF16" w14:textId="31C854C0" w:rsidR="006F01E0" w:rsidRPr="1EACC49B" w:rsidRDefault="7C40B9D5">
            <w:r w:rsidRPr="58C3A50E">
              <w:t>0</w:t>
            </w:r>
            <w:r w:rsidR="3043A402" w:rsidRPr="76D5FC2E">
              <w:t>.07</w:t>
            </w:r>
          </w:p>
        </w:tc>
      </w:tr>
      <w:tr w:rsidR="006F01E0" w14:paraId="74E8D75F" w14:textId="77777777">
        <w:trPr>
          <w:trHeight w:val="300"/>
          <w:jc w:val="center"/>
        </w:trPr>
        <w:tc>
          <w:tcPr>
            <w:tcW w:w="1682" w:type="dxa"/>
          </w:tcPr>
          <w:p w14:paraId="64C08A55" w14:textId="77777777" w:rsidR="006F01E0" w:rsidRDefault="006F01E0">
            <w:r>
              <w:t>Volunteer</w:t>
            </w:r>
            <w:r w:rsidRPr="73E08CEB">
              <w:t>/</w:t>
            </w:r>
            <w:r w:rsidRPr="1EACC49B">
              <w:t xml:space="preserve"> </w:t>
            </w:r>
            <w:r w:rsidRPr="73E08CEB">
              <w:t>Shift</w:t>
            </w:r>
            <w:r>
              <w:t xml:space="preserve"> Database</w:t>
            </w:r>
          </w:p>
        </w:tc>
        <w:tc>
          <w:tcPr>
            <w:tcW w:w="1275" w:type="dxa"/>
          </w:tcPr>
          <w:p w14:paraId="4987C229" w14:textId="509B8B85" w:rsidR="006F01E0" w:rsidRDefault="006F01E0">
            <w:r w:rsidRPr="3DC44FCB">
              <w:t>1600</w:t>
            </w:r>
          </w:p>
        </w:tc>
        <w:tc>
          <w:tcPr>
            <w:tcW w:w="930" w:type="dxa"/>
          </w:tcPr>
          <w:p w14:paraId="78306C38" w14:textId="0FFCF028" w:rsidR="006F01E0" w:rsidRDefault="006F01E0">
            <w:r w:rsidRPr="3DC44FCB">
              <w:t>2440</w:t>
            </w:r>
          </w:p>
        </w:tc>
        <w:tc>
          <w:tcPr>
            <w:tcW w:w="1365" w:type="dxa"/>
          </w:tcPr>
          <w:p w14:paraId="74B48B90" w14:textId="244B8FFB" w:rsidR="006F01E0" w:rsidRDefault="006F01E0">
            <w:r w:rsidRPr="3DC44FCB">
              <w:t>2800</w:t>
            </w:r>
          </w:p>
        </w:tc>
        <w:tc>
          <w:tcPr>
            <w:tcW w:w="1140" w:type="dxa"/>
          </w:tcPr>
          <w:p w14:paraId="4D5B10D1" w14:textId="2A44396E" w:rsidR="006F01E0" w:rsidRDefault="006F01E0">
            <w:r w:rsidRPr="3DC44FCB">
              <w:t>2360</w:t>
            </w:r>
          </w:p>
        </w:tc>
        <w:tc>
          <w:tcPr>
            <w:tcW w:w="855" w:type="dxa"/>
          </w:tcPr>
          <w:p w14:paraId="39A1055B" w14:textId="171453DD" w:rsidR="006F01E0" w:rsidRDefault="006F01E0">
            <w:r w:rsidRPr="3DC44FCB">
              <w:t>4</w:t>
            </w:r>
          </w:p>
        </w:tc>
        <w:tc>
          <w:tcPr>
            <w:tcW w:w="930" w:type="dxa"/>
          </w:tcPr>
          <w:p w14:paraId="71574F52" w14:textId="69A0E2F6" w:rsidR="006F01E0" w:rsidRDefault="006F01E0">
            <w:r w:rsidRPr="203DD964">
              <w:t>1,</w:t>
            </w:r>
            <w:r w:rsidRPr="3DC44FCB">
              <w:t>000</w:t>
            </w:r>
          </w:p>
        </w:tc>
        <w:tc>
          <w:tcPr>
            <w:tcW w:w="1086" w:type="dxa"/>
          </w:tcPr>
          <w:p w14:paraId="3D8ADFC5" w14:textId="59EF6FCD" w:rsidR="006F01E0" w:rsidRDefault="006F01E0">
            <w:r w:rsidRPr="3DC44FCB">
              <w:t>$9,440</w:t>
            </w:r>
          </w:p>
        </w:tc>
        <w:tc>
          <w:tcPr>
            <w:tcW w:w="756" w:type="dxa"/>
          </w:tcPr>
          <w:p w14:paraId="13B76076" w14:textId="5E333F97" w:rsidR="006F01E0" w:rsidRDefault="006F01E0">
            <w:r w:rsidRPr="3DC44FCB">
              <w:t>2.36</w:t>
            </w:r>
          </w:p>
        </w:tc>
        <w:tc>
          <w:tcPr>
            <w:tcW w:w="756" w:type="dxa"/>
          </w:tcPr>
          <w:p w14:paraId="7CFC44D0" w14:textId="7A92A6D3" w:rsidR="006F01E0" w:rsidRPr="1EACC49B" w:rsidRDefault="3A735896">
            <w:r w:rsidRPr="588EF705">
              <w:t>0</w:t>
            </w:r>
            <w:r w:rsidR="1C3C5B8A" w:rsidRPr="76D5FC2E">
              <w:t>.39</w:t>
            </w:r>
          </w:p>
        </w:tc>
      </w:tr>
      <w:tr w:rsidR="006F01E0" w14:paraId="79E344CF" w14:textId="77777777">
        <w:trPr>
          <w:trHeight w:val="300"/>
          <w:jc w:val="center"/>
        </w:trPr>
        <w:tc>
          <w:tcPr>
            <w:tcW w:w="1682" w:type="dxa"/>
          </w:tcPr>
          <w:p w14:paraId="239B4270" w14:textId="77777777" w:rsidR="006F01E0" w:rsidRDefault="006F01E0">
            <w:r w:rsidRPr="3CBAB293">
              <w:t>Volunteer Profiles</w:t>
            </w:r>
            <w:r>
              <w:t xml:space="preserve"> &amp; Attendance</w:t>
            </w:r>
          </w:p>
        </w:tc>
        <w:tc>
          <w:tcPr>
            <w:tcW w:w="1275" w:type="dxa"/>
          </w:tcPr>
          <w:p w14:paraId="16507DF5" w14:textId="7F1312EB" w:rsidR="006F01E0" w:rsidRDefault="006F01E0">
            <w:r w:rsidRPr="3DC44FCB">
              <w:t>1200</w:t>
            </w:r>
          </w:p>
        </w:tc>
        <w:tc>
          <w:tcPr>
            <w:tcW w:w="930" w:type="dxa"/>
          </w:tcPr>
          <w:p w14:paraId="28FCED7B" w14:textId="43B948EE" w:rsidR="006F01E0" w:rsidRDefault="006F01E0">
            <w:r w:rsidRPr="3DC44FCB">
              <w:t>1480</w:t>
            </w:r>
          </w:p>
        </w:tc>
        <w:tc>
          <w:tcPr>
            <w:tcW w:w="1365" w:type="dxa"/>
          </w:tcPr>
          <w:p w14:paraId="0A2F5A7C" w14:textId="6417E72E" w:rsidR="006F01E0" w:rsidRDefault="006F01E0">
            <w:r w:rsidRPr="3DC44FCB">
              <w:t>2000</w:t>
            </w:r>
          </w:p>
        </w:tc>
        <w:tc>
          <w:tcPr>
            <w:tcW w:w="1140" w:type="dxa"/>
          </w:tcPr>
          <w:p w14:paraId="55AEEF82" w14:textId="4B9813AE" w:rsidR="006F01E0" w:rsidRDefault="006F01E0">
            <w:r w:rsidRPr="3DC44FCB">
              <w:t>1520</w:t>
            </w:r>
          </w:p>
        </w:tc>
        <w:tc>
          <w:tcPr>
            <w:tcW w:w="855" w:type="dxa"/>
          </w:tcPr>
          <w:p w14:paraId="33272B5D" w14:textId="1D301869" w:rsidR="006F01E0" w:rsidRDefault="006F01E0">
            <w:r w:rsidRPr="3DC44FCB">
              <w:t>4</w:t>
            </w:r>
          </w:p>
        </w:tc>
        <w:tc>
          <w:tcPr>
            <w:tcW w:w="930" w:type="dxa"/>
          </w:tcPr>
          <w:p w14:paraId="00B76029" w14:textId="71E47352" w:rsidR="006F01E0" w:rsidRDefault="006F01E0">
            <w:r w:rsidRPr="203DD964">
              <w:t>1,</w:t>
            </w:r>
            <w:r w:rsidRPr="3DC44FCB">
              <w:t>000</w:t>
            </w:r>
          </w:p>
        </w:tc>
        <w:tc>
          <w:tcPr>
            <w:tcW w:w="1086" w:type="dxa"/>
          </w:tcPr>
          <w:p w14:paraId="15F0C26A" w14:textId="5B5CABDA" w:rsidR="006F01E0" w:rsidRDefault="006F01E0">
            <w:r w:rsidRPr="3DC44FCB">
              <w:t>$6,080</w:t>
            </w:r>
          </w:p>
        </w:tc>
        <w:tc>
          <w:tcPr>
            <w:tcW w:w="756" w:type="dxa"/>
          </w:tcPr>
          <w:p w14:paraId="505F14DB" w14:textId="017866F7" w:rsidR="006F01E0" w:rsidRDefault="006F01E0">
            <w:r w:rsidRPr="3DC44FCB">
              <w:t>1.52</w:t>
            </w:r>
          </w:p>
        </w:tc>
        <w:tc>
          <w:tcPr>
            <w:tcW w:w="756" w:type="dxa"/>
          </w:tcPr>
          <w:p w14:paraId="6AAFEB50" w14:textId="6504A948" w:rsidR="006F01E0" w:rsidRPr="1EACC49B" w:rsidRDefault="7DBA48F1">
            <w:r w:rsidRPr="588EF705">
              <w:t>0</w:t>
            </w:r>
            <w:r w:rsidR="5AA1AA72" w:rsidRPr="76D5FC2E">
              <w:t>.25</w:t>
            </w:r>
          </w:p>
        </w:tc>
      </w:tr>
      <w:tr w:rsidR="006F01E0" w:rsidRPr="00C66E9D" w14:paraId="370E3BA5" w14:textId="77777777">
        <w:trPr>
          <w:trHeight w:val="300"/>
          <w:jc w:val="center"/>
        </w:trPr>
        <w:tc>
          <w:tcPr>
            <w:tcW w:w="1682" w:type="dxa"/>
          </w:tcPr>
          <w:p w14:paraId="1ED3B6DB" w14:textId="47ABAA22" w:rsidR="006F01E0" w:rsidRPr="00C66E9D" w:rsidRDefault="006F01E0">
            <w:r w:rsidRPr="203DD964">
              <w:t xml:space="preserve">Volunteer </w:t>
            </w:r>
            <w:r w:rsidRPr="3DC44FCB">
              <w:t>Reporting</w:t>
            </w:r>
          </w:p>
        </w:tc>
        <w:tc>
          <w:tcPr>
            <w:tcW w:w="1275" w:type="dxa"/>
          </w:tcPr>
          <w:p w14:paraId="3B1ABA90" w14:textId="77777777" w:rsidR="006F01E0" w:rsidRPr="00C66E9D" w:rsidRDefault="006F01E0">
            <w:r w:rsidRPr="203DD964">
              <w:t>500</w:t>
            </w:r>
          </w:p>
        </w:tc>
        <w:tc>
          <w:tcPr>
            <w:tcW w:w="930" w:type="dxa"/>
          </w:tcPr>
          <w:p w14:paraId="0B73F956" w14:textId="77777777" w:rsidR="006F01E0" w:rsidRPr="00C66E9D" w:rsidRDefault="006F01E0">
            <w:r w:rsidRPr="203DD964">
              <w:t>650</w:t>
            </w:r>
          </w:p>
        </w:tc>
        <w:tc>
          <w:tcPr>
            <w:tcW w:w="1365" w:type="dxa"/>
          </w:tcPr>
          <w:p w14:paraId="7B31159B" w14:textId="77777777" w:rsidR="006F01E0" w:rsidRPr="00C66E9D" w:rsidRDefault="006F01E0">
            <w:r w:rsidRPr="203DD964">
              <w:t>730</w:t>
            </w:r>
          </w:p>
        </w:tc>
        <w:tc>
          <w:tcPr>
            <w:tcW w:w="1140" w:type="dxa"/>
          </w:tcPr>
          <w:p w14:paraId="2516D272" w14:textId="6874D9B6" w:rsidR="006F01E0" w:rsidRPr="00C66E9D" w:rsidRDefault="006F01E0">
            <w:r w:rsidRPr="3DC44FCB">
              <w:t>680</w:t>
            </w:r>
          </w:p>
        </w:tc>
        <w:tc>
          <w:tcPr>
            <w:tcW w:w="855" w:type="dxa"/>
          </w:tcPr>
          <w:p w14:paraId="7794320F" w14:textId="77777777" w:rsidR="006F01E0" w:rsidRPr="00C66E9D" w:rsidRDefault="006F01E0">
            <w:r w:rsidRPr="203DD964">
              <w:t>4</w:t>
            </w:r>
          </w:p>
        </w:tc>
        <w:tc>
          <w:tcPr>
            <w:tcW w:w="930" w:type="dxa"/>
          </w:tcPr>
          <w:p w14:paraId="0B5150B4" w14:textId="77777777" w:rsidR="006F01E0" w:rsidRPr="00C66E9D" w:rsidRDefault="006F01E0">
            <w:r w:rsidRPr="203DD964">
              <w:t>1,000</w:t>
            </w:r>
          </w:p>
        </w:tc>
        <w:tc>
          <w:tcPr>
            <w:tcW w:w="1086" w:type="dxa"/>
          </w:tcPr>
          <w:p w14:paraId="4991C88E" w14:textId="7ED77964" w:rsidR="006F01E0" w:rsidRPr="00C66E9D" w:rsidRDefault="006F01E0">
            <w:r w:rsidRPr="737CD37E">
              <w:t>$2,720</w:t>
            </w:r>
          </w:p>
        </w:tc>
        <w:tc>
          <w:tcPr>
            <w:tcW w:w="756" w:type="dxa"/>
          </w:tcPr>
          <w:p w14:paraId="78C7CE24" w14:textId="59E5D31D" w:rsidR="006F01E0" w:rsidRPr="00C66E9D" w:rsidRDefault="006F01E0">
            <w:r w:rsidRPr="7D2AD9FB">
              <w:t>0.68</w:t>
            </w:r>
          </w:p>
        </w:tc>
        <w:tc>
          <w:tcPr>
            <w:tcW w:w="756" w:type="dxa"/>
          </w:tcPr>
          <w:p w14:paraId="243C4420" w14:textId="0A6E8CB7" w:rsidR="006F01E0" w:rsidRPr="1EACC49B" w:rsidRDefault="38D4E658">
            <w:r w:rsidRPr="76D5FC2E">
              <w:t>0.11</w:t>
            </w:r>
          </w:p>
        </w:tc>
      </w:tr>
      <w:tr w:rsidR="006F01E0" w14:paraId="5DE03A47" w14:textId="77777777">
        <w:trPr>
          <w:trHeight w:val="300"/>
          <w:jc w:val="center"/>
        </w:trPr>
        <w:tc>
          <w:tcPr>
            <w:tcW w:w="1682" w:type="dxa"/>
          </w:tcPr>
          <w:p w14:paraId="3812EF60" w14:textId="77777777" w:rsidR="006F01E0" w:rsidRDefault="006F01E0">
            <w:r w:rsidRPr="203DD964">
              <w:t>Totals</w:t>
            </w:r>
          </w:p>
        </w:tc>
        <w:tc>
          <w:tcPr>
            <w:tcW w:w="1275" w:type="dxa"/>
          </w:tcPr>
          <w:p w14:paraId="497605D3" w14:textId="77777777" w:rsidR="006F01E0" w:rsidRDefault="006F01E0"/>
        </w:tc>
        <w:tc>
          <w:tcPr>
            <w:tcW w:w="930" w:type="dxa"/>
          </w:tcPr>
          <w:p w14:paraId="4FCA4239" w14:textId="77777777" w:rsidR="006F01E0" w:rsidRDefault="006F01E0"/>
        </w:tc>
        <w:tc>
          <w:tcPr>
            <w:tcW w:w="1365" w:type="dxa"/>
          </w:tcPr>
          <w:p w14:paraId="1D5B64FE" w14:textId="77777777" w:rsidR="006F01E0" w:rsidRDefault="006F01E0"/>
        </w:tc>
        <w:tc>
          <w:tcPr>
            <w:tcW w:w="1140" w:type="dxa"/>
          </w:tcPr>
          <w:p w14:paraId="563E2768" w14:textId="77777777" w:rsidR="006F01E0" w:rsidRDefault="006F01E0">
            <w:r w:rsidRPr="203DD964">
              <w:t>6092</w:t>
            </w:r>
          </w:p>
        </w:tc>
        <w:tc>
          <w:tcPr>
            <w:tcW w:w="855" w:type="dxa"/>
          </w:tcPr>
          <w:p w14:paraId="297AB765" w14:textId="77777777" w:rsidR="006F01E0" w:rsidRDefault="006F01E0"/>
        </w:tc>
        <w:tc>
          <w:tcPr>
            <w:tcW w:w="930" w:type="dxa"/>
          </w:tcPr>
          <w:p w14:paraId="63DA65C5" w14:textId="77777777" w:rsidR="006F01E0" w:rsidRDefault="006F01E0"/>
        </w:tc>
        <w:tc>
          <w:tcPr>
            <w:tcW w:w="1086" w:type="dxa"/>
          </w:tcPr>
          <w:p w14:paraId="4C7F2CBA" w14:textId="77777777" w:rsidR="006F01E0" w:rsidRDefault="006F01E0">
            <w:r w:rsidRPr="203DD964">
              <w:t>$24,368</w:t>
            </w:r>
          </w:p>
        </w:tc>
        <w:tc>
          <w:tcPr>
            <w:tcW w:w="756" w:type="dxa"/>
          </w:tcPr>
          <w:p w14:paraId="45E3C691" w14:textId="77777777" w:rsidR="006F01E0" w:rsidRDefault="006F01E0">
            <w:r w:rsidRPr="203DD964">
              <w:t>1.82</w:t>
            </w:r>
          </w:p>
        </w:tc>
        <w:tc>
          <w:tcPr>
            <w:tcW w:w="756" w:type="dxa"/>
          </w:tcPr>
          <w:p w14:paraId="4E459133" w14:textId="3B2E5A38" w:rsidR="006F01E0" w:rsidRDefault="3A065F11">
            <w:r w:rsidRPr="412F7180">
              <w:t>0.99</w:t>
            </w:r>
          </w:p>
        </w:tc>
      </w:tr>
    </w:tbl>
    <w:p w14:paraId="7E288D15" w14:textId="77777777" w:rsidR="006F01E0" w:rsidRDefault="006F01E0" w:rsidP="006F01E0"/>
    <w:p w14:paraId="74B94FEB" w14:textId="77777777" w:rsidR="006F01E0" w:rsidRPr="00C66E9D" w:rsidRDefault="006F01E0" w:rsidP="006F01E0"/>
    <w:p w14:paraId="043BDCCA" w14:textId="77777777" w:rsidR="006F01E0" w:rsidRPr="0062483E" w:rsidRDefault="006F01E0" w:rsidP="3DC44FCB">
      <w:pPr>
        <w:pStyle w:val="Heading3"/>
        <w:rPr>
          <w:rStyle w:val="Heading2Char"/>
          <w:rFonts w:ascii="Times New Roman" w:hAnsi="Times New Roman" w:cs="Times New Roman"/>
          <w:color w:val="auto"/>
          <w:rPrChange w:id="129" w:author="Glory, Alexia" w:date="2025-09-27T13:40:00Z" w16du:dateUtc="2025-09-27T18:40:00Z">
            <w:rPr/>
          </w:rPrChange>
        </w:rPr>
      </w:pPr>
      <w:bookmarkStart w:id="130" w:name="_Toc211176372"/>
      <w:bookmarkStart w:id="131" w:name="_Toc211182768"/>
      <w:bookmarkStart w:id="132" w:name="_Toc213618865"/>
      <w:bookmarkStart w:id="133" w:name="_Toc215649048"/>
      <w:bookmarkStart w:id="134" w:name="_Toc215649220"/>
      <w:bookmarkStart w:id="135" w:name="_Toc215671533"/>
      <w:r w:rsidRPr="22EA8871">
        <w:rPr>
          <w:rStyle w:val="Heading2Char"/>
          <w:rFonts w:ascii="Times New Roman" w:hAnsi="Times New Roman" w:cs="Times New Roman"/>
          <w:color w:val="auto"/>
        </w:rPr>
        <w:t>Functions</w:t>
      </w:r>
      <w:bookmarkEnd w:id="130"/>
      <w:bookmarkEnd w:id="131"/>
      <w:bookmarkEnd w:id="132"/>
      <w:bookmarkEnd w:id="133"/>
      <w:bookmarkEnd w:id="134"/>
      <w:bookmarkEnd w:id="135"/>
    </w:p>
    <w:p w14:paraId="0791F2F3" w14:textId="77777777" w:rsidR="006F01E0" w:rsidRPr="00AA32B8" w:rsidRDefault="006F01E0" w:rsidP="006F01E0">
      <w:pPr>
        <w:pStyle w:val="Sub-Heading"/>
        <w:numPr>
          <w:ilvl w:val="0"/>
          <w:numId w:val="6"/>
        </w:numPr>
        <w:rPr>
          <w:i w:val="0"/>
          <w:sz w:val="24"/>
        </w:rPr>
      </w:pPr>
      <w:r w:rsidRPr="1EACC49B">
        <w:rPr>
          <w:i w:val="0"/>
          <w:sz w:val="24"/>
        </w:rPr>
        <w:t xml:space="preserve">Volunteer Scheduling &amp; Shift Management – volunteers can sign up in advance, caps out at 20 volunteers, admin can see shift rosters, </w:t>
      </w:r>
      <w:r w:rsidRPr="007A3E4C">
        <w:rPr>
          <w:bCs/>
          <w:i w:val="0"/>
          <w:sz w:val="24"/>
        </w:rPr>
        <w:t>core problem</w:t>
      </w:r>
    </w:p>
    <w:p w14:paraId="05220549" w14:textId="77777777" w:rsidR="006F01E0" w:rsidRDefault="006F01E0" w:rsidP="006F01E0">
      <w:pPr>
        <w:pStyle w:val="Sub-Heading"/>
        <w:numPr>
          <w:ilvl w:val="0"/>
          <w:numId w:val="6"/>
        </w:numPr>
        <w:rPr>
          <w:i w:val="0"/>
          <w:sz w:val="24"/>
        </w:rPr>
      </w:pPr>
      <w:r w:rsidRPr="1EACC49B">
        <w:rPr>
          <w:i w:val="0"/>
          <w:sz w:val="24"/>
        </w:rPr>
        <w:t xml:space="preserve">Shift Notifications- will send volunteers automated notifications related to open shifts </w:t>
      </w:r>
    </w:p>
    <w:p w14:paraId="05316D0F" w14:textId="77777777" w:rsidR="006F01E0" w:rsidRDefault="006F01E0" w:rsidP="006F01E0">
      <w:pPr>
        <w:pStyle w:val="Sub-Heading"/>
        <w:numPr>
          <w:ilvl w:val="0"/>
          <w:numId w:val="6"/>
        </w:numPr>
        <w:rPr>
          <w:i w:val="0"/>
          <w:sz w:val="24"/>
        </w:rPr>
      </w:pPr>
      <w:r w:rsidRPr="1EACC49B">
        <w:rPr>
          <w:i w:val="0"/>
          <w:sz w:val="24"/>
        </w:rPr>
        <w:t>Volunteer/Shift Database – stores volunteer account info and shift location, dates, and capacity</w:t>
      </w:r>
    </w:p>
    <w:p w14:paraId="54317A04" w14:textId="77777777" w:rsidR="006F01E0" w:rsidRPr="001C0BBE" w:rsidRDefault="006F01E0" w:rsidP="006F01E0">
      <w:pPr>
        <w:pStyle w:val="Sub-Heading"/>
        <w:numPr>
          <w:ilvl w:val="0"/>
          <w:numId w:val="6"/>
        </w:numPr>
        <w:rPr>
          <w:i w:val="0"/>
          <w:sz w:val="24"/>
        </w:rPr>
      </w:pPr>
      <w:r w:rsidRPr="203DD964">
        <w:rPr>
          <w:i w:val="0"/>
          <w:sz w:val="24"/>
        </w:rPr>
        <w:t>Volunteer Profiles &amp; Attendance – identities for each volunteer, attendance tied to identity, enables accurate tracking.</w:t>
      </w:r>
    </w:p>
    <w:p w14:paraId="0922D3AF" w14:textId="77777777" w:rsidR="006F01E0" w:rsidRDefault="006F01E0" w:rsidP="006F01E0">
      <w:pPr>
        <w:pStyle w:val="Sub-Heading"/>
        <w:numPr>
          <w:ilvl w:val="0"/>
          <w:numId w:val="6"/>
        </w:numPr>
        <w:rPr>
          <w:i w:val="0"/>
          <w:sz w:val="24"/>
        </w:rPr>
      </w:pPr>
      <w:r w:rsidRPr="203DD964">
        <w:rPr>
          <w:i w:val="0"/>
          <w:sz w:val="24"/>
        </w:rPr>
        <w:t>Volunteer Reporting – admin may generate a report based on volunteer/shift database</w:t>
      </w:r>
    </w:p>
    <w:p w14:paraId="181F8717" w14:textId="162313D4" w:rsidR="006F01E0" w:rsidRPr="0062483E" w:rsidRDefault="006F01E0" w:rsidP="3DC44FCB">
      <w:pPr>
        <w:pStyle w:val="Heading3"/>
        <w:rPr>
          <w:rStyle w:val="Heading2Char"/>
          <w:rFonts w:ascii="Times New Roman" w:hAnsi="Times New Roman" w:cs="Times New Roman"/>
          <w:color w:val="auto"/>
          <w:rPrChange w:id="136" w:author="Glory, Alexia" w:date="2025-09-27T13:40:00Z" w16du:dateUtc="2025-09-27T18:40:00Z">
            <w:rPr/>
          </w:rPrChange>
        </w:rPr>
      </w:pPr>
      <w:bookmarkStart w:id="137" w:name="_Toc211176373"/>
      <w:bookmarkStart w:id="138" w:name="_Toc211182769"/>
      <w:bookmarkStart w:id="139" w:name="_Toc213618866"/>
      <w:bookmarkStart w:id="140" w:name="_Toc215649049"/>
      <w:bookmarkStart w:id="141" w:name="_Toc215649221"/>
      <w:bookmarkStart w:id="142" w:name="_Toc215671534"/>
      <w:r w:rsidRPr="3DC44FCB">
        <w:rPr>
          <w:rStyle w:val="Heading2Char"/>
          <w:rFonts w:ascii="Times New Roman" w:hAnsi="Times New Roman" w:cs="Times New Roman"/>
          <w:color w:val="auto"/>
        </w:rPr>
        <w:t>Formulas</w:t>
      </w:r>
      <w:bookmarkEnd w:id="137"/>
      <w:bookmarkEnd w:id="138"/>
      <w:bookmarkEnd w:id="139"/>
      <w:bookmarkEnd w:id="140"/>
      <w:bookmarkEnd w:id="141"/>
      <w:bookmarkEnd w:id="142"/>
    </w:p>
    <w:p w14:paraId="0C8E3EC5" w14:textId="77777777" w:rsidR="006F01E0" w:rsidRPr="00505001" w:rsidRDefault="006F01E0" w:rsidP="006F01E0">
      <w:pPr>
        <w:pStyle w:val="SectionContent"/>
      </w:pPr>
      <w:r w:rsidRPr="003D1765">
        <w:t>The tabl</w:t>
      </w:r>
      <w:r w:rsidRPr="1EACC49B">
        <w:t>e above uses the decomposition method of estimating, designed around using LOC (lines of code) to approximate size of project, rough idea of manpower required for each function, and the costs that will be incurred over the development process. Each function’s estimated LOC is calculated using a weighted average formula – for increased accuracy, “Most Likely” is given four times the weight of the other two estimates (Optimistic and Pessimistic).</w:t>
      </w:r>
    </w:p>
    <w:p w14:paraId="480AD4FF" w14:textId="77777777" w:rsidR="006F01E0" w:rsidRDefault="006F01E0" w:rsidP="006F01E0">
      <w:pPr>
        <w:pStyle w:val="Sub-Heading"/>
        <w:jc w:val="center"/>
        <w:rPr>
          <w:sz w:val="24"/>
        </w:rPr>
      </w:pPr>
      <w:r w:rsidRPr="1EACC49B">
        <w:rPr>
          <w:sz w:val="24"/>
        </w:rPr>
        <w:t>Estimated LOC = (Optimistic+4*Most Likely</w:t>
      </w:r>
      <w:r w:rsidRPr="003D1765">
        <w:rPr>
          <w:iCs/>
          <w:sz w:val="24"/>
        </w:rPr>
        <w:t xml:space="preserve"> + </w:t>
      </w:r>
      <w:r w:rsidRPr="1EACC49B">
        <w:rPr>
          <w:sz w:val="24"/>
        </w:rPr>
        <w:t>Pessimistic)/6</w:t>
      </w:r>
    </w:p>
    <w:p w14:paraId="629A14C6" w14:textId="761F370A" w:rsidR="006F01E0" w:rsidRPr="00927F19" w:rsidRDefault="006F01E0" w:rsidP="006F01E0">
      <w:pPr>
        <w:pStyle w:val="SectionContent"/>
      </w:pPr>
      <w:r>
        <w:t>The estimated cost for each function, and the total project cost, can be calculated using the expected LOC for each function multiplied by the cost per line, which is $4 in this particular project. The overall cost, in this case, is each function added together ($4,240+$1,888+$9,440+$6,080+$2,720) is $24,368. This cost satisfies the budget while funding greater quality of functions.</w:t>
      </w:r>
    </w:p>
    <w:p w14:paraId="4C1BDD79" w14:textId="77777777" w:rsidR="006F01E0" w:rsidRPr="003D1765" w:rsidRDefault="006F01E0" w:rsidP="006F01E0">
      <w:pPr>
        <w:pStyle w:val="Sub-Heading"/>
        <w:jc w:val="center"/>
        <w:rPr>
          <w:i w:val="0"/>
          <w:sz w:val="24"/>
        </w:rPr>
      </w:pPr>
      <w:r w:rsidRPr="1EACC49B">
        <w:rPr>
          <w:sz w:val="24"/>
        </w:rPr>
        <w:t>Estimated project Cost ($) = Expected LOC*($/line)</w:t>
      </w:r>
    </w:p>
    <w:p w14:paraId="640C5A39" w14:textId="68350473" w:rsidR="006F01E0" w:rsidRPr="007538AB" w:rsidRDefault="006F01E0" w:rsidP="006F01E0">
      <w:pPr>
        <w:pStyle w:val="SectionContent"/>
      </w:pPr>
      <w:r>
        <w:t>PM (Person Month) describes the number of months one person would take to complete each function of the project. Expected LOC is multiplied by Line/Month, which is set at 1,000 for this project, to get  the PM value required for a particular function, then divided by 6 for the Team PM value. The total PM value for this project is 1.82, reflecting a relatively fast timeline of completion.</w:t>
      </w:r>
    </w:p>
    <w:p w14:paraId="48EE32CB" w14:textId="77777777" w:rsidR="006F01E0" w:rsidRDefault="006F01E0" w:rsidP="006F01E0">
      <w:pPr>
        <w:pStyle w:val="Sub-Heading"/>
        <w:jc w:val="center"/>
        <w:rPr>
          <w:sz w:val="24"/>
        </w:rPr>
      </w:pPr>
      <w:r w:rsidRPr="1EACC49B">
        <w:rPr>
          <w:sz w:val="24"/>
        </w:rPr>
        <w:t>Estimated effort Required (PM) = (Expected LOC)(Line/Month)</w:t>
      </w:r>
    </w:p>
    <w:p w14:paraId="751F79C6" w14:textId="77777777" w:rsidR="006F01E0" w:rsidRDefault="006F01E0" w:rsidP="006F01E0">
      <w:pPr>
        <w:pStyle w:val="Sub-Heading"/>
        <w:jc w:val="center"/>
        <w:rPr>
          <w:sz w:val="24"/>
        </w:rPr>
      </w:pPr>
      <w:r w:rsidRPr="1EACC49B">
        <w:rPr>
          <w:sz w:val="24"/>
        </w:rPr>
        <w:t>Team PM = PM/6</w:t>
      </w:r>
    </w:p>
    <w:p w14:paraId="538F8D93" w14:textId="77777777" w:rsidR="006F01E0" w:rsidRDefault="006F01E0" w:rsidP="006F01E0">
      <w:pPr>
        <w:pStyle w:val="Sub-Heading"/>
        <w:rPr>
          <w:i w:val="0"/>
        </w:rPr>
      </w:pPr>
    </w:p>
    <w:p w14:paraId="453728ED" w14:textId="77777777" w:rsidR="006F01E0" w:rsidRPr="00C66E9D" w:rsidRDefault="006F01E0" w:rsidP="006F01E0">
      <w:pPr>
        <w:rPr>
          <w:sz w:val="36"/>
          <w:szCs w:val="36"/>
        </w:rPr>
      </w:pPr>
      <w:r w:rsidRPr="00C66E9D">
        <w:rPr>
          <w:sz w:val="36"/>
          <w:szCs w:val="36"/>
        </w:rPr>
        <w:br w:type="page"/>
      </w:r>
    </w:p>
    <w:p w14:paraId="7029F4D8" w14:textId="77777777" w:rsidR="006F01E0" w:rsidRDefault="006F01E0" w:rsidP="006F01E0">
      <w:pPr>
        <w:pStyle w:val="Heading1"/>
        <w:rPr>
          <w:rFonts w:ascii="Times New Roman" w:hAnsi="Times New Roman" w:cs="Times New Roman"/>
          <w:b/>
          <w:color w:val="auto"/>
          <w:sz w:val="36"/>
          <w:szCs w:val="36"/>
        </w:rPr>
      </w:pPr>
      <w:bookmarkStart w:id="143" w:name="_Toc215671535"/>
      <w:r w:rsidRPr="00992459">
        <w:rPr>
          <w:rFonts w:ascii="Times New Roman" w:hAnsi="Times New Roman" w:cs="Times New Roman"/>
          <w:b/>
          <w:color w:val="auto"/>
        </w:rPr>
        <w:t>Project Schedule</w:t>
      </w:r>
      <w:bookmarkEnd w:id="143"/>
    </w:p>
    <w:p w14:paraId="14A30020" w14:textId="77777777" w:rsidR="006F01E0" w:rsidRPr="003D1765" w:rsidRDefault="006F01E0" w:rsidP="006F01E0">
      <w:r w:rsidRPr="003D1765">
        <w:rPr>
          <w:noProof/>
        </w:rPr>
        <w:drawing>
          <wp:anchor distT="0" distB="0" distL="114300" distR="114300" simplePos="0" relativeHeight="251658240" behindDoc="1" locked="0" layoutInCell="1" allowOverlap="1" wp14:anchorId="4C4896A1" wp14:editId="17C77183">
            <wp:simplePos x="0" y="0"/>
            <wp:positionH relativeFrom="margin">
              <wp:posOffset>-991870</wp:posOffset>
            </wp:positionH>
            <wp:positionV relativeFrom="margin">
              <wp:posOffset>2676525</wp:posOffset>
            </wp:positionV>
            <wp:extent cx="7868920" cy="3145155"/>
            <wp:effectExtent l="0" t="318" r="0" b="0"/>
            <wp:wrapSquare wrapText="bothSides"/>
            <wp:docPr id="1430529811"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29811" name="Picture 1" descr="A screen shot of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7868920" cy="3145155"/>
                    </a:xfrm>
                    <a:prstGeom prst="rect">
                      <a:avLst/>
                    </a:prstGeom>
                  </pic:spPr>
                </pic:pic>
              </a:graphicData>
            </a:graphic>
            <wp14:sizeRelH relativeFrom="margin">
              <wp14:pctWidth>0</wp14:pctWidth>
            </wp14:sizeRelH>
            <wp14:sizeRelV relativeFrom="margin">
              <wp14:pctHeight>0</wp14:pctHeight>
            </wp14:sizeRelV>
          </wp:anchor>
        </w:drawing>
      </w:r>
    </w:p>
    <w:p w14:paraId="5657D809" w14:textId="77777777" w:rsidR="00040A88" w:rsidRDefault="00040A88" w:rsidP="006F01E0">
      <w:pPr>
        <w:pStyle w:val="Heading1"/>
        <w:rPr>
          <w:rFonts w:ascii="Times New Roman" w:hAnsi="Times New Roman" w:cs="Times New Roman"/>
          <w:b/>
          <w:color w:val="auto"/>
          <w:sz w:val="48"/>
          <w:szCs w:val="48"/>
        </w:rPr>
      </w:pPr>
    </w:p>
    <w:p w14:paraId="55DE2D2F" w14:textId="77777777" w:rsidR="006F01E0" w:rsidRDefault="006F01E0">
      <w:pPr>
        <w:rPr>
          <w:rFonts w:eastAsiaTheme="majorEastAsia"/>
          <w:b/>
          <w:sz w:val="48"/>
          <w:szCs w:val="48"/>
        </w:rPr>
      </w:pPr>
      <w:r>
        <w:rPr>
          <w:b/>
          <w:sz w:val="48"/>
          <w:szCs w:val="48"/>
        </w:rPr>
        <w:br w:type="page"/>
      </w:r>
    </w:p>
    <w:p w14:paraId="72EEB3AB" w14:textId="0AE031AB" w:rsidR="00040A88" w:rsidRPr="004840A8" w:rsidRDefault="00040A88" w:rsidP="00040A88">
      <w:pPr>
        <w:pStyle w:val="Heading1"/>
        <w:jc w:val="center"/>
        <w:rPr>
          <w:rFonts w:ascii="Times New Roman" w:hAnsi="Times New Roman" w:cs="Times New Roman"/>
          <w:b/>
          <w:color w:val="auto"/>
          <w:sz w:val="44"/>
          <w:szCs w:val="44"/>
        </w:rPr>
      </w:pPr>
      <w:bookmarkStart w:id="144" w:name="_Toc215671536"/>
      <w:r w:rsidRPr="004840A8">
        <w:rPr>
          <w:rFonts w:ascii="Times New Roman" w:hAnsi="Times New Roman" w:cs="Times New Roman"/>
          <w:b/>
          <w:color w:val="auto"/>
          <w:sz w:val="48"/>
          <w:szCs w:val="48"/>
        </w:rPr>
        <w:t xml:space="preserve">Milestone </w:t>
      </w:r>
      <w:r>
        <w:rPr>
          <w:rFonts w:ascii="Times New Roman" w:hAnsi="Times New Roman" w:cs="Times New Roman"/>
          <w:b/>
          <w:color w:val="auto"/>
          <w:sz w:val="48"/>
          <w:szCs w:val="48"/>
        </w:rPr>
        <w:t>2</w:t>
      </w:r>
      <w:bookmarkEnd w:id="144"/>
    </w:p>
    <w:p w14:paraId="4A6F993D" w14:textId="77777777" w:rsidR="00040A88" w:rsidRPr="00C66E9D" w:rsidRDefault="00040A88" w:rsidP="00040A88">
      <w:pPr>
        <w:pStyle w:val="Sub-Heading"/>
        <w:jc w:val="center"/>
      </w:pPr>
      <w:r w:rsidRPr="00C66E9D">
        <w:t>Prepared for</w:t>
      </w:r>
    </w:p>
    <w:p w14:paraId="36568537" w14:textId="77777777" w:rsidR="00040A88" w:rsidRPr="00C66E9D" w:rsidRDefault="00040A88" w:rsidP="00040A88">
      <w:pPr>
        <w:jc w:val="center"/>
        <w:rPr>
          <w:rFonts w:eastAsia="Aptos"/>
          <w:color w:val="000000" w:themeColor="text1"/>
          <w:sz w:val="48"/>
          <w:szCs w:val="48"/>
        </w:rPr>
      </w:pPr>
    </w:p>
    <w:p w14:paraId="30415078" w14:textId="77777777" w:rsidR="00040A88" w:rsidRPr="00C66E9D" w:rsidRDefault="00040A88" w:rsidP="00040A88">
      <w:pPr>
        <w:jc w:val="center"/>
        <w:rPr>
          <w:rFonts w:eastAsia="Aptos"/>
          <w:color w:val="000000" w:themeColor="text1"/>
          <w:sz w:val="48"/>
          <w:szCs w:val="48"/>
        </w:rPr>
      </w:pPr>
    </w:p>
    <w:p w14:paraId="54B8DBFE" w14:textId="77777777" w:rsidR="00040A88" w:rsidRPr="00C66E9D" w:rsidRDefault="00040A88" w:rsidP="00040A88">
      <w:pPr>
        <w:jc w:val="center"/>
        <w:rPr>
          <w:rFonts w:eastAsia="Aptos"/>
          <w:color w:val="000000" w:themeColor="text1"/>
          <w:sz w:val="48"/>
          <w:szCs w:val="48"/>
        </w:rPr>
      </w:pPr>
    </w:p>
    <w:p w14:paraId="52DC754A" w14:textId="77777777" w:rsidR="00040A88" w:rsidRPr="00C66E9D" w:rsidRDefault="00040A88" w:rsidP="00040A88">
      <w:pPr>
        <w:pStyle w:val="SectionHeadings"/>
        <w:jc w:val="center"/>
        <w:rPr>
          <w:sz w:val="72"/>
          <w:szCs w:val="72"/>
        </w:rPr>
      </w:pPr>
      <w:r w:rsidRPr="0A623A82">
        <w:rPr>
          <w:sz w:val="72"/>
          <w:szCs w:val="72"/>
        </w:rPr>
        <w:t>Tulsa Neighbors Market</w:t>
      </w:r>
    </w:p>
    <w:p w14:paraId="6E8C85CD" w14:textId="77777777" w:rsidR="00040A88" w:rsidRPr="00C66E9D" w:rsidRDefault="00040A88" w:rsidP="00040A88">
      <w:pPr>
        <w:jc w:val="center"/>
        <w:rPr>
          <w:rFonts w:eastAsia="Aptos"/>
          <w:color w:val="000000" w:themeColor="text1"/>
          <w:sz w:val="48"/>
          <w:szCs w:val="48"/>
        </w:rPr>
      </w:pPr>
    </w:p>
    <w:p w14:paraId="1FF5F539" w14:textId="77777777" w:rsidR="00040A88" w:rsidRPr="00C66E9D" w:rsidRDefault="00040A88" w:rsidP="00040A88">
      <w:pPr>
        <w:jc w:val="center"/>
        <w:rPr>
          <w:rFonts w:eastAsia="Aptos"/>
          <w:color w:val="000000" w:themeColor="text1"/>
          <w:sz w:val="48"/>
          <w:szCs w:val="48"/>
        </w:rPr>
      </w:pPr>
    </w:p>
    <w:p w14:paraId="39CD46FA" w14:textId="77777777" w:rsidR="00040A88" w:rsidRPr="00C66E9D" w:rsidRDefault="00040A88" w:rsidP="00040A88">
      <w:pPr>
        <w:pStyle w:val="Sub-Heading"/>
        <w:jc w:val="center"/>
      </w:pPr>
      <w:r w:rsidRPr="00C66E9D">
        <w:t>Prepared By Systems Analysis Team 2:</w:t>
      </w:r>
    </w:p>
    <w:p w14:paraId="1328B24D" w14:textId="17312545" w:rsidR="00BB28B0" w:rsidRDefault="00040A88" w:rsidP="00040A88">
      <w:pPr>
        <w:pStyle w:val="SectionContent"/>
        <w:jc w:val="center"/>
        <w:rPr>
          <w:sz w:val="22"/>
          <w:szCs w:val="22"/>
        </w:rPr>
      </w:pPr>
      <w:r w:rsidRPr="00C66E9D">
        <w:rPr>
          <w:sz w:val="22"/>
          <w:szCs w:val="22"/>
        </w:rPr>
        <w:t>Anna Boevers, Trinyon Gaylor, Alexia Glory, Joe Pennington, Timothy Carlsson Seger, Jaden Worrell</w:t>
      </w:r>
    </w:p>
    <w:p w14:paraId="536F9278" w14:textId="77777777" w:rsidR="00BB28B0" w:rsidRDefault="00BB28B0">
      <w:pPr>
        <w:rPr>
          <w:sz w:val="22"/>
          <w:szCs w:val="22"/>
        </w:rPr>
      </w:pPr>
      <w:r>
        <w:rPr>
          <w:sz w:val="22"/>
          <w:szCs w:val="22"/>
        </w:rPr>
        <w:br w:type="page"/>
      </w:r>
    </w:p>
    <w:p w14:paraId="7A52ED97" w14:textId="77777777" w:rsidR="00BB28B0" w:rsidRPr="00037925" w:rsidRDefault="00BB28B0" w:rsidP="00BB28B0">
      <w:pPr>
        <w:pStyle w:val="Heading1"/>
        <w:rPr>
          <w:rStyle w:val="SectionHeadingsChar"/>
          <w:rFonts w:eastAsiaTheme="majorEastAsia"/>
          <w:szCs w:val="36"/>
        </w:rPr>
      </w:pPr>
      <w:bookmarkStart w:id="145" w:name="_Toc215671537"/>
      <w:r w:rsidRPr="004840A8">
        <w:rPr>
          <w:rStyle w:val="SectionHeadingsChar"/>
          <w:rFonts w:eastAsiaTheme="majorEastAsia"/>
          <w:color w:val="auto"/>
          <w:szCs w:val="36"/>
        </w:rPr>
        <w:t>Memorandum</w:t>
      </w:r>
      <w:bookmarkEnd w:id="145"/>
    </w:p>
    <w:p w14:paraId="5A71BE8D" w14:textId="77777777" w:rsidR="00BB28B0" w:rsidRDefault="00BB28B0" w:rsidP="00BB28B0">
      <w:pPr>
        <w:pStyle w:val="SectionContent"/>
        <w:spacing w:after="120" w:line="240" w:lineRule="auto"/>
      </w:pPr>
      <w:r w:rsidRPr="0A623A82">
        <w:rPr>
          <w:b/>
          <w:bCs/>
        </w:rPr>
        <w:t>To</w:t>
      </w:r>
      <w:r>
        <w:t>: Dr. Lori Leonard, Tulsa Neighbors Market</w:t>
      </w:r>
    </w:p>
    <w:p w14:paraId="58A81B6F" w14:textId="77777777" w:rsidR="00BB28B0" w:rsidRDefault="00BB28B0" w:rsidP="00BB28B0">
      <w:pPr>
        <w:pStyle w:val="SectionContent"/>
        <w:spacing w:after="120" w:line="240" w:lineRule="auto"/>
      </w:pPr>
      <w:r w:rsidRPr="004B3B1B">
        <w:rPr>
          <w:b/>
          <w:bCs/>
        </w:rPr>
        <w:t>From</w:t>
      </w:r>
      <w:r>
        <w:t xml:space="preserve">: </w:t>
      </w:r>
      <w:r w:rsidRPr="00105DD1">
        <w:t>Anna Boevers, Trinyon Gaylor, Alexia Glory, Joe Pennington, Timothy Carlsson Seger, Jaden Worrell</w:t>
      </w:r>
    </w:p>
    <w:p w14:paraId="443166F6" w14:textId="5C6CD98F" w:rsidR="00BB28B0" w:rsidRDefault="00BB28B0" w:rsidP="00BB28B0">
      <w:pPr>
        <w:pStyle w:val="SectionContent"/>
        <w:spacing w:after="120" w:line="240" w:lineRule="auto"/>
      </w:pPr>
      <w:r w:rsidRPr="004B3B1B">
        <w:rPr>
          <w:b/>
          <w:bCs/>
        </w:rPr>
        <w:t>Date</w:t>
      </w:r>
      <w:r>
        <w:t xml:space="preserve">: </w:t>
      </w:r>
      <w:r w:rsidR="00477271">
        <w:t xml:space="preserve">13 October </w:t>
      </w:r>
      <w:r>
        <w:t>2025</w:t>
      </w:r>
    </w:p>
    <w:p w14:paraId="3647CBF3" w14:textId="0BD7FEBB" w:rsidR="00BB28B0" w:rsidRDefault="00BB28B0" w:rsidP="00BB28B0">
      <w:pPr>
        <w:pStyle w:val="SectionContent"/>
        <w:spacing w:after="120" w:line="240" w:lineRule="auto"/>
      </w:pPr>
      <w:r w:rsidRPr="004B3B1B">
        <w:rPr>
          <w:b/>
          <w:bCs/>
        </w:rPr>
        <w:t>Subject</w:t>
      </w:r>
      <w:r>
        <w:t xml:space="preserve">: </w:t>
      </w:r>
      <w:r w:rsidR="00C25607" w:rsidRPr="00C25607">
        <w:t xml:space="preserve">Milestone </w:t>
      </w:r>
      <w:r w:rsidR="00C25607">
        <w:t>2</w:t>
      </w:r>
      <w:r w:rsidR="00C25607" w:rsidRPr="00C25607">
        <w:t xml:space="preserve">: </w:t>
      </w:r>
      <w:r w:rsidR="00573D5A">
        <w:t xml:space="preserve">Analysis of Current </w:t>
      </w:r>
      <w:r w:rsidR="00C25607" w:rsidRPr="00C25607">
        <w:t>Volunteer Management System</w:t>
      </w:r>
    </w:p>
    <w:p w14:paraId="7B680848" w14:textId="77777777" w:rsidR="00BB28B0" w:rsidRDefault="00BB28B0" w:rsidP="00BB28B0">
      <w:pPr>
        <w:pStyle w:val="SectionContent"/>
        <w:spacing w:after="120" w:line="240" w:lineRule="auto"/>
        <w:rPr>
          <w:sz w:val="12"/>
          <w:szCs w:val="12"/>
        </w:rPr>
      </w:pPr>
    </w:p>
    <w:p w14:paraId="6112BEA5" w14:textId="77777777" w:rsidR="00BB28B0" w:rsidRDefault="00BB28B0" w:rsidP="00BB28B0">
      <w:pPr>
        <w:pStyle w:val="SectionContent"/>
        <w:spacing w:after="120" w:line="276" w:lineRule="auto"/>
      </w:pPr>
      <w:r>
        <w:t>Director Leonard:</w:t>
      </w:r>
    </w:p>
    <w:p w14:paraId="69A3A747" w14:textId="26A2B32F" w:rsidR="00E134E0" w:rsidRDefault="0BF4F6B5" w:rsidP="00E134E0">
      <w:pPr>
        <w:pStyle w:val="SectionContent"/>
        <w:spacing w:before="0" w:after="0" w:line="276" w:lineRule="auto"/>
      </w:pPr>
      <w:r>
        <w:t xml:space="preserve">The systems analysis team has spent the past few weeks examining the user environment, </w:t>
      </w:r>
      <w:r w:rsidR="4123BD00">
        <w:t xml:space="preserve">determining system requirements, conducting interviews, distributing questionnaires and gathering documents </w:t>
      </w:r>
      <w:r w:rsidR="2A7E89A3">
        <w:t>to build a volunteer management system best suited for the Tulsa Neighbors</w:t>
      </w:r>
      <w:r w:rsidR="4123BD00">
        <w:t xml:space="preserve"> </w:t>
      </w:r>
      <w:r w:rsidR="2A7E89A3">
        <w:t>Market (TNM).</w:t>
      </w:r>
    </w:p>
    <w:p w14:paraId="01A84C13" w14:textId="77777777" w:rsidR="00E134E0" w:rsidRDefault="00E134E0" w:rsidP="00E134E0">
      <w:pPr>
        <w:pStyle w:val="SectionContent"/>
        <w:spacing w:before="0" w:after="0" w:line="276" w:lineRule="auto"/>
      </w:pPr>
    </w:p>
    <w:p w14:paraId="01866EDF" w14:textId="77777777" w:rsidR="00E134E0" w:rsidRDefault="12E161BE" w:rsidP="00E134E0">
      <w:pPr>
        <w:pStyle w:val="SectionContent"/>
        <w:spacing w:before="0" w:after="0" w:line="276" w:lineRule="auto"/>
      </w:pPr>
      <w:r>
        <w:t>We have examined the processes at TNM and have broken them down into inputs and outputs. Additionally, we have c</w:t>
      </w:r>
      <w:r w:rsidR="2CC195C1">
        <w:t xml:space="preserve">reated statements for both the current user environment </w:t>
      </w:r>
      <w:r w:rsidR="13F93F60">
        <w:t>and</w:t>
      </w:r>
      <w:r w:rsidR="2CC195C1">
        <w:t xml:space="preserve"> the requirements that pertain to this system. Lists have also been created for problems in the current system, as</w:t>
      </w:r>
      <w:r w:rsidR="1BA09E88">
        <w:t xml:space="preserve"> well as the associated critical assumptions. Finally, we have laid out the objectives we have and </w:t>
      </w:r>
      <w:r w:rsidR="1CBC3070">
        <w:t xml:space="preserve">the </w:t>
      </w:r>
      <w:r w:rsidR="1BA09E88">
        <w:t xml:space="preserve">quantitative goals </w:t>
      </w:r>
      <w:r w:rsidR="7086F6F4">
        <w:t>we hope to achieve with this new system</w:t>
      </w:r>
      <w:r w:rsidR="78B6FDBB">
        <w:t>.</w:t>
      </w:r>
    </w:p>
    <w:p w14:paraId="11A8B545" w14:textId="307B33FE" w:rsidR="00BB28B0" w:rsidRDefault="00BB28B0" w:rsidP="00E134E0">
      <w:pPr>
        <w:pStyle w:val="SectionContent"/>
        <w:spacing w:before="0" w:after="0" w:line="276" w:lineRule="auto"/>
      </w:pPr>
      <w:r>
        <w:br/>
      </w:r>
      <w:r w:rsidR="2F097B43">
        <w:t xml:space="preserve">The systems analysis team would like to thank you for </w:t>
      </w:r>
      <w:r w:rsidR="2A5AC024">
        <w:t>your assistance in analyzing the current state of the TNM system and we look forward to working with you in the future.</w:t>
      </w:r>
    </w:p>
    <w:p w14:paraId="53FC6634" w14:textId="77777777" w:rsidR="00BB28B0" w:rsidRDefault="00BB28B0" w:rsidP="00BB28B0">
      <w:pPr>
        <w:pStyle w:val="SectionContent"/>
        <w:spacing w:after="120" w:line="276" w:lineRule="auto"/>
        <w:rPr>
          <w:sz w:val="12"/>
          <w:szCs w:val="12"/>
        </w:rPr>
      </w:pPr>
    </w:p>
    <w:p w14:paraId="730E8F77" w14:textId="77777777" w:rsidR="00BB28B0" w:rsidRDefault="00BB28B0" w:rsidP="00BB28B0">
      <w:pPr>
        <w:pStyle w:val="SectionContent"/>
        <w:spacing w:after="120" w:line="276" w:lineRule="auto"/>
      </w:pPr>
      <w:r>
        <w:t xml:space="preserve">Best, </w:t>
      </w:r>
    </w:p>
    <w:p w14:paraId="10A2BAA6" w14:textId="77777777" w:rsidR="00BB28B0" w:rsidRDefault="00BB28B0" w:rsidP="00BB28B0">
      <w:pPr>
        <w:pStyle w:val="SectionContent"/>
        <w:spacing w:after="120" w:line="240" w:lineRule="auto"/>
      </w:pPr>
      <w:r w:rsidRPr="004B3B1B">
        <w:t>Anna Boevers</w:t>
      </w:r>
    </w:p>
    <w:p w14:paraId="4DDF33DE" w14:textId="77777777" w:rsidR="00BB28B0" w:rsidRDefault="00BB28B0" w:rsidP="00BB28B0">
      <w:pPr>
        <w:pStyle w:val="SectionContent"/>
        <w:spacing w:after="120" w:line="240" w:lineRule="auto"/>
      </w:pPr>
      <w:r w:rsidRPr="004B3B1B">
        <w:t>Trinyon Gaylor</w:t>
      </w:r>
    </w:p>
    <w:p w14:paraId="06D5A305" w14:textId="77777777" w:rsidR="00BB28B0" w:rsidRDefault="00BB28B0" w:rsidP="00BB28B0">
      <w:pPr>
        <w:pStyle w:val="SectionContent"/>
        <w:spacing w:after="120" w:line="240" w:lineRule="auto"/>
      </w:pPr>
      <w:r w:rsidRPr="004B3B1B">
        <w:t>Alexia Glory</w:t>
      </w:r>
    </w:p>
    <w:p w14:paraId="4CDBA259" w14:textId="77777777" w:rsidR="00BB28B0" w:rsidRDefault="00BB28B0" w:rsidP="00BB28B0">
      <w:pPr>
        <w:pStyle w:val="SectionContent"/>
        <w:spacing w:after="120" w:line="240" w:lineRule="auto"/>
      </w:pPr>
      <w:r w:rsidRPr="004B3B1B">
        <w:t>Joe Pennington</w:t>
      </w:r>
    </w:p>
    <w:p w14:paraId="20F01EA1" w14:textId="77777777" w:rsidR="00BB28B0" w:rsidRDefault="00BB28B0" w:rsidP="00BB28B0">
      <w:pPr>
        <w:pStyle w:val="SectionContent"/>
        <w:spacing w:after="120" w:line="240" w:lineRule="auto"/>
      </w:pPr>
      <w:r w:rsidRPr="004B3B1B">
        <w:t>Timothy Carlsson Seger</w:t>
      </w:r>
    </w:p>
    <w:p w14:paraId="46A3DBB9" w14:textId="36D3C85A" w:rsidR="00040A88" w:rsidRPr="00C66E9D" w:rsidRDefault="00BB28B0" w:rsidP="00BB28B0">
      <w:pPr>
        <w:pStyle w:val="SectionContent"/>
        <w:rPr>
          <w:rFonts w:eastAsia="Aptos"/>
          <w:color w:val="000000" w:themeColor="text1"/>
        </w:rPr>
      </w:pPr>
      <w:r w:rsidRPr="004B3B1B">
        <w:t>Jaden Worrell</w:t>
      </w:r>
    </w:p>
    <w:p w14:paraId="67ECD93A" w14:textId="77777777" w:rsidR="003D56F6" w:rsidRDefault="003D56F6">
      <w:r>
        <w:br w:type="page"/>
      </w:r>
    </w:p>
    <w:p w14:paraId="5A5E0B18" w14:textId="591AF008" w:rsidR="00285435" w:rsidRDefault="00285435" w:rsidP="00285435">
      <w:pPr>
        <w:pStyle w:val="Heading1"/>
        <w:rPr>
          <w:rStyle w:val="SectionHeadingsChar"/>
          <w:rFonts w:eastAsiaTheme="majorEastAsia"/>
          <w:color w:val="auto"/>
          <w:szCs w:val="36"/>
        </w:rPr>
      </w:pPr>
      <w:bookmarkStart w:id="146" w:name="_Hlk210914437"/>
      <w:bookmarkStart w:id="147" w:name="_Toc215671538"/>
      <w:r>
        <w:rPr>
          <w:rStyle w:val="SectionHeadingsChar"/>
          <w:rFonts w:eastAsiaTheme="majorEastAsia"/>
          <w:color w:val="auto"/>
          <w:szCs w:val="36"/>
        </w:rPr>
        <w:t>Statement of User Environment</w:t>
      </w:r>
      <w:bookmarkEnd w:id="147"/>
    </w:p>
    <w:bookmarkEnd w:id="146"/>
    <w:p w14:paraId="634214DA" w14:textId="0C683EF4" w:rsidR="001D410F" w:rsidRPr="001D410F" w:rsidRDefault="001D410F" w:rsidP="00594064">
      <w:pPr>
        <w:spacing w:line="360" w:lineRule="auto"/>
      </w:pPr>
      <w:r w:rsidRPr="001D410F">
        <w:t xml:space="preserve">Tulsa Neighbors Market (TNM) is a long-standing </w:t>
      </w:r>
      <w:r w:rsidR="00DD601E">
        <w:t xml:space="preserve">local </w:t>
      </w:r>
      <w:r w:rsidRPr="001D410F">
        <w:t>nonprofit organization dedicated to assisting “neighbors”</w:t>
      </w:r>
      <w:r w:rsidR="008D3CE1">
        <w:t xml:space="preserve"> in need.</w:t>
      </w:r>
      <w:r w:rsidRPr="001D410F">
        <w:t xml:space="preserve"> For many years, TNM has provided essential food assistance to hundreds of </w:t>
      </w:r>
      <w:r w:rsidR="008D4C2B">
        <w:t xml:space="preserve">individuals and families </w:t>
      </w:r>
      <w:r w:rsidRPr="001D410F">
        <w:t xml:space="preserve">in the Tulsa community. The market operates Monday through Friday from 9:00 </w:t>
      </w:r>
      <w:r w:rsidR="008D4C2B">
        <w:t>AM</w:t>
      </w:r>
      <w:r w:rsidRPr="001D410F">
        <w:t xml:space="preserve"> to 2:00</w:t>
      </w:r>
      <w:r w:rsidR="008D4C2B">
        <w:t xml:space="preserve"> PM </w:t>
      </w:r>
      <w:r w:rsidRPr="001D410F">
        <w:t>and serves more than 100 neighbors per day. However, since the COVID-19 pandemic, TNM has experienced a significant increase in the number of neighbors seeking food assistance while simultaneously facing a reduction in available food due to recent federal budget cuts. As a result, the organization now provides food assistance once every other month per household instead of monthly. Neighbors are required to present identification and a list of all household members before receiving food. Food items are categorized</w:t>
      </w:r>
      <w:r w:rsidR="005C0D32">
        <w:t xml:space="preserve"> </w:t>
      </w:r>
      <w:r w:rsidRPr="001D410F">
        <w:t>and are donated by producers or local grocery stores, often as items near expiration. Assistance is provided on a first-come, first-served basis.</w:t>
      </w:r>
    </w:p>
    <w:p w14:paraId="7926CE34" w14:textId="117C7746" w:rsidR="001D410F" w:rsidRPr="001D410F" w:rsidRDefault="001D410F" w:rsidP="00594064">
      <w:pPr>
        <w:spacing w:line="360" w:lineRule="auto"/>
      </w:pPr>
      <w:r w:rsidRPr="001D410F">
        <w:t xml:space="preserve">Volunteers are the backbone of TNM’s operations. They greet neighbors, guide them through the market, and ensure the process runs smoothly. TNM strives to provide quality service to every neighbor, but inconsistent volunteer attendance has become a major operational challenge. The organization aims to have 20 volunteers per shift, with three daily shifts: 8:30–10:30 </w:t>
      </w:r>
      <w:r w:rsidR="00E601C1">
        <w:t>AM</w:t>
      </w:r>
      <w:r w:rsidRPr="001D410F">
        <w:t xml:space="preserve">, 10:30–12:30 </w:t>
      </w:r>
      <w:r w:rsidR="00770D01">
        <w:t>PM</w:t>
      </w:r>
      <w:r w:rsidRPr="001D410F">
        <w:t xml:space="preserve">., and 12:30–2:30 </w:t>
      </w:r>
      <w:r w:rsidR="00325565">
        <w:t>PM</w:t>
      </w:r>
      <w:r w:rsidRPr="001D410F">
        <w:t>. Volunteers may serve in one or more shifts throughout the day. Despite this goal, there are frequent fluctuations in volunteer turnou</w:t>
      </w:r>
      <w:r w:rsidR="00534800">
        <w:t>t. S</w:t>
      </w:r>
      <w:r w:rsidRPr="001D410F">
        <w:t>ome days have far more than 20 volunteers, while others have significantly fewer. When volunteer numbers are low, those present are often overwhelmed, leading to burnout and decreased retention. Conversely, an overabundance of volunteers can make individuals feel unnecessary, discouraging them from returning. Volunteers are never turned away, but this inconsistency directly affects TNM’s efficiency and service quality.</w:t>
      </w:r>
    </w:p>
    <w:p w14:paraId="7B659478" w14:textId="0DA4591E" w:rsidR="001D410F" w:rsidRPr="001D410F" w:rsidRDefault="001D410F" w:rsidP="00594064">
      <w:pPr>
        <w:spacing w:line="360" w:lineRule="auto"/>
      </w:pPr>
      <w:r w:rsidRPr="001D410F">
        <w:t xml:space="preserve">Currently, volunteers do not sign up in advance. They simply arrive for their preferred shift and complete a paper sign-in sheet upon arrival, providing their name, address, phone number, email, and hours volunteered. Each day requires a </w:t>
      </w:r>
      <w:r w:rsidR="0056226B" w:rsidRPr="001D410F">
        <w:t>new</w:t>
      </w:r>
      <w:r w:rsidRPr="001D410F">
        <w:t xml:space="preserve"> sign-in sheet. Volunteers under the age of 16 must be accompanied by an adult who also signs in. </w:t>
      </w:r>
      <w:r w:rsidR="00B90485">
        <w:t xml:space="preserve">Currently, there is no difference in how </w:t>
      </w:r>
      <w:r w:rsidR="001832DD">
        <w:t>children’s data is stored</w:t>
      </w:r>
      <w:r w:rsidR="00C21BC3">
        <w:t xml:space="preserve"> compared to adult data</w:t>
      </w:r>
      <w:r w:rsidR="001832DD">
        <w:t xml:space="preserve">. </w:t>
      </w:r>
      <w:r w:rsidRPr="001D410F">
        <w:t xml:space="preserve">Just before each shift begins, the Director, Lori Leonard, assigns duties in either the market or warehouse. At the end of the shift, volunteers leave without signing out. </w:t>
      </w:r>
      <w:r w:rsidR="0056226B">
        <w:t>Groups</w:t>
      </w:r>
      <w:r w:rsidR="00742F95">
        <w:t>, often from churches, schools, or corporations,</w:t>
      </w:r>
      <w:r w:rsidRPr="001D410F">
        <w:t xml:space="preserve"> may call ahead to indicate their planned volunteer time, but all members are still required to sign in individually on-site. </w:t>
      </w:r>
    </w:p>
    <w:p w14:paraId="5921848C" w14:textId="3B624D35" w:rsidR="001D410F" w:rsidRPr="001D410F" w:rsidRDefault="001D410F" w:rsidP="00594064">
      <w:pPr>
        <w:spacing w:line="360" w:lineRule="auto"/>
      </w:pPr>
      <w:r w:rsidRPr="001D410F">
        <w:t>Volunteer reporting and recordkeeping are limited and manual. The Director transcribes volunteer information from the sign-in sheets into a spreadsheet, but the data is often incomplete, inconsistent, or duplicated when volunteers serve multiple times. No computer-generated reports currently exist. The Director attempts to manually track daily and monthly volunteer numbers, but the process is time-consuming and prone to error. TNM does not retain volunteer information long-term. While email communication occasionally occurs with past volunteers for general updates, contact information is not stored or used for targeted recruitment during periods of volunteer shortages.</w:t>
      </w:r>
    </w:p>
    <w:p w14:paraId="098D92EA" w14:textId="078E3F99" w:rsidR="00673B2E" w:rsidRPr="001D410F" w:rsidRDefault="001D410F" w:rsidP="00594064">
      <w:pPr>
        <w:spacing w:line="360" w:lineRule="auto"/>
      </w:pPr>
      <w:r w:rsidRPr="001D410F">
        <w:t>Because TNM lacks an organized volunteer management system, several problems have emerged. The inability to predict or balance volunteer attendance creates inefficiencies and volunteer dissatisfaction. Without proper tracking, it is difficult to recognize or reward consistent volunteers or identify active partner organizations. These operational gaps risk more severe consequences, such as neighbors being turned away or even temporary market closures due to inadequate staffing</w:t>
      </w:r>
      <w:r w:rsidR="00264277">
        <w:t>.</w:t>
      </w:r>
    </w:p>
    <w:p w14:paraId="3B6279A2" w14:textId="77777777" w:rsidR="00CE5521" w:rsidRDefault="00CE5521">
      <w:pPr>
        <w:rPr>
          <w:rStyle w:val="SectionHeadingsChar"/>
          <w:rFonts w:eastAsiaTheme="majorEastAsia"/>
          <w:szCs w:val="36"/>
        </w:rPr>
      </w:pPr>
      <w:r>
        <w:rPr>
          <w:rStyle w:val="SectionHeadingsChar"/>
          <w:szCs w:val="36"/>
        </w:rPr>
        <w:br w:type="page"/>
      </w:r>
    </w:p>
    <w:p w14:paraId="10092BEC" w14:textId="15A378EB" w:rsidR="00673B2E" w:rsidRDefault="00673B2E" w:rsidP="00673B2E">
      <w:pPr>
        <w:pStyle w:val="Heading1"/>
        <w:rPr>
          <w:rStyle w:val="SectionHeadingsChar"/>
          <w:rFonts w:eastAsiaTheme="majorEastAsia"/>
          <w:color w:val="auto"/>
        </w:rPr>
      </w:pPr>
      <w:bookmarkStart w:id="148" w:name="_Toc215671539"/>
      <w:r w:rsidRPr="18A6D76E">
        <w:rPr>
          <w:rStyle w:val="SectionHeadingsChar"/>
          <w:rFonts w:eastAsiaTheme="majorEastAsia"/>
          <w:color w:val="auto"/>
        </w:rPr>
        <w:t>List of Major Problems/Causes/Effects</w:t>
      </w:r>
      <w:bookmarkEnd w:id="148"/>
    </w:p>
    <w:tbl>
      <w:tblPr>
        <w:tblStyle w:val="TableGrid"/>
        <w:tblW w:w="0" w:type="auto"/>
        <w:tblLayout w:type="fixed"/>
        <w:tblLook w:val="06A0" w:firstRow="1" w:lastRow="0" w:firstColumn="1" w:lastColumn="0" w:noHBand="1" w:noVBand="1"/>
      </w:tblPr>
      <w:tblGrid>
        <w:gridCol w:w="2337"/>
        <w:gridCol w:w="2550"/>
        <w:gridCol w:w="2188"/>
        <w:gridCol w:w="2338"/>
      </w:tblGrid>
      <w:tr w:rsidR="3B452DED" w:rsidRPr="007E3A96" w14:paraId="3C38F2B4" w14:textId="77777777" w:rsidTr="7F2B763E">
        <w:trPr>
          <w:trHeight w:val="525"/>
        </w:trPr>
        <w:tc>
          <w:tcPr>
            <w:tcW w:w="2337" w:type="dxa"/>
            <w:tcBorders>
              <w:top w:val="single" w:sz="8" w:space="0" w:color="auto"/>
              <w:left w:val="single" w:sz="8" w:space="0" w:color="auto"/>
              <w:bottom w:val="single" w:sz="8" w:space="0" w:color="auto"/>
              <w:right w:val="single" w:sz="8" w:space="0" w:color="auto"/>
            </w:tcBorders>
            <w:tcMar>
              <w:left w:w="108" w:type="dxa"/>
              <w:right w:w="108" w:type="dxa"/>
            </w:tcMar>
          </w:tcPr>
          <w:p w14:paraId="3C18C88F" w14:textId="5BBAB1CB" w:rsidR="3B452DED" w:rsidRPr="007E3A96" w:rsidRDefault="3B452DED" w:rsidP="3B452DED">
            <w:pPr>
              <w:jc w:val="center"/>
              <w:rPr>
                <w:b/>
                <w:color w:val="000000" w:themeColor="text1"/>
              </w:rPr>
            </w:pPr>
            <w:r w:rsidRPr="007E3A96">
              <w:rPr>
                <w:b/>
                <w:color w:val="000000" w:themeColor="text1"/>
              </w:rPr>
              <w:t>Ranking</w:t>
            </w:r>
          </w:p>
        </w:tc>
        <w:tc>
          <w:tcPr>
            <w:tcW w:w="2550" w:type="dxa"/>
            <w:tcBorders>
              <w:top w:val="single" w:sz="8" w:space="0" w:color="auto"/>
              <w:left w:val="single" w:sz="8" w:space="0" w:color="auto"/>
              <w:bottom w:val="single" w:sz="8" w:space="0" w:color="auto"/>
              <w:right w:val="single" w:sz="8" w:space="0" w:color="auto"/>
            </w:tcBorders>
            <w:tcMar>
              <w:left w:w="108" w:type="dxa"/>
              <w:right w:w="108" w:type="dxa"/>
            </w:tcMar>
          </w:tcPr>
          <w:p w14:paraId="54EBCD73" w14:textId="3E04B8FA" w:rsidR="3B452DED" w:rsidRPr="007E3A96" w:rsidRDefault="3B452DED" w:rsidP="3B452DED">
            <w:pPr>
              <w:jc w:val="center"/>
              <w:rPr>
                <w:b/>
                <w:color w:val="000000" w:themeColor="text1"/>
              </w:rPr>
            </w:pPr>
            <w:r w:rsidRPr="007E3A96">
              <w:rPr>
                <w:b/>
                <w:color w:val="000000" w:themeColor="text1"/>
              </w:rPr>
              <w:t>Problem/Opportunity</w:t>
            </w:r>
          </w:p>
        </w:tc>
        <w:tc>
          <w:tcPr>
            <w:tcW w:w="2188" w:type="dxa"/>
            <w:tcBorders>
              <w:top w:val="single" w:sz="8" w:space="0" w:color="auto"/>
              <w:left w:val="single" w:sz="8" w:space="0" w:color="auto"/>
              <w:bottom w:val="single" w:sz="8" w:space="0" w:color="auto"/>
              <w:right w:val="single" w:sz="8" w:space="0" w:color="auto"/>
            </w:tcBorders>
            <w:tcMar>
              <w:left w:w="108" w:type="dxa"/>
              <w:right w:w="108" w:type="dxa"/>
            </w:tcMar>
          </w:tcPr>
          <w:p w14:paraId="70B29357" w14:textId="7D2EE748" w:rsidR="3B452DED" w:rsidRPr="007E3A96" w:rsidRDefault="3B452DED" w:rsidP="3B452DED">
            <w:pPr>
              <w:jc w:val="center"/>
              <w:rPr>
                <w:b/>
                <w:color w:val="000000" w:themeColor="text1"/>
              </w:rPr>
            </w:pPr>
            <w:r w:rsidRPr="143616B4">
              <w:rPr>
                <w:b/>
                <w:color w:val="000000" w:themeColor="text1"/>
              </w:rPr>
              <w:t>Cause</w:t>
            </w:r>
            <w:r w:rsidR="67D6D788" w:rsidRPr="143616B4">
              <w:rPr>
                <w:b/>
                <w:color w:val="000000" w:themeColor="text1"/>
              </w:rPr>
              <w:t>s</w:t>
            </w:r>
          </w:p>
        </w:tc>
        <w:tc>
          <w:tcPr>
            <w:tcW w:w="2338" w:type="dxa"/>
            <w:tcBorders>
              <w:top w:val="single" w:sz="8" w:space="0" w:color="auto"/>
              <w:left w:val="single" w:sz="8" w:space="0" w:color="auto"/>
              <w:bottom w:val="single" w:sz="8" w:space="0" w:color="auto"/>
              <w:right w:val="single" w:sz="8" w:space="0" w:color="auto"/>
            </w:tcBorders>
            <w:tcMar>
              <w:left w:w="108" w:type="dxa"/>
              <w:right w:w="108" w:type="dxa"/>
            </w:tcMar>
          </w:tcPr>
          <w:p w14:paraId="1DD3E679" w14:textId="0EF63439" w:rsidR="3B452DED" w:rsidRPr="007E3A96" w:rsidRDefault="3B452DED" w:rsidP="3B452DED">
            <w:pPr>
              <w:jc w:val="center"/>
              <w:rPr>
                <w:b/>
                <w:color w:val="000000" w:themeColor="text1"/>
              </w:rPr>
            </w:pPr>
            <w:r w:rsidRPr="143616B4">
              <w:rPr>
                <w:b/>
                <w:color w:val="000000" w:themeColor="text1"/>
              </w:rPr>
              <w:t>Effect</w:t>
            </w:r>
            <w:r w:rsidR="67D6D788" w:rsidRPr="143616B4">
              <w:rPr>
                <w:b/>
                <w:color w:val="000000" w:themeColor="text1"/>
              </w:rPr>
              <w:t>s</w:t>
            </w:r>
          </w:p>
        </w:tc>
      </w:tr>
      <w:tr w:rsidR="3B452DED" w:rsidRPr="007E3A96" w14:paraId="22226F6F" w14:textId="77777777" w:rsidTr="7F2B763E">
        <w:trPr>
          <w:trHeight w:val="300"/>
        </w:trPr>
        <w:tc>
          <w:tcPr>
            <w:tcW w:w="2337" w:type="dxa"/>
            <w:tcBorders>
              <w:top w:val="single" w:sz="8" w:space="0" w:color="auto"/>
              <w:left w:val="single" w:sz="8" w:space="0" w:color="auto"/>
              <w:bottom w:val="single" w:sz="8" w:space="0" w:color="auto"/>
              <w:right w:val="single" w:sz="8" w:space="0" w:color="auto"/>
            </w:tcBorders>
            <w:tcMar>
              <w:left w:w="108" w:type="dxa"/>
              <w:right w:w="108" w:type="dxa"/>
            </w:tcMar>
          </w:tcPr>
          <w:p w14:paraId="5B7C19C7" w14:textId="67623BC6" w:rsidR="3B452DED" w:rsidRPr="007E3A96" w:rsidRDefault="3B452DED" w:rsidP="3B452DED">
            <w:pPr>
              <w:jc w:val="center"/>
              <w:rPr>
                <w:color w:val="000000" w:themeColor="text1"/>
              </w:rPr>
            </w:pPr>
            <w:r w:rsidRPr="007E3A96">
              <w:rPr>
                <w:color w:val="000000" w:themeColor="text1"/>
              </w:rPr>
              <w:t>1</w:t>
            </w:r>
          </w:p>
        </w:tc>
        <w:tc>
          <w:tcPr>
            <w:tcW w:w="2550" w:type="dxa"/>
            <w:tcBorders>
              <w:top w:val="single" w:sz="8" w:space="0" w:color="auto"/>
              <w:left w:val="single" w:sz="8" w:space="0" w:color="auto"/>
              <w:bottom w:val="single" w:sz="8" w:space="0" w:color="auto"/>
              <w:right w:val="single" w:sz="8" w:space="0" w:color="auto"/>
            </w:tcBorders>
            <w:tcMar>
              <w:left w:w="108" w:type="dxa"/>
              <w:right w:w="108" w:type="dxa"/>
            </w:tcMar>
          </w:tcPr>
          <w:p w14:paraId="01B8035D" w14:textId="177128C0" w:rsidR="3B452DED" w:rsidRPr="007E3A96" w:rsidRDefault="3B452DED" w:rsidP="3B452DED">
            <w:pPr>
              <w:rPr>
                <w:color w:val="000000" w:themeColor="text1"/>
              </w:rPr>
            </w:pPr>
            <w:r w:rsidRPr="007E3A96">
              <w:rPr>
                <w:color w:val="000000" w:themeColor="text1"/>
              </w:rPr>
              <w:t>Volunteers do not have an opportunity to sign up before arriving at a shift.</w:t>
            </w:r>
          </w:p>
          <w:p w14:paraId="32FA9CE1" w14:textId="30565D11" w:rsidR="3B452DED" w:rsidRPr="007E3A96" w:rsidRDefault="3B452DED" w:rsidP="3B452DED">
            <w:pPr>
              <w:rPr>
                <w:color w:val="000000" w:themeColor="text1"/>
              </w:rPr>
            </w:pPr>
            <w:r w:rsidRPr="007E3A96">
              <w:rPr>
                <w:color w:val="000000" w:themeColor="text1"/>
              </w:rPr>
              <w:t xml:space="preserve"> </w:t>
            </w:r>
          </w:p>
        </w:tc>
        <w:tc>
          <w:tcPr>
            <w:tcW w:w="2188" w:type="dxa"/>
            <w:tcBorders>
              <w:top w:val="single" w:sz="8" w:space="0" w:color="auto"/>
              <w:left w:val="single" w:sz="8" w:space="0" w:color="auto"/>
              <w:bottom w:val="single" w:sz="8" w:space="0" w:color="auto"/>
              <w:right w:val="single" w:sz="8" w:space="0" w:color="auto"/>
            </w:tcBorders>
            <w:tcMar>
              <w:left w:w="108" w:type="dxa"/>
              <w:right w:w="108" w:type="dxa"/>
            </w:tcMar>
          </w:tcPr>
          <w:p w14:paraId="0CE9F4C9" w14:textId="04843419" w:rsidR="3B452DED" w:rsidRPr="007E3A96" w:rsidRDefault="3B452DED" w:rsidP="3B452DED">
            <w:pPr>
              <w:rPr>
                <w:color w:val="000000" w:themeColor="text1"/>
              </w:rPr>
            </w:pPr>
            <w:r w:rsidRPr="007E3A96">
              <w:rPr>
                <w:color w:val="000000" w:themeColor="text1"/>
              </w:rPr>
              <w:t>Lack of a standard online system to sign up to volunteer for a shift.</w:t>
            </w:r>
          </w:p>
        </w:tc>
        <w:tc>
          <w:tcPr>
            <w:tcW w:w="2338" w:type="dxa"/>
            <w:tcBorders>
              <w:top w:val="single" w:sz="8" w:space="0" w:color="auto"/>
              <w:left w:val="single" w:sz="8" w:space="0" w:color="auto"/>
              <w:bottom w:val="single" w:sz="8" w:space="0" w:color="auto"/>
              <w:right w:val="single" w:sz="8" w:space="0" w:color="auto"/>
            </w:tcBorders>
            <w:tcMar>
              <w:left w:w="108" w:type="dxa"/>
              <w:right w:w="108" w:type="dxa"/>
            </w:tcMar>
          </w:tcPr>
          <w:p w14:paraId="442943BC" w14:textId="332F204D" w:rsidR="3B452DED" w:rsidRPr="007E3A96" w:rsidRDefault="3B452DED" w:rsidP="3B452DED">
            <w:pPr>
              <w:rPr>
                <w:color w:val="000000" w:themeColor="text1"/>
              </w:rPr>
            </w:pPr>
            <w:r w:rsidRPr="007E3A96">
              <w:rPr>
                <w:color w:val="000000" w:themeColor="text1"/>
              </w:rPr>
              <w:t>Shifts are often understaffed or overstaffed due to a lack of planning.</w:t>
            </w:r>
          </w:p>
        </w:tc>
      </w:tr>
      <w:tr w:rsidR="3B452DED" w:rsidRPr="007E3A96" w14:paraId="7E7AC1AE" w14:textId="77777777" w:rsidTr="7F2B763E">
        <w:trPr>
          <w:trHeight w:val="300"/>
        </w:trPr>
        <w:tc>
          <w:tcPr>
            <w:tcW w:w="2337" w:type="dxa"/>
            <w:tcBorders>
              <w:top w:val="single" w:sz="8" w:space="0" w:color="auto"/>
              <w:left w:val="single" w:sz="8" w:space="0" w:color="auto"/>
              <w:bottom w:val="single" w:sz="8" w:space="0" w:color="auto"/>
              <w:right w:val="single" w:sz="8" w:space="0" w:color="auto"/>
            </w:tcBorders>
            <w:tcMar>
              <w:left w:w="108" w:type="dxa"/>
              <w:right w:w="108" w:type="dxa"/>
            </w:tcMar>
          </w:tcPr>
          <w:p w14:paraId="4D9493DD" w14:textId="7375C059" w:rsidR="3B452DED" w:rsidRPr="007E3A96" w:rsidRDefault="3B452DED" w:rsidP="3B452DED">
            <w:pPr>
              <w:jc w:val="center"/>
              <w:rPr>
                <w:color w:val="000000" w:themeColor="text1"/>
              </w:rPr>
            </w:pPr>
            <w:r w:rsidRPr="007E3A96">
              <w:rPr>
                <w:color w:val="000000" w:themeColor="text1"/>
              </w:rPr>
              <w:t>2</w:t>
            </w:r>
          </w:p>
        </w:tc>
        <w:tc>
          <w:tcPr>
            <w:tcW w:w="2550" w:type="dxa"/>
            <w:tcBorders>
              <w:top w:val="single" w:sz="8" w:space="0" w:color="auto"/>
              <w:left w:val="single" w:sz="8" w:space="0" w:color="auto"/>
              <w:bottom w:val="single" w:sz="8" w:space="0" w:color="auto"/>
              <w:right w:val="single" w:sz="8" w:space="0" w:color="auto"/>
            </w:tcBorders>
            <w:tcMar>
              <w:left w:w="108" w:type="dxa"/>
              <w:right w:w="108" w:type="dxa"/>
            </w:tcMar>
          </w:tcPr>
          <w:p w14:paraId="76D6124D" w14:textId="03F31915" w:rsidR="3B452DED" w:rsidRPr="007E3A96" w:rsidRDefault="3B452DED" w:rsidP="3B452DED">
            <w:pPr>
              <w:rPr>
                <w:color w:val="000000" w:themeColor="text1"/>
              </w:rPr>
            </w:pPr>
            <w:r w:rsidRPr="007E3A96">
              <w:rPr>
                <w:color w:val="000000" w:themeColor="text1"/>
              </w:rPr>
              <w:t xml:space="preserve">Volunteers are overwhelmed or feel </w:t>
            </w:r>
            <w:r w:rsidR="77CC76BB" w:rsidRPr="007E3A96">
              <w:rPr>
                <w:color w:val="000000" w:themeColor="text1"/>
              </w:rPr>
              <w:t>unneeded</w:t>
            </w:r>
            <w:r w:rsidRPr="007E3A96">
              <w:rPr>
                <w:color w:val="000000" w:themeColor="text1"/>
              </w:rPr>
              <w:t>.</w:t>
            </w:r>
          </w:p>
        </w:tc>
        <w:tc>
          <w:tcPr>
            <w:tcW w:w="2188" w:type="dxa"/>
            <w:tcBorders>
              <w:top w:val="single" w:sz="8" w:space="0" w:color="auto"/>
              <w:left w:val="single" w:sz="8" w:space="0" w:color="auto"/>
              <w:bottom w:val="single" w:sz="8" w:space="0" w:color="auto"/>
              <w:right w:val="single" w:sz="8" w:space="0" w:color="auto"/>
            </w:tcBorders>
            <w:tcMar>
              <w:left w:w="108" w:type="dxa"/>
              <w:right w:w="108" w:type="dxa"/>
            </w:tcMar>
          </w:tcPr>
          <w:p w14:paraId="7FE65856" w14:textId="289FF97F" w:rsidR="3B452DED" w:rsidRPr="007E3A96" w:rsidRDefault="3B452DED" w:rsidP="3B452DED">
            <w:pPr>
              <w:rPr>
                <w:color w:val="000000" w:themeColor="text1"/>
              </w:rPr>
            </w:pPr>
            <w:r w:rsidRPr="007E3A96">
              <w:rPr>
                <w:color w:val="000000" w:themeColor="text1"/>
              </w:rPr>
              <w:t xml:space="preserve">No </w:t>
            </w:r>
            <w:r w:rsidRPr="007E3A96">
              <w:rPr>
                <w:color w:val="000000" w:themeColor="text1"/>
                <w:u w:val="single"/>
              </w:rPr>
              <w:t>sign-up</w:t>
            </w:r>
            <w:r w:rsidRPr="007E3A96">
              <w:rPr>
                <w:color w:val="000000" w:themeColor="text1"/>
              </w:rPr>
              <w:t xml:space="preserve"> system exists for volunteers before they arrive at TNM</w:t>
            </w:r>
            <w:r w:rsidR="00B93644">
              <w:rPr>
                <w:color w:val="000000" w:themeColor="text1"/>
              </w:rPr>
              <w:t>.</w:t>
            </w:r>
          </w:p>
        </w:tc>
        <w:tc>
          <w:tcPr>
            <w:tcW w:w="2338" w:type="dxa"/>
            <w:tcBorders>
              <w:top w:val="single" w:sz="8" w:space="0" w:color="auto"/>
              <w:left w:val="single" w:sz="8" w:space="0" w:color="auto"/>
              <w:bottom w:val="single" w:sz="8" w:space="0" w:color="auto"/>
              <w:right w:val="single" w:sz="8" w:space="0" w:color="auto"/>
            </w:tcBorders>
            <w:tcMar>
              <w:left w:w="108" w:type="dxa"/>
              <w:right w:w="108" w:type="dxa"/>
            </w:tcMar>
          </w:tcPr>
          <w:p w14:paraId="767636EF" w14:textId="79A7F8CB" w:rsidR="3B452DED" w:rsidRPr="007E3A96" w:rsidRDefault="3B452DED" w:rsidP="3B452DED">
            <w:pPr>
              <w:rPr>
                <w:color w:val="000000" w:themeColor="text1"/>
              </w:rPr>
            </w:pPr>
            <w:r w:rsidRPr="007E3A96">
              <w:rPr>
                <w:color w:val="000000" w:themeColor="text1"/>
              </w:rPr>
              <w:t>Volunteer retention rate decreases, and TNM may not be able to run effectively.</w:t>
            </w:r>
          </w:p>
        </w:tc>
      </w:tr>
      <w:tr w:rsidR="3B452DED" w:rsidRPr="007E3A96" w14:paraId="4E4A2C48" w14:textId="77777777" w:rsidTr="7F2B763E">
        <w:trPr>
          <w:trHeight w:val="300"/>
        </w:trPr>
        <w:tc>
          <w:tcPr>
            <w:tcW w:w="2337" w:type="dxa"/>
            <w:tcBorders>
              <w:top w:val="single" w:sz="8" w:space="0" w:color="auto"/>
              <w:left w:val="single" w:sz="8" w:space="0" w:color="auto"/>
              <w:bottom w:val="single" w:sz="8" w:space="0" w:color="auto"/>
              <w:right w:val="single" w:sz="8" w:space="0" w:color="auto"/>
            </w:tcBorders>
            <w:tcMar>
              <w:left w:w="108" w:type="dxa"/>
              <w:right w:w="108" w:type="dxa"/>
            </w:tcMar>
          </w:tcPr>
          <w:p w14:paraId="15893125" w14:textId="3060430A" w:rsidR="3B452DED" w:rsidRPr="007E3A96" w:rsidRDefault="3B452DED" w:rsidP="3B452DED">
            <w:pPr>
              <w:jc w:val="center"/>
              <w:rPr>
                <w:color w:val="000000" w:themeColor="text1"/>
              </w:rPr>
            </w:pPr>
            <w:r w:rsidRPr="007E3A96">
              <w:rPr>
                <w:color w:val="000000" w:themeColor="text1"/>
              </w:rPr>
              <w:t>3</w:t>
            </w:r>
          </w:p>
        </w:tc>
        <w:tc>
          <w:tcPr>
            <w:tcW w:w="2550" w:type="dxa"/>
            <w:tcBorders>
              <w:top w:val="single" w:sz="8" w:space="0" w:color="auto"/>
              <w:left w:val="single" w:sz="8" w:space="0" w:color="auto"/>
              <w:bottom w:val="single" w:sz="8" w:space="0" w:color="auto"/>
              <w:right w:val="single" w:sz="8" w:space="0" w:color="auto"/>
            </w:tcBorders>
            <w:tcMar>
              <w:left w:w="108" w:type="dxa"/>
              <w:right w:w="108" w:type="dxa"/>
            </w:tcMar>
          </w:tcPr>
          <w:p w14:paraId="43B012E4" w14:textId="0ACAE2EB" w:rsidR="3B452DED" w:rsidRPr="007E3A96" w:rsidRDefault="3B452DED" w:rsidP="3B452DED">
            <w:pPr>
              <w:rPr>
                <w:color w:val="000000" w:themeColor="text1"/>
              </w:rPr>
            </w:pPr>
            <w:r w:rsidRPr="007E3A96">
              <w:rPr>
                <w:color w:val="000000" w:themeColor="text1"/>
              </w:rPr>
              <w:t>Volunteers being improperly managed and moved around during shifts.</w:t>
            </w:r>
          </w:p>
        </w:tc>
        <w:tc>
          <w:tcPr>
            <w:tcW w:w="2188" w:type="dxa"/>
            <w:tcBorders>
              <w:top w:val="single" w:sz="8" w:space="0" w:color="auto"/>
              <w:left w:val="single" w:sz="8" w:space="0" w:color="auto"/>
              <w:bottom w:val="single" w:sz="8" w:space="0" w:color="auto"/>
              <w:right w:val="single" w:sz="8" w:space="0" w:color="auto"/>
            </w:tcBorders>
            <w:tcMar>
              <w:left w:w="108" w:type="dxa"/>
              <w:right w:w="108" w:type="dxa"/>
            </w:tcMar>
          </w:tcPr>
          <w:p w14:paraId="2447B0C4" w14:textId="5F20C7AF" w:rsidR="3B452DED" w:rsidRPr="007E3A96" w:rsidRDefault="3B452DED" w:rsidP="3B452DED">
            <w:pPr>
              <w:rPr>
                <w:color w:val="000000" w:themeColor="text1"/>
              </w:rPr>
            </w:pPr>
            <w:r w:rsidRPr="007E3A96">
              <w:rPr>
                <w:color w:val="000000" w:themeColor="text1"/>
              </w:rPr>
              <w:t>Lack of visibility into the number of volunteers necessary for a shift and where they go.</w:t>
            </w:r>
          </w:p>
        </w:tc>
        <w:tc>
          <w:tcPr>
            <w:tcW w:w="2338" w:type="dxa"/>
            <w:tcBorders>
              <w:top w:val="single" w:sz="8" w:space="0" w:color="auto"/>
              <w:left w:val="single" w:sz="8" w:space="0" w:color="auto"/>
              <w:bottom w:val="single" w:sz="8" w:space="0" w:color="auto"/>
              <w:right w:val="single" w:sz="8" w:space="0" w:color="auto"/>
            </w:tcBorders>
            <w:tcMar>
              <w:left w:w="108" w:type="dxa"/>
              <w:right w:w="108" w:type="dxa"/>
            </w:tcMar>
          </w:tcPr>
          <w:p w14:paraId="5D2FDA44" w14:textId="5A81CA20" w:rsidR="3B452DED" w:rsidRPr="007E3A96" w:rsidRDefault="3B452DED" w:rsidP="3B452DED">
            <w:pPr>
              <w:rPr>
                <w:color w:val="000000" w:themeColor="text1"/>
              </w:rPr>
            </w:pPr>
            <w:r w:rsidRPr="007E3A96">
              <w:rPr>
                <w:color w:val="000000" w:themeColor="text1"/>
              </w:rPr>
              <w:t>Volunteer retention rate decreases</w:t>
            </w:r>
            <w:r w:rsidR="556B0C90" w:rsidRPr="007E3A96">
              <w:rPr>
                <w:color w:val="000000" w:themeColor="text1"/>
              </w:rPr>
              <w:t>,</w:t>
            </w:r>
            <w:r w:rsidRPr="007E3A96">
              <w:rPr>
                <w:color w:val="000000" w:themeColor="text1"/>
              </w:rPr>
              <w:t xml:space="preserve"> and </w:t>
            </w:r>
            <w:r w:rsidR="00E25821">
              <w:rPr>
                <w:color w:val="000000" w:themeColor="text1"/>
              </w:rPr>
              <w:t>fewer</w:t>
            </w:r>
            <w:r w:rsidRPr="007E3A96">
              <w:rPr>
                <w:color w:val="000000" w:themeColor="text1"/>
              </w:rPr>
              <w:t xml:space="preserve"> neighbors may be served.</w:t>
            </w:r>
          </w:p>
        </w:tc>
      </w:tr>
      <w:tr w:rsidR="3B452DED" w:rsidRPr="007E3A96" w14:paraId="2807CF3D" w14:textId="77777777" w:rsidTr="7F2B763E">
        <w:trPr>
          <w:trHeight w:val="300"/>
        </w:trPr>
        <w:tc>
          <w:tcPr>
            <w:tcW w:w="2337" w:type="dxa"/>
            <w:tcBorders>
              <w:top w:val="single" w:sz="8" w:space="0" w:color="auto"/>
              <w:left w:val="single" w:sz="8" w:space="0" w:color="auto"/>
              <w:bottom w:val="single" w:sz="8" w:space="0" w:color="auto"/>
              <w:right w:val="single" w:sz="8" w:space="0" w:color="auto"/>
            </w:tcBorders>
            <w:tcMar>
              <w:left w:w="108" w:type="dxa"/>
              <w:right w:w="108" w:type="dxa"/>
            </w:tcMar>
          </w:tcPr>
          <w:p w14:paraId="72EB54E4" w14:textId="0489B289" w:rsidR="3B452DED" w:rsidRPr="007E3A96" w:rsidRDefault="3B452DED" w:rsidP="3B452DED">
            <w:pPr>
              <w:jc w:val="center"/>
              <w:rPr>
                <w:color w:val="000000" w:themeColor="text1"/>
              </w:rPr>
            </w:pPr>
            <w:r w:rsidRPr="007E3A96">
              <w:rPr>
                <w:color w:val="000000" w:themeColor="text1"/>
              </w:rPr>
              <w:t>4</w:t>
            </w:r>
          </w:p>
        </w:tc>
        <w:tc>
          <w:tcPr>
            <w:tcW w:w="2550" w:type="dxa"/>
            <w:tcBorders>
              <w:top w:val="single" w:sz="8" w:space="0" w:color="auto"/>
              <w:left w:val="single" w:sz="8" w:space="0" w:color="auto"/>
              <w:bottom w:val="single" w:sz="8" w:space="0" w:color="auto"/>
              <w:right w:val="single" w:sz="8" w:space="0" w:color="auto"/>
            </w:tcBorders>
            <w:tcMar>
              <w:left w:w="108" w:type="dxa"/>
              <w:right w:w="108" w:type="dxa"/>
            </w:tcMar>
          </w:tcPr>
          <w:p w14:paraId="78F6E7E3" w14:textId="13FC1E5D" w:rsidR="3B452DED" w:rsidRPr="007E3A96" w:rsidRDefault="5767D0A7" w:rsidP="3B452DED">
            <w:r w:rsidRPr="6439682D">
              <w:rPr>
                <w:color w:val="000000" w:themeColor="text1"/>
              </w:rPr>
              <w:t xml:space="preserve">Creating standards for data </w:t>
            </w:r>
            <w:r w:rsidRPr="70BDB0A1">
              <w:rPr>
                <w:color w:val="000000" w:themeColor="text1"/>
              </w:rPr>
              <w:t xml:space="preserve">collection to ensure </w:t>
            </w:r>
            <w:r w:rsidRPr="5DE9F5E1">
              <w:rPr>
                <w:color w:val="000000" w:themeColor="text1"/>
              </w:rPr>
              <w:t xml:space="preserve">accuracy and </w:t>
            </w:r>
            <w:r w:rsidRPr="762886F5">
              <w:rPr>
                <w:color w:val="000000" w:themeColor="text1"/>
              </w:rPr>
              <w:t xml:space="preserve">consistency </w:t>
            </w:r>
            <w:r w:rsidRPr="21F39332">
              <w:rPr>
                <w:color w:val="000000" w:themeColor="text1"/>
              </w:rPr>
              <w:t>amongst</w:t>
            </w:r>
            <w:r w:rsidRPr="62386401">
              <w:rPr>
                <w:color w:val="000000" w:themeColor="text1"/>
              </w:rPr>
              <w:t xml:space="preserve"> all </w:t>
            </w:r>
            <w:r w:rsidRPr="0A805BEE">
              <w:rPr>
                <w:color w:val="000000" w:themeColor="text1"/>
              </w:rPr>
              <w:t>sources.</w:t>
            </w:r>
          </w:p>
        </w:tc>
        <w:tc>
          <w:tcPr>
            <w:tcW w:w="2188" w:type="dxa"/>
            <w:tcBorders>
              <w:top w:val="single" w:sz="8" w:space="0" w:color="auto"/>
              <w:left w:val="single" w:sz="8" w:space="0" w:color="auto"/>
              <w:bottom w:val="single" w:sz="8" w:space="0" w:color="auto"/>
              <w:right w:val="single" w:sz="8" w:space="0" w:color="auto"/>
            </w:tcBorders>
            <w:tcMar>
              <w:left w:w="108" w:type="dxa"/>
              <w:right w:w="108" w:type="dxa"/>
            </w:tcMar>
          </w:tcPr>
          <w:p w14:paraId="2C7C36C4" w14:textId="5D0765F1" w:rsidR="3B452DED" w:rsidRPr="007E3A96" w:rsidRDefault="3B452DED" w:rsidP="02663E26">
            <w:pPr>
              <w:rPr>
                <w:color w:val="000000" w:themeColor="text1"/>
              </w:rPr>
            </w:pPr>
            <w:r w:rsidRPr="007E3A96">
              <w:rPr>
                <w:color w:val="000000" w:themeColor="text1"/>
              </w:rPr>
              <w:t xml:space="preserve">No </w:t>
            </w:r>
            <w:r w:rsidR="54F526D0" w:rsidRPr="47CD8DF4">
              <w:rPr>
                <w:color w:val="000000" w:themeColor="text1"/>
              </w:rPr>
              <w:t>data validation is</w:t>
            </w:r>
            <w:r w:rsidRPr="007E3A96">
              <w:rPr>
                <w:color w:val="000000" w:themeColor="text1"/>
              </w:rPr>
              <w:t xml:space="preserve"> in place </w:t>
            </w:r>
            <w:r w:rsidR="6A5516A9" w:rsidRPr="5763C91E">
              <w:rPr>
                <w:color w:val="000000" w:themeColor="text1"/>
              </w:rPr>
              <w:t xml:space="preserve">when </w:t>
            </w:r>
            <w:r w:rsidR="6A5516A9" w:rsidRPr="332485F4">
              <w:rPr>
                <w:color w:val="000000" w:themeColor="text1"/>
              </w:rPr>
              <w:t xml:space="preserve">volunteers </w:t>
            </w:r>
            <w:r w:rsidR="6A5516A9" w:rsidRPr="4D6D5CC9">
              <w:rPr>
                <w:color w:val="000000" w:themeColor="text1"/>
              </w:rPr>
              <w:t xml:space="preserve">are inputting information during </w:t>
            </w:r>
            <w:r w:rsidR="6A5516A9" w:rsidRPr="02663E26">
              <w:rPr>
                <w:color w:val="000000" w:themeColor="text1"/>
              </w:rPr>
              <w:t>sign-in.</w:t>
            </w:r>
          </w:p>
          <w:p w14:paraId="3902F47A" w14:textId="2D6E8544" w:rsidR="3B452DED" w:rsidRPr="007E3A96" w:rsidRDefault="3B452DED" w:rsidP="3B452DED">
            <w:pPr>
              <w:rPr>
                <w:color w:val="000000" w:themeColor="text1"/>
              </w:rPr>
            </w:pPr>
          </w:p>
        </w:tc>
        <w:tc>
          <w:tcPr>
            <w:tcW w:w="2338" w:type="dxa"/>
            <w:tcBorders>
              <w:top w:val="single" w:sz="8" w:space="0" w:color="auto"/>
              <w:left w:val="single" w:sz="8" w:space="0" w:color="auto"/>
              <w:bottom w:val="single" w:sz="8" w:space="0" w:color="auto"/>
              <w:right w:val="single" w:sz="8" w:space="0" w:color="auto"/>
            </w:tcBorders>
            <w:tcMar>
              <w:left w:w="108" w:type="dxa"/>
              <w:right w:w="108" w:type="dxa"/>
            </w:tcMar>
          </w:tcPr>
          <w:p w14:paraId="569DA7A0" w14:textId="0A560EF3" w:rsidR="3B452DED" w:rsidRPr="007E3A96" w:rsidRDefault="3B452DED" w:rsidP="02D0A191">
            <w:pPr>
              <w:rPr>
                <w:color w:val="000000" w:themeColor="text1"/>
              </w:rPr>
            </w:pPr>
            <w:r w:rsidRPr="007E3A96">
              <w:rPr>
                <w:color w:val="000000" w:themeColor="text1"/>
              </w:rPr>
              <w:t xml:space="preserve">Accurate reports cannot be generated and used to make strategic </w:t>
            </w:r>
            <w:r w:rsidR="07A8F033" w:rsidRPr="007E3A96">
              <w:rPr>
                <w:color w:val="000000" w:themeColor="text1"/>
              </w:rPr>
              <w:t>decisions</w:t>
            </w:r>
            <w:r w:rsidRPr="007E3A96">
              <w:rPr>
                <w:color w:val="000000" w:themeColor="text1"/>
              </w:rPr>
              <w:t>.</w:t>
            </w:r>
          </w:p>
          <w:p w14:paraId="35D0C25E" w14:textId="48CBFCEA" w:rsidR="3B452DED" w:rsidRPr="007E3A96" w:rsidRDefault="3B452DED" w:rsidP="3B452DED">
            <w:pPr>
              <w:rPr>
                <w:color w:val="000000" w:themeColor="text1"/>
              </w:rPr>
            </w:pPr>
          </w:p>
        </w:tc>
      </w:tr>
      <w:tr w:rsidR="3B452DED" w:rsidRPr="007E3A96" w14:paraId="2D61FFBF" w14:textId="77777777" w:rsidTr="7F2B763E">
        <w:trPr>
          <w:trHeight w:val="300"/>
        </w:trPr>
        <w:tc>
          <w:tcPr>
            <w:tcW w:w="2337" w:type="dxa"/>
            <w:tcBorders>
              <w:top w:val="single" w:sz="8" w:space="0" w:color="auto"/>
              <w:left w:val="single" w:sz="8" w:space="0" w:color="auto"/>
              <w:bottom w:val="single" w:sz="8" w:space="0" w:color="auto"/>
              <w:right w:val="single" w:sz="8" w:space="0" w:color="auto"/>
            </w:tcBorders>
            <w:tcMar>
              <w:left w:w="108" w:type="dxa"/>
              <w:right w:w="108" w:type="dxa"/>
            </w:tcMar>
          </w:tcPr>
          <w:p w14:paraId="450B1F7C" w14:textId="7F890452" w:rsidR="3B452DED" w:rsidRPr="007E3A96" w:rsidRDefault="3B452DED" w:rsidP="3B452DED">
            <w:pPr>
              <w:jc w:val="center"/>
              <w:rPr>
                <w:color w:val="000000" w:themeColor="text1"/>
              </w:rPr>
            </w:pPr>
            <w:r w:rsidRPr="007E3A96">
              <w:rPr>
                <w:color w:val="000000" w:themeColor="text1"/>
              </w:rPr>
              <w:t>5</w:t>
            </w:r>
          </w:p>
        </w:tc>
        <w:tc>
          <w:tcPr>
            <w:tcW w:w="2550" w:type="dxa"/>
            <w:tcBorders>
              <w:top w:val="single" w:sz="8" w:space="0" w:color="auto"/>
              <w:left w:val="single" w:sz="8" w:space="0" w:color="auto"/>
              <w:bottom w:val="single" w:sz="8" w:space="0" w:color="auto"/>
              <w:right w:val="single" w:sz="8" w:space="0" w:color="auto"/>
            </w:tcBorders>
            <w:tcMar>
              <w:left w:w="108" w:type="dxa"/>
              <w:right w:w="108" w:type="dxa"/>
            </w:tcMar>
          </w:tcPr>
          <w:p w14:paraId="5A512DE2" w14:textId="1BC4F87D" w:rsidR="4185A7BF" w:rsidRDefault="4185A7BF" w:rsidP="230EB6ED">
            <w:r w:rsidRPr="7DEF8A31">
              <w:rPr>
                <w:color w:val="000000" w:themeColor="text1"/>
              </w:rPr>
              <w:t xml:space="preserve">A new data governance framework that </w:t>
            </w:r>
            <w:r w:rsidRPr="5B1AACCD">
              <w:rPr>
                <w:color w:val="000000" w:themeColor="text1"/>
              </w:rPr>
              <w:t xml:space="preserve">controls </w:t>
            </w:r>
            <w:r w:rsidRPr="7391B538">
              <w:rPr>
                <w:color w:val="000000" w:themeColor="text1"/>
              </w:rPr>
              <w:t>children’s data.</w:t>
            </w:r>
          </w:p>
          <w:p w14:paraId="226BC5E4" w14:textId="40E4F100" w:rsidR="3B452DED" w:rsidRPr="007E3A96" w:rsidRDefault="3B452DED" w:rsidP="3B452DED">
            <w:pPr>
              <w:rPr>
                <w:color w:val="000000" w:themeColor="text1"/>
              </w:rPr>
            </w:pPr>
          </w:p>
        </w:tc>
        <w:tc>
          <w:tcPr>
            <w:tcW w:w="2188" w:type="dxa"/>
            <w:tcBorders>
              <w:top w:val="single" w:sz="8" w:space="0" w:color="auto"/>
              <w:left w:val="single" w:sz="8" w:space="0" w:color="auto"/>
              <w:bottom w:val="single" w:sz="8" w:space="0" w:color="auto"/>
              <w:right w:val="single" w:sz="8" w:space="0" w:color="auto"/>
            </w:tcBorders>
            <w:tcMar>
              <w:left w:w="108" w:type="dxa"/>
              <w:right w:w="108" w:type="dxa"/>
            </w:tcMar>
          </w:tcPr>
          <w:p w14:paraId="00B3AA64" w14:textId="3B863D88" w:rsidR="3B452DED" w:rsidRPr="007E3A96" w:rsidRDefault="3B452DED" w:rsidP="3B452DED">
            <w:pPr>
              <w:rPr>
                <w:color w:val="000000" w:themeColor="text1"/>
              </w:rPr>
            </w:pPr>
            <w:r w:rsidRPr="007E3A96">
              <w:rPr>
                <w:color w:val="000000" w:themeColor="text1"/>
              </w:rPr>
              <w:t xml:space="preserve">No additional controls around </w:t>
            </w:r>
            <w:r w:rsidR="5280CC04" w:rsidRPr="007E3A96">
              <w:rPr>
                <w:color w:val="000000" w:themeColor="text1"/>
              </w:rPr>
              <w:t xml:space="preserve">children’s </w:t>
            </w:r>
            <w:r w:rsidRPr="007E3A96">
              <w:rPr>
                <w:color w:val="000000" w:themeColor="text1"/>
              </w:rPr>
              <w:t>data.</w:t>
            </w:r>
          </w:p>
        </w:tc>
        <w:tc>
          <w:tcPr>
            <w:tcW w:w="2338" w:type="dxa"/>
            <w:tcBorders>
              <w:top w:val="single" w:sz="8" w:space="0" w:color="auto"/>
              <w:left w:val="single" w:sz="8" w:space="0" w:color="auto"/>
              <w:bottom w:val="single" w:sz="8" w:space="0" w:color="auto"/>
              <w:right w:val="single" w:sz="8" w:space="0" w:color="auto"/>
            </w:tcBorders>
            <w:tcMar>
              <w:left w:w="108" w:type="dxa"/>
              <w:right w:w="108" w:type="dxa"/>
            </w:tcMar>
          </w:tcPr>
          <w:p w14:paraId="4F08A21B" w14:textId="31DED522" w:rsidR="3B452DED" w:rsidRPr="007E3A96" w:rsidRDefault="3B452DED" w:rsidP="3B452DED">
            <w:pPr>
              <w:rPr>
                <w:color w:val="000000" w:themeColor="text1"/>
              </w:rPr>
            </w:pPr>
            <w:r w:rsidRPr="007E3A96">
              <w:rPr>
                <w:color w:val="000000" w:themeColor="text1"/>
              </w:rPr>
              <w:t>Limited legal liability regarding children’s data handling.</w:t>
            </w:r>
          </w:p>
        </w:tc>
      </w:tr>
      <w:tr w:rsidR="3B452DED" w:rsidRPr="007E3A96" w14:paraId="4D778AC7" w14:textId="77777777" w:rsidTr="7F2B763E">
        <w:trPr>
          <w:trHeight w:val="300"/>
        </w:trPr>
        <w:tc>
          <w:tcPr>
            <w:tcW w:w="2337" w:type="dxa"/>
            <w:tcBorders>
              <w:top w:val="single" w:sz="8" w:space="0" w:color="auto"/>
              <w:left w:val="single" w:sz="8" w:space="0" w:color="auto"/>
              <w:bottom w:val="single" w:sz="8" w:space="0" w:color="auto"/>
              <w:right w:val="single" w:sz="8" w:space="0" w:color="auto"/>
            </w:tcBorders>
            <w:tcMar>
              <w:left w:w="108" w:type="dxa"/>
              <w:right w:w="108" w:type="dxa"/>
            </w:tcMar>
          </w:tcPr>
          <w:p w14:paraId="247C0248" w14:textId="620DA913" w:rsidR="3B452DED" w:rsidRPr="007E3A96" w:rsidRDefault="3B452DED" w:rsidP="3B452DED">
            <w:pPr>
              <w:jc w:val="center"/>
              <w:rPr>
                <w:color w:val="000000" w:themeColor="text1"/>
              </w:rPr>
            </w:pPr>
            <w:r w:rsidRPr="007E3A96">
              <w:rPr>
                <w:color w:val="000000" w:themeColor="text1"/>
              </w:rPr>
              <w:t>6</w:t>
            </w:r>
          </w:p>
        </w:tc>
        <w:tc>
          <w:tcPr>
            <w:tcW w:w="2550" w:type="dxa"/>
            <w:tcBorders>
              <w:top w:val="single" w:sz="8" w:space="0" w:color="auto"/>
              <w:left w:val="single" w:sz="8" w:space="0" w:color="auto"/>
              <w:bottom w:val="single" w:sz="8" w:space="0" w:color="auto"/>
              <w:right w:val="single" w:sz="8" w:space="0" w:color="auto"/>
            </w:tcBorders>
            <w:tcMar>
              <w:left w:w="108" w:type="dxa"/>
              <w:right w:w="108" w:type="dxa"/>
            </w:tcMar>
          </w:tcPr>
          <w:p w14:paraId="2C3B5E1D" w14:textId="54E1E6FB" w:rsidR="3B452DED" w:rsidRPr="007E3A96" w:rsidRDefault="73DAEF11" w:rsidP="3B452DED">
            <w:r w:rsidRPr="13DF9592">
              <w:rPr>
                <w:color w:val="000000" w:themeColor="text1"/>
              </w:rPr>
              <w:t xml:space="preserve">Improving the </w:t>
            </w:r>
            <w:r w:rsidRPr="22B50FBA">
              <w:rPr>
                <w:color w:val="000000" w:themeColor="text1"/>
              </w:rPr>
              <w:t xml:space="preserve">reporting capabilities </w:t>
            </w:r>
            <w:r w:rsidRPr="3223C9A6">
              <w:rPr>
                <w:color w:val="000000" w:themeColor="text1"/>
              </w:rPr>
              <w:t xml:space="preserve">of the </w:t>
            </w:r>
            <w:r w:rsidRPr="12B90FD2">
              <w:rPr>
                <w:color w:val="000000" w:themeColor="text1"/>
              </w:rPr>
              <w:t>director of the TNM</w:t>
            </w:r>
            <w:r w:rsidRPr="003F95B5">
              <w:rPr>
                <w:color w:val="000000" w:themeColor="text1"/>
              </w:rPr>
              <w:t xml:space="preserve"> to</w:t>
            </w:r>
            <w:r w:rsidRPr="248183DD">
              <w:rPr>
                <w:color w:val="000000" w:themeColor="text1"/>
              </w:rPr>
              <w:t xml:space="preserve"> provide them </w:t>
            </w:r>
            <w:r w:rsidRPr="47E1B5B1">
              <w:rPr>
                <w:color w:val="000000" w:themeColor="text1"/>
              </w:rPr>
              <w:t xml:space="preserve">accurate </w:t>
            </w:r>
            <w:r w:rsidRPr="175B4E21">
              <w:rPr>
                <w:color w:val="000000" w:themeColor="text1"/>
              </w:rPr>
              <w:t>information for decision-</w:t>
            </w:r>
            <w:r w:rsidRPr="74D56B6C">
              <w:rPr>
                <w:color w:val="000000" w:themeColor="text1"/>
              </w:rPr>
              <w:t>making.</w:t>
            </w:r>
          </w:p>
        </w:tc>
        <w:tc>
          <w:tcPr>
            <w:tcW w:w="2188" w:type="dxa"/>
            <w:tcBorders>
              <w:top w:val="single" w:sz="8" w:space="0" w:color="auto"/>
              <w:left w:val="single" w:sz="8" w:space="0" w:color="auto"/>
              <w:bottom w:val="single" w:sz="8" w:space="0" w:color="auto"/>
              <w:right w:val="single" w:sz="8" w:space="0" w:color="auto"/>
            </w:tcBorders>
            <w:tcMar>
              <w:left w:w="108" w:type="dxa"/>
              <w:right w:w="108" w:type="dxa"/>
            </w:tcMar>
          </w:tcPr>
          <w:p w14:paraId="27EC6D38" w14:textId="50B819DF" w:rsidR="3B452DED" w:rsidRPr="007E3A96" w:rsidRDefault="6C756B8A" w:rsidP="3B452DED">
            <w:pPr>
              <w:rPr>
                <w:color w:val="000000" w:themeColor="text1"/>
              </w:rPr>
            </w:pPr>
            <w:r w:rsidRPr="007E3A96">
              <w:rPr>
                <w:color w:val="000000" w:themeColor="text1"/>
              </w:rPr>
              <w:t>The current</w:t>
            </w:r>
            <w:r w:rsidR="3B452DED" w:rsidRPr="007E3A96">
              <w:rPr>
                <w:color w:val="000000" w:themeColor="text1"/>
              </w:rPr>
              <w:t xml:space="preserve"> process has no data standardization or governance.</w:t>
            </w:r>
          </w:p>
        </w:tc>
        <w:tc>
          <w:tcPr>
            <w:tcW w:w="2338" w:type="dxa"/>
            <w:tcBorders>
              <w:top w:val="single" w:sz="8" w:space="0" w:color="auto"/>
              <w:left w:val="single" w:sz="8" w:space="0" w:color="auto"/>
              <w:bottom w:val="single" w:sz="8" w:space="0" w:color="auto"/>
              <w:right w:val="single" w:sz="8" w:space="0" w:color="auto"/>
            </w:tcBorders>
            <w:tcMar>
              <w:left w:w="108" w:type="dxa"/>
              <w:right w:w="108" w:type="dxa"/>
            </w:tcMar>
          </w:tcPr>
          <w:p w14:paraId="4308CB70" w14:textId="348FA850" w:rsidR="3B452DED" w:rsidRPr="007E3A96" w:rsidRDefault="3B452DED" w:rsidP="3B452DED">
            <w:pPr>
              <w:rPr>
                <w:color w:val="000000" w:themeColor="text1"/>
              </w:rPr>
            </w:pPr>
            <w:r w:rsidRPr="007E3A96">
              <w:rPr>
                <w:color w:val="000000" w:themeColor="text1"/>
              </w:rPr>
              <w:t xml:space="preserve">Greater visibility </w:t>
            </w:r>
            <w:r w:rsidR="60BF54CF" w:rsidRPr="007E3A96">
              <w:rPr>
                <w:color w:val="000000" w:themeColor="text1"/>
              </w:rPr>
              <w:t>for</w:t>
            </w:r>
            <w:r w:rsidR="75DD2244" w:rsidRPr="007E3A96">
              <w:rPr>
                <w:color w:val="000000" w:themeColor="text1"/>
              </w:rPr>
              <w:t xml:space="preserve"> </w:t>
            </w:r>
            <w:r w:rsidR="412F343D" w:rsidRPr="007E3A96">
              <w:rPr>
                <w:color w:val="000000" w:themeColor="text1"/>
              </w:rPr>
              <w:t>each volunteer</w:t>
            </w:r>
            <w:r w:rsidRPr="007E3A96">
              <w:rPr>
                <w:color w:val="000000" w:themeColor="text1"/>
              </w:rPr>
              <w:t xml:space="preserve"> and the ability to make data driven decisions.</w:t>
            </w:r>
          </w:p>
        </w:tc>
      </w:tr>
    </w:tbl>
    <w:p w14:paraId="70EEF99E" w14:textId="6F64B0A2" w:rsidR="0D77709B" w:rsidRPr="007E3A96" w:rsidRDefault="0D77709B" w:rsidP="3B452DED">
      <w:pPr>
        <w:spacing w:line="276" w:lineRule="auto"/>
        <w:rPr>
          <w:color w:val="000000" w:themeColor="text1"/>
        </w:rPr>
      </w:pPr>
      <w:r w:rsidRPr="007E3A96">
        <w:rPr>
          <w:color w:val="000000" w:themeColor="text1"/>
        </w:rPr>
        <w:t xml:space="preserve"> </w:t>
      </w:r>
    </w:p>
    <w:p w14:paraId="3DF8B5E7" w14:textId="1B4E3485" w:rsidR="0D77709B" w:rsidRPr="007E3A96" w:rsidRDefault="0D77709B" w:rsidP="00594064">
      <w:pPr>
        <w:spacing w:line="360" w:lineRule="auto"/>
        <w:rPr>
          <w:color w:val="000000" w:themeColor="text1"/>
        </w:rPr>
      </w:pPr>
      <w:r w:rsidRPr="565E9313">
        <w:rPr>
          <w:color w:val="000000" w:themeColor="text1"/>
        </w:rPr>
        <w:t>*</w:t>
      </w:r>
      <w:r w:rsidRPr="007E3A96">
        <w:rPr>
          <w:color w:val="000000" w:themeColor="text1"/>
        </w:rPr>
        <w:t xml:space="preserve"> Rankings range from 1-</w:t>
      </w:r>
      <w:r w:rsidR="41E5FE41" w:rsidRPr="54D23735">
        <w:rPr>
          <w:color w:val="000000" w:themeColor="text1"/>
        </w:rPr>
        <w:t>6</w:t>
      </w:r>
      <w:r w:rsidRPr="007E3A96">
        <w:rPr>
          <w:color w:val="000000" w:themeColor="text1"/>
        </w:rPr>
        <w:t xml:space="preserve"> with 1 being the most important </w:t>
      </w:r>
      <w:r w:rsidR="363C227C" w:rsidRPr="0B98702C">
        <w:rPr>
          <w:color w:val="000000" w:themeColor="text1"/>
        </w:rPr>
        <w:t>opportunity</w:t>
      </w:r>
      <w:r w:rsidRPr="007E3A96">
        <w:rPr>
          <w:color w:val="000000" w:themeColor="text1"/>
        </w:rPr>
        <w:t xml:space="preserve"> and </w:t>
      </w:r>
      <w:r w:rsidR="2775BD04" w:rsidRPr="6A76DE3E">
        <w:rPr>
          <w:color w:val="000000" w:themeColor="text1"/>
        </w:rPr>
        <w:t>6</w:t>
      </w:r>
      <w:r w:rsidRPr="007E3A96">
        <w:rPr>
          <w:color w:val="000000" w:themeColor="text1"/>
        </w:rPr>
        <w:t xml:space="preserve"> being least important</w:t>
      </w:r>
      <w:r w:rsidR="1EC9F099" w:rsidRPr="5077C6D0">
        <w:rPr>
          <w:color w:val="000000" w:themeColor="text1"/>
        </w:rPr>
        <w:t>.</w:t>
      </w:r>
    </w:p>
    <w:p w14:paraId="37348D8A" w14:textId="1FA4ED68" w:rsidR="18A6D76E" w:rsidRDefault="18A6D76E" w:rsidP="18A6D76E"/>
    <w:p w14:paraId="3F27E3C2" w14:textId="785964BC" w:rsidR="00673B2E" w:rsidRDefault="00673B2E">
      <w:r>
        <w:br w:type="page"/>
      </w:r>
    </w:p>
    <w:p w14:paraId="6F1A60BA" w14:textId="4E60EB25" w:rsidR="00673B2E" w:rsidRDefault="00673B2E" w:rsidP="00673B2E">
      <w:pPr>
        <w:pStyle w:val="Heading1"/>
        <w:rPr>
          <w:rStyle w:val="SectionHeadingsChar"/>
          <w:rFonts w:eastAsiaTheme="majorEastAsia"/>
          <w:color w:val="auto"/>
          <w:szCs w:val="36"/>
        </w:rPr>
      </w:pPr>
      <w:bookmarkStart w:id="149" w:name="_Toc215671540"/>
      <w:r w:rsidRPr="50039CE0">
        <w:rPr>
          <w:rStyle w:val="SectionHeadingsChar"/>
          <w:rFonts w:eastAsiaTheme="majorEastAsia"/>
          <w:color w:val="auto"/>
        </w:rPr>
        <w:t>System Objectives</w:t>
      </w:r>
      <w:bookmarkEnd w:id="149"/>
    </w:p>
    <w:p w14:paraId="7108168B" w14:textId="554A705F" w:rsidR="008108DF" w:rsidRPr="00677B11" w:rsidRDefault="0001711B" w:rsidP="00594064">
      <w:pPr>
        <w:pStyle w:val="ListParagraph"/>
        <w:numPr>
          <w:ilvl w:val="0"/>
          <w:numId w:val="1"/>
        </w:numPr>
        <w:spacing w:before="240" w:line="360" w:lineRule="auto"/>
        <w:rPr>
          <w:rFonts w:eastAsia="Aptos"/>
        </w:rPr>
      </w:pPr>
      <w:r>
        <w:rPr>
          <w:rFonts w:eastAsia="Aptos"/>
        </w:rPr>
        <w:t xml:space="preserve">The </w:t>
      </w:r>
      <w:r w:rsidR="00B83EC9">
        <w:rPr>
          <w:rFonts w:eastAsia="Aptos"/>
        </w:rPr>
        <w:t xml:space="preserve">market will have 20 volunteers per </w:t>
      </w:r>
      <w:r w:rsidR="00276DA5">
        <w:rPr>
          <w:rFonts w:eastAsia="Aptos"/>
        </w:rPr>
        <w:t xml:space="preserve">shift </w:t>
      </w:r>
      <w:r w:rsidR="00BC7583">
        <w:rPr>
          <w:rFonts w:eastAsia="Aptos"/>
        </w:rPr>
        <w:t xml:space="preserve">95% of the time. </w:t>
      </w:r>
    </w:p>
    <w:p w14:paraId="192B60B2" w14:textId="1B5E3796" w:rsidR="008108DF" w:rsidRPr="00677B11" w:rsidRDefault="004D4F30" w:rsidP="00594064">
      <w:pPr>
        <w:pStyle w:val="ListParagraph"/>
        <w:numPr>
          <w:ilvl w:val="0"/>
          <w:numId w:val="1"/>
        </w:numPr>
        <w:spacing w:before="240" w:line="360" w:lineRule="auto"/>
        <w:rPr>
          <w:rFonts w:eastAsia="Aptos"/>
        </w:rPr>
      </w:pPr>
      <w:r>
        <w:rPr>
          <w:rFonts w:eastAsia="Aptos"/>
        </w:rPr>
        <w:t xml:space="preserve">The system will </w:t>
      </w:r>
      <w:r w:rsidR="00677B11">
        <w:rPr>
          <w:rFonts w:eastAsia="Aptos"/>
        </w:rPr>
        <w:t>enable</w:t>
      </w:r>
      <w:r>
        <w:rPr>
          <w:rFonts w:eastAsia="Aptos"/>
        </w:rPr>
        <w:t xml:space="preserve"> 90% of shifts</w:t>
      </w:r>
      <w:r w:rsidR="007F7884">
        <w:rPr>
          <w:rFonts w:eastAsia="Aptos"/>
        </w:rPr>
        <w:t xml:space="preserve"> to be filled</w:t>
      </w:r>
      <w:r>
        <w:rPr>
          <w:rFonts w:eastAsia="Aptos"/>
        </w:rPr>
        <w:t xml:space="preserve"> </w:t>
      </w:r>
      <w:r w:rsidR="00154396">
        <w:rPr>
          <w:rFonts w:eastAsia="Aptos"/>
        </w:rPr>
        <w:t>one week in advance.</w:t>
      </w:r>
    </w:p>
    <w:p w14:paraId="559F6068" w14:textId="3B044540" w:rsidR="15F6B16B" w:rsidRDefault="00BC7B5C" w:rsidP="00594064">
      <w:pPr>
        <w:pStyle w:val="ListParagraph"/>
        <w:numPr>
          <w:ilvl w:val="0"/>
          <w:numId w:val="1"/>
        </w:numPr>
        <w:spacing w:before="240" w:line="360" w:lineRule="auto"/>
        <w:rPr>
          <w:rFonts w:eastAsia="Aptos"/>
        </w:rPr>
      </w:pPr>
      <w:r>
        <w:rPr>
          <w:rFonts w:eastAsia="Aptos"/>
        </w:rPr>
        <w:t>The market will serve over 100 Neighbors every day.</w:t>
      </w:r>
    </w:p>
    <w:p w14:paraId="48636BE9" w14:textId="627367D2" w:rsidR="1B857D83" w:rsidRPr="00561979" w:rsidRDefault="6A5B741C" w:rsidP="00594064">
      <w:pPr>
        <w:pStyle w:val="ListParagraph"/>
        <w:numPr>
          <w:ilvl w:val="0"/>
          <w:numId w:val="1"/>
        </w:numPr>
        <w:spacing w:before="240" w:line="360" w:lineRule="auto"/>
        <w:rPr>
          <w:rFonts w:eastAsia="Aptos"/>
        </w:rPr>
      </w:pPr>
      <w:r w:rsidRPr="430F6C03">
        <w:rPr>
          <w:rFonts w:eastAsia="Aptos"/>
        </w:rPr>
        <w:t>The system will allow</w:t>
      </w:r>
      <w:r w:rsidR="1B857D83" w:rsidRPr="00561979">
        <w:rPr>
          <w:rFonts w:eastAsia="Aptos"/>
        </w:rPr>
        <w:t xml:space="preserve"> </w:t>
      </w:r>
      <w:r w:rsidR="16D398F4" w:rsidRPr="22A745C7">
        <w:rPr>
          <w:rFonts w:eastAsia="Aptos"/>
        </w:rPr>
        <w:t>100</w:t>
      </w:r>
      <w:r w:rsidR="6CB324C6" w:rsidRPr="36C5E703">
        <w:rPr>
          <w:rFonts w:eastAsia="Aptos"/>
        </w:rPr>
        <w:t>%</w:t>
      </w:r>
      <w:r w:rsidR="1B857D83" w:rsidRPr="00561979">
        <w:rPr>
          <w:rFonts w:eastAsia="Aptos"/>
        </w:rPr>
        <w:t xml:space="preserve"> </w:t>
      </w:r>
      <w:r w:rsidR="16D398F4" w:rsidRPr="2E94F5CE">
        <w:rPr>
          <w:rFonts w:eastAsia="Aptos"/>
        </w:rPr>
        <w:t>of</w:t>
      </w:r>
      <w:r w:rsidR="1B857D83" w:rsidRPr="2E94F5CE">
        <w:rPr>
          <w:rFonts w:eastAsia="Aptos"/>
        </w:rPr>
        <w:t xml:space="preserve"> </w:t>
      </w:r>
      <w:r w:rsidR="1B857D83" w:rsidRPr="00561979">
        <w:rPr>
          <w:rFonts w:eastAsia="Aptos"/>
        </w:rPr>
        <w:t xml:space="preserve">Volunteers </w:t>
      </w:r>
      <w:r w:rsidR="24A85A67" w:rsidRPr="4A21E07C">
        <w:rPr>
          <w:rFonts w:eastAsia="Aptos"/>
        </w:rPr>
        <w:t xml:space="preserve">to </w:t>
      </w:r>
      <w:r w:rsidR="24A85A67" w:rsidRPr="79A59463">
        <w:rPr>
          <w:rFonts w:eastAsia="Aptos"/>
        </w:rPr>
        <w:t>receive</w:t>
      </w:r>
      <w:r w:rsidR="24A85A67" w:rsidRPr="45A5B586">
        <w:rPr>
          <w:rFonts w:eastAsia="Aptos"/>
        </w:rPr>
        <w:t xml:space="preserve"> </w:t>
      </w:r>
      <w:r w:rsidR="1B857D83" w:rsidRPr="45A5B586">
        <w:rPr>
          <w:rFonts w:eastAsia="Aptos"/>
        </w:rPr>
        <w:t>reminders</w:t>
      </w:r>
      <w:r w:rsidR="1B857D83" w:rsidRPr="00561979">
        <w:rPr>
          <w:rFonts w:eastAsia="Aptos"/>
        </w:rPr>
        <w:t xml:space="preserve"> 24 hours before their shift</w:t>
      </w:r>
      <w:r w:rsidR="00440632">
        <w:rPr>
          <w:rFonts w:eastAsia="Aptos"/>
        </w:rPr>
        <w:t>.</w:t>
      </w:r>
    </w:p>
    <w:p w14:paraId="15485164" w14:textId="2C97A3C2" w:rsidR="287323F2" w:rsidRPr="00561979" w:rsidRDefault="19BC9089" w:rsidP="00594064">
      <w:pPr>
        <w:pStyle w:val="ListParagraph"/>
        <w:numPr>
          <w:ilvl w:val="0"/>
          <w:numId w:val="1"/>
        </w:numPr>
        <w:spacing w:before="240" w:line="360" w:lineRule="auto"/>
        <w:rPr>
          <w:rFonts w:eastAsia="Aptos"/>
        </w:rPr>
      </w:pPr>
      <w:r w:rsidRPr="174EAE58">
        <w:rPr>
          <w:rFonts w:eastAsia="Aptos"/>
        </w:rPr>
        <w:t>The market will r</w:t>
      </w:r>
      <w:r w:rsidR="287323F2" w:rsidRPr="174EAE58">
        <w:rPr>
          <w:rFonts w:eastAsia="Aptos"/>
        </w:rPr>
        <w:t>etain</w:t>
      </w:r>
      <w:r w:rsidR="287323F2" w:rsidRPr="00561979">
        <w:rPr>
          <w:rFonts w:eastAsia="Aptos"/>
        </w:rPr>
        <w:t xml:space="preserve"> </w:t>
      </w:r>
      <w:r w:rsidR="45F3BBA5" w:rsidRPr="1D88BF6E">
        <w:rPr>
          <w:rFonts w:eastAsia="Aptos"/>
        </w:rPr>
        <w:t xml:space="preserve">up to </w:t>
      </w:r>
      <w:r w:rsidR="45F3BBA5" w:rsidRPr="305652BA">
        <w:rPr>
          <w:rFonts w:eastAsia="Aptos"/>
        </w:rPr>
        <w:t xml:space="preserve">25% </w:t>
      </w:r>
      <w:r w:rsidR="45F3BBA5" w:rsidRPr="0B82CA0F">
        <w:rPr>
          <w:rFonts w:eastAsia="Aptos"/>
        </w:rPr>
        <w:t>more</w:t>
      </w:r>
      <w:r w:rsidR="287323F2" w:rsidRPr="00561979">
        <w:rPr>
          <w:rFonts w:eastAsia="Aptos"/>
        </w:rPr>
        <w:t xml:space="preserve"> Volunteers</w:t>
      </w:r>
      <w:r w:rsidR="00383AD9">
        <w:rPr>
          <w:rFonts w:eastAsia="Aptos"/>
        </w:rPr>
        <w:t>.</w:t>
      </w:r>
    </w:p>
    <w:p w14:paraId="7EE1DC41" w14:textId="5072062B" w:rsidR="413B1D7E" w:rsidRPr="00561979" w:rsidRDefault="07B9F432" w:rsidP="00594064">
      <w:pPr>
        <w:pStyle w:val="ListParagraph"/>
        <w:numPr>
          <w:ilvl w:val="0"/>
          <w:numId w:val="1"/>
        </w:numPr>
        <w:spacing w:before="240" w:line="360" w:lineRule="auto"/>
        <w:rPr>
          <w:rFonts w:eastAsia="Aptos"/>
        </w:rPr>
      </w:pPr>
      <w:r w:rsidRPr="52675143">
        <w:rPr>
          <w:rFonts w:eastAsia="Aptos"/>
        </w:rPr>
        <w:t xml:space="preserve">The system </w:t>
      </w:r>
      <w:r w:rsidRPr="3DB1A61D">
        <w:rPr>
          <w:rFonts w:eastAsia="Aptos"/>
        </w:rPr>
        <w:t>will a</w:t>
      </w:r>
      <w:r w:rsidR="413B1D7E" w:rsidRPr="3DB1A61D">
        <w:rPr>
          <w:rFonts w:eastAsia="Aptos"/>
        </w:rPr>
        <w:t>llow</w:t>
      </w:r>
      <w:r w:rsidR="413B1D7E" w:rsidRPr="00561979">
        <w:rPr>
          <w:rFonts w:eastAsia="Aptos"/>
        </w:rPr>
        <w:t xml:space="preserve"> Volunteer information to be managed </w:t>
      </w:r>
      <w:r w:rsidR="7E9E99BA" w:rsidRPr="260A705A">
        <w:rPr>
          <w:rFonts w:eastAsia="Aptos"/>
        </w:rPr>
        <w:t xml:space="preserve">at least 45 minutes </w:t>
      </w:r>
      <w:r w:rsidR="7E9E99BA" w:rsidRPr="33A85730">
        <w:rPr>
          <w:rFonts w:eastAsia="Aptos"/>
        </w:rPr>
        <w:t>faster</w:t>
      </w:r>
      <w:r w:rsidR="00383AD9">
        <w:rPr>
          <w:rFonts w:eastAsia="Aptos"/>
        </w:rPr>
        <w:t>.</w:t>
      </w:r>
    </w:p>
    <w:p w14:paraId="3B2EFF80" w14:textId="41637E68" w:rsidR="413B1D7E" w:rsidRPr="007E6C0C" w:rsidRDefault="2F2E38A8" w:rsidP="00594064">
      <w:pPr>
        <w:pStyle w:val="ListParagraph"/>
        <w:numPr>
          <w:ilvl w:val="0"/>
          <w:numId w:val="1"/>
        </w:numPr>
        <w:spacing w:before="240" w:line="360" w:lineRule="auto"/>
        <w:rPr>
          <w:rFonts w:eastAsia="Aptos"/>
        </w:rPr>
      </w:pPr>
      <w:r w:rsidRPr="2D899F9C">
        <w:rPr>
          <w:rFonts w:eastAsia="Aptos"/>
        </w:rPr>
        <w:t xml:space="preserve">The system </w:t>
      </w:r>
      <w:r w:rsidRPr="56054086">
        <w:rPr>
          <w:rFonts w:eastAsia="Aptos"/>
        </w:rPr>
        <w:t xml:space="preserve">will </w:t>
      </w:r>
      <w:r w:rsidRPr="5B4D468F">
        <w:rPr>
          <w:rFonts w:eastAsia="Aptos"/>
        </w:rPr>
        <w:t>s</w:t>
      </w:r>
      <w:r w:rsidR="413B1D7E" w:rsidRPr="5B4D468F">
        <w:rPr>
          <w:rFonts w:eastAsia="Aptos"/>
        </w:rPr>
        <w:t>end</w:t>
      </w:r>
      <w:r w:rsidR="413B1D7E" w:rsidRPr="00561979">
        <w:rPr>
          <w:rFonts w:eastAsia="Aptos"/>
        </w:rPr>
        <w:t xml:space="preserve"> weekly shift information to </w:t>
      </w:r>
      <w:r w:rsidR="413B1D7E" w:rsidRPr="24C72117">
        <w:rPr>
          <w:rFonts w:eastAsia="Aptos"/>
        </w:rPr>
        <w:t>a</w:t>
      </w:r>
      <w:r w:rsidR="40A7D7EE" w:rsidRPr="24C72117">
        <w:rPr>
          <w:rFonts w:eastAsia="Aptos"/>
        </w:rPr>
        <w:t xml:space="preserve">t least 80% </w:t>
      </w:r>
      <w:r w:rsidR="40A7D7EE" w:rsidRPr="6E9BEEB7">
        <w:rPr>
          <w:rFonts w:eastAsia="Aptos"/>
        </w:rPr>
        <w:t>of</w:t>
      </w:r>
      <w:r w:rsidR="413B1D7E" w:rsidRPr="00561979">
        <w:rPr>
          <w:rFonts w:eastAsia="Aptos"/>
        </w:rPr>
        <w:t xml:space="preserve"> previous volunteers</w:t>
      </w:r>
      <w:r w:rsidR="00383AD9">
        <w:rPr>
          <w:rFonts w:eastAsia="Aptos"/>
        </w:rPr>
        <w:t>.</w:t>
      </w:r>
    </w:p>
    <w:p w14:paraId="766A836D" w14:textId="20F52D01" w:rsidR="43739BA0" w:rsidRDefault="43739BA0" w:rsidP="00594064">
      <w:pPr>
        <w:pStyle w:val="ListParagraph"/>
        <w:numPr>
          <w:ilvl w:val="0"/>
          <w:numId w:val="1"/>
        </w:numPr>
        <w:spacing w:before="240" w:line="360" w:lineRule="auto"/>
        <w:rPr>
          <w:rFonts w:eastAsia="Aptos"/>
        </w:rPr>
      </w:pPr>
      <w:r w:rsidRPr="40A7F755">
        <w:rPr>
          <w:rFonts w:eastAsia="Aptos"/>
        </w:rPr>
        <w:t xml:space="preserve">The system </w:t>
      </w:r>
      <w:r w:rsidRPr="5786E26B">
        <w:rPr>
          <w:rFonts w:eastAsia="Aptos"/>
        </w:rPr>
        <w:t xml:space="preserve">will </w:t>
      </w:r>
      <w:r w:rsidRPr="3F1989D0">
        <w:rPr>
          <w:rFonts w:eastAsia="Aptos"/>
        </w:rPr>
        <w:t xml:space="preserve">provide at least </w:t>
      </w:r>
      <w:r w:rsidR="2607B017" w:rsidRPr="0FCDCE09">
        <w:rPr>
          <w:rFonts w:eastAsia="Aptos"/>
        </w:rPr>
        <w:t xml:space="preserve">4 new </w:t>
      </w:r>
      <w:r w:rsidR="2607B017" w:rsidRPr="018356C9">
        <w:rPr>
          <w:rFonts w:eastAsia="Aptos"/>
        </w:rPr>
        <w:t>reports</w:t>
      </w:r>
      <w:r w:rsidR="2607B017" w:rsidRPr="11890F28">
        <w:rPr>
          <w:rFonts w:eastAsia="Aptos"/>
        </w:rPr>
        <w:t xml:space="preserve"> </w:t>
      </w:r>
      <w:r w:rsidR="2607B017" w:rsidRPr="5DF4C2DB">
        <w:rPr>
          <w:rFonts w:eastAsia="Aptos"/>
        </w:rPr>
        <w:t xml:space="preserve">for </w:t>
      </w:r>
      <w:r w:rsidR="2607B017" w:rsidRPr="3F22DAF2">
        <w:rPr>
          <w:rFonts w:eastAsia="Aptos"/>
        </w:rPr>
        <w:t>management</w:t>
      </w:r>
      <w:r w:rsidR="00383AD9">
        <w:rPr>
          <w:rFonts w:eastAsia="Aptos"/>
        </w:rPr>
        <w:t>.</w:t>
      </w:r>
    </w:p>
    <w:p w14:paraId="28E0C21C" w14:textId="330D61DD" w:rsidR="26B09A52" w:rsidRDefault="26B09A52" w:rsidP="3E5777D4">
      <w:pPr>
        <w:pStyle w:val="ListParagraph"/>
        <w:spacing w:line="276" w:lineRule="auto"/>
        <w:rPr>
          <w:rFonts w:eastAsia="Aptos"/>
          <w:sz w:val="32"/>
          <w:szCs w:val="32"/>
        </w:rPr>
      </w:pPr>
    </w:p>
    <w:p w14:paraId="0C853FD1" w14:textId="3C494D96" w:rsidR="7A74578B" w:rsidRDefault="7A74578B" w:rsidP="7CC797E3">
      <w:pPr>
        <w:pStyle w:val="ListParagraph"/>
        <w:spacing w:line="276" w:lineRule="auto"/>
        <w:rPr>
          <w:rFonts w:eastAsia="Aptos"/>
          <w:sz w:val="32"/>
          <w:szCs w:val="32"/>
        </w:rPr>
      </w:pPr>
    </w:p>
    <w:p w14:paraId="741C482A" w14:textId="364B8EBD" w:rsidR="50039CE0" w:rsidRDefault="50039CE0" w:rsidP="50039CE0">
      <w:pPr>
        <w:spacing w:line="276" w:lineRule="auto"/>
        <w:rPr>
          <w:rFonts w:ascii="Aptos" w:eastAsia="Aptos" w:hAnsi="Aptos" w:cs="Aptos"/>
        </w:rPr>
      </w:pPr>
    </w:p>
    <w:p w14:paraId="7C364750" w14:textId="24B159D8" w:rsidR="50039CE0" w:rsidRDefault="50039CE0" w:rsidP="50039CE0"/>
    <w:p w14:paraId="1AC5D407" w14:textId="3263BFF9" w:rsidR="00673B2E" w:rsidRDefault="00673B2E">
      <w:r>
        <w:br w:type="page"/>
      </w:r>
    </w:p>
    <w:p w14:paraId="23C1CFB5" w14:textId="649C4BC0" w:rsidR="00673B2E" w:rsidRDefault="00673B2E" w:rsidP="00673B2E">
      <w:pPr>
        <w:pStyle w:val="Heading1"/>
        <w:rPr>
          <w:rStyle w:val="SectionHeadingsChar"/>
          <w:rFonts w:eastAsiaTheme="majorEastAsia"/>
          <w:color w:val="auto"/>
          <w:szCs w:val="36"/>
        </w:rPr>
      </w:pPr>
      <w:bookmarkStart w:id="150" w:name="_Toc215671541"/>
      <w:r>
        <w:rPr>
          <w:rStyle w:val="SectionHeadingsChar"/>
          <w:rFonts w:eastAsiaTheme="majorEastAsia"/>
          <w:color w:val="auto"/>
          <w:szCs w:val="36"/>
        </w:rPr>
        <w:t>List of Critical Assumptions</w:t>
      </w:r>
      <w:bookmarkEnd w:id="150"/>
    </w:p>
    <w:p w14:paraId="239B9A76" w14:textId="77777777" w:rsidR="00DA59C5" w:rsidRPr="00C63212" w:rsidRDefault="00DA59C5" w:rsidP="001D0759">
      <w:pPr>
        <w:pStyle w:val="Heading3"/>
        <w:spacing w:after="0" w:line="360" w:lineRule="auto"/>
        <w:rPr>
          <w:rStyle w:val="Heading2Char"/>
          <w:rFonts w:ascii="Times New Roman" w:hAnsi="Times New Roman" w:cs="Times New Roman"/>
          <w:color w:val="auto"/>
        </w:rPr>
      </w:pPr>
      <w:bookmarkStart w:id="151" w:name="_Toc213589106"/>
      <w:bookmarkStart w:id="152" w:name="_Toc213618874"/>
      <w:bookmarkStart w:id="153" w:name="_Toc215649057"/>
      <w:bookmarkStart w:id="154" w:name="_Toc215649229"/>
      <w:bookmarkStart w:id="155" w:name="_Toc215671542"/>
      <w:r w:rsidRPr="00C63212">
        <w:rPr>
          <w:rStyle w:val="Heading2Char"/>
          <w:rFonts w:ascii="Times New Roman" w:hAnsi="Times New Roman" w:cs="Times New Roman"/>
          <w:color w:val="auto"/>
        </w:rPr>
        <w:t>Assumptions about the system:</w:t>
      </w:r>
      <w:bookmarkEnd w:id="151"/>
      <w:bookmarkEnd w:id="152"/>
      <w:bookmarkEnd w:id="153"/>
      <w:bookmarkEnd w:id="154"/>
      <w:bookmarkEnd w:id="155"/>
    </w:p>
    <w:p w14:paraId="2381619B" w14:textId="77777777" w:rsidR="00DA59C5" w:rsidRPr="00C30AE6" w:rsidRDefault="00DA59C5" w:rsidP="001D0759">
      <w:pPr>
        <w:numPr>
          <w:ilvl w:val="0"/>
          <w:numId w:val="4"/>
        </w:numPr>
        <w:spacing w:line="360" w:lineRule="auto"/>
      </w:pPr>
      <w:r w:rsidRPr="00C30AE6">
        <w:t>The new Volunteer Management System (VMS) will successfully address the current issues of inconsistent volunteer numbers, lack of advanced sign-up, and difficulty managing volunteer scheduling, capacity management, and data-driven reporting.</w:t>
      </w:r>
    </w:p>
    <w:p w14:paraId="358A4EC0" w14:textId="77777777" w:rsidR="00DA59C5" w:rsidRPr="00C30AE6" w:rsidRDefault="00DA59C5" w:rsidP="001D0759">
      <w:pPr>
        <w:numPr>
          <w:ilvl w:val="0"/>
          <w:numId w:val="4"/>
        </w:numPr>
        <w:spacing w:line="360" w:lineRule="auto"/>
      </w:pPr>
      <w:r w:rsidRPr="00C30AE6">
        <w:t>The system will be adopted and used effectively by a diverse group, including the director, volunteer coordinators, current and future volunteers, with acceptance despite an initial learning curve.</w:t>
      </w:r>
    </w:p>
    <w:p w14:paraId="15FBF49E" w14:textId="2C3C9CC0" w:rsidR="00DA59C5" w:rsidRPr="00C30AE6" w:rsidRDefault="00DA59C5" w:rsidP="001D0759">
      <w:pPr>
        <w:numPr>
          <w:ilvl w:val="0"/>
          <w:numId w:val="4"/>
        </w:numPr>
        <w:spacing w:line="360" w:lineRule="auto"/>
      </w:pPr>
      <w:r w:rsidRPr="00C30AE6">
        <w:t xml:space="preserve">The system will comply with legal requirements related to data protection, especially for volunteers under 18 years old, including children under </w:t>
      </w:r>
      <w:r w:rsidR="006067F8">
        <w:t>16</w:t>
      </w:r>
      <w:r w:rsidRPr="00C30AE6">
        <w:t>, and will safeguard proprietary volunteer information.</w:t>
      </w:r>
    </w:p>
    <w:p w14:paraId="7DE41535" w14:textId="77777777" w:rsidR="00DA59C5" w:rsidRPr="00C30AE6" w:rsidRDefault="00DA59C5" w:rsidP="001D0759">
      <w:pPr>
        <w:numPr>
          <w:ilvl w:val="0"/>
          <w:numId w:val="4"/>
        </w:numPr>
        <w:spacing w:line="360" w:lineRule="auto"/>
      </w:pPr>
      <w:r w:rsidRPr="00C30AE6">
        <w:t>Volunteer compliance with sign-in and sign-out will be sufficient to ensure data accuracy for reporting and management.</w:t>
      </w:r>
    </w:p>
    <w:p w14:paraId="320E7ADB" w14:textId="77777777" w:rsidR="00DA59C5" w:rsidRPr="00C30AE6" w:rsidRDefault="00DA59C5" w:rsidP="001D0759">
      <w:pPr>
        <w:numPr>
          <w:ilvl w:val="0"/>
          <w:numId w:val="4"/>
        </w:numPr>
        <w:spacing w:line="360" w:lineRule="auto"/>
      </w:pPr>
      <w:r w:rsidRPr="00C30AE6">
        <w:t>The system will require new software, hardware, and personnel resources at moderate levels.</w:t>
      </w:r>
    </w:p>
    <w:p w14:paraId="708BECE9" w14:textId="77777777" w:rsidR="00DA59C5" w:rsidRPr="00C30AE6" w:rsidRDefault="00DA59C5" w:rsidP="001D0759">
      <w:pPr>
        <w:spacing w:line="360" w:lineRule="auto"/>
      </w:pPr>
      <w:r w:rsidRPr="00C30AE6">
        <w:t> </w:t>
      </w:r>
    </w:p>
    <w:p w14:paraId="430CA02E" w14:textId="77777777" w:rsidR="00DA59C5" w:rsidRPr="00C63212" w:rsidRDefault="00DA59C5" w:rsidP="001D0759">
      <w:pPr>
        <w:pStyle w:val="Heading3"/>
        <w:spacing w:after="0" w:line="360" w:lineRule="auto"/>
        <w:rPr>
          <w:rStyle w:val="Heading2Char"/>
          <w:rFonts w:ascii="Times New Roman" w:hAnsi="Times New Roman" w:cs="Times New Roman"/>
          <w:color w:val="auto"/>
        </w:rPr>
      </w:pPr>
      <w:bookmarkStart w:id="156" w:name="_Toc213589107"/>
      <w:bookmarkStart w:id="157" w:name="_Toc213618875"/>
      <w:bookmarkStart w:id="158" w:name="_Toc215649058"/>
      <w:bookmarkStart w:id="159" w:name="_Toc215649230"/>
      <w:bookmarkStart w:id="160" w:name="_Toc215671543"/>
      <w:r w:rsidRPr="00C63212">
        <w:rPr>
          <w:rStyle w:val="Heading2Char"/>
          <w:rFonts w:ascii="Times New Roman" w:hAnsi="Times New Roman" w:cs="Times New Roman"/>
          <w:color w:val="auto"/>
        </w:rPr>
        <w:t>Assumptions about the continuation of the project:</w:t>
      </w:r>
      <w:bookmarkEnd w:id="156"/>
      <w:bookmarkEnd w:id="157"/>
      <w:bookmarkEnd w:id="158"/>
      <w:bookmarkEnd w:id="159"/>
      <w:bookmarkEnd w:id="160"/>
    </w:p>
    <w:p w14:paraId="5669D02A" w14:textId="77777777" w:rsidR="00DA59C5" w:rsidRPr="00C30AE6" w:rsidRDefault="00DA59C5" w:rsidP="001D0759">
      <w:pPr>
        <w:numPr>
          <w:ilvl w:val="0"/>
          <w:numId w:val="5"/>
        </w:numPr>
        <w:spacing w:line="360" w:lineRule="auto"/>
      </w:pPr>
      <w:r w:rsidRPr="00C30AE6">
        <w:t>The project will be completed by the scheduled deadline, December 10, 2025, with milestones achievable within the planned timeline.</w:t>
      </w:r>
    </w:p>
    <w:p w14:paraId="3463B1BA" w14:textId="77777777" w:rsidR="00DA59C5" w:rsidRPr="00C30AE6" w:rsidRDefault="00DA59C5" w:rsidP="001D0759">
      <w:pPr>
        <w:numPr>
          <w:ilvl w:val="0"/>
          <w:numId w:val="5"/>
        </w:numPr>
        <w:spacing w:line="360" w:lineRule="auto"/>
      </w:pPr>
      <w:r w:rsidRPr="00C30AE6">
        <w:t>The budget of $25,000 will be enough to cover the system development costs.</w:t>
      </w:r>
    </w:p>
    <w:p w14:paraId="6FA5F792" w14:textId="77777777" w:rsidR="00DA59C5" w:rsidRPr="00C30AE6" w:rsidRDefault="00DA59C5" w:rsidP="001D0759">
      <w:pPr>
        <w:numPr>
          <w:ilvl w:val="0"/>
          <w:numId w:val="5"/>
        </w:numPr>
        <w:spacing w:line="360" w:lineRule="auto"/>
      </w:pPr>
      <w:r w:rsidRPr="00C30AE6">
        <w:t>The project will continue because there is an increasing need for volunteer assistance to meet the growing demand for food provision to the community.</w:t>
      </w:r>
    </w:p>
    <w:p w14:paraId="4D17956C" w14:textId="771ADA4B" w:rsidR="00DA59C5" w:rsidRPr="00C30AE6" w:rsidRDefault="00DA59C5" w:rsidP="001D0759">
      <w:pPr>
        <w:numPr>
          <w:ilvl w:val="0"/>
          <w:numId w:val="5"/>
        </w:numPr>
        <w:spacing w:line="360" w:lineRule="auto"/>
      </w:pPr>
      <w:r w:rsidRPr="00C30AE6">
        <w:t xml:space="preserve">Stakeholders, including </w:t>
      </w:r>
      <w:r w:rsidR="00040F6B">
        <w:t>Director</w:t>
      </w:r>
      <w:r w:rsidRPr="00C30AE6">
        <w:t xml:space="preserve"> Leonard and the Tulsa Neighborhood Market organization, will maintain their support and commitment throughout the project lifecycle.</w:t>
      </w:r>
    </w:p>
    <w:p w14:paraId="7FFA611E" w14:textId="0DA21B75" w:rsidR="00673B2E" w:rsidRPr="00C30AE6" w:rsidRDefault="00DA59C5" w:rsidP="001D0759">
      <w:pPr>
        <w:numPr>
          <w:ilvl w:val="0"/>
          <w:numId w:val="5"/>
        </w:numPr>
        <w:spacing w:line="360" w:lineRule="auto"/>
      </w:pPr>
      <w:r w:rsidRPr="00C30AE6">
        <w:t>The system improvements will be accepted and have a positive impact on volunteer retention, neighbor service capacity, and operational stability, justifying the project's continuance.</w:t>
      </w:r>
      <w:r w:rsidR="00673B2E" w:rsidRPr="00C30AE6">
        <w:br w:type="page"/>
      </w:r>
    </w:p>
    <w:p w14:paraId="6A3CF15A" w14:textId="282A176C" w:rsidR="00673B2E" w:rsidRDefault="00673B2E" w:rsidP="00673B2E">
      <w:pPr>
        <w:pStyle w:val="Heading1"/>
        <w:rPr>
          <w:rStyle w:val="SectionHeadingsChar"/>
          <w:rFonts w:eastAsiaTheme="majorEastAsia"/>
          <w:color w:val="auto"/>
          <w:szCs w:val="36"/>
        </w:rPr>
      </w:pPr>
      <w:bookmarkStart w:id="161" w:name="_Toc215671544"/>
      <w:r>
        <w:rPr>
          <w:rStyle w:val="SectionHeadingsChar"/>
          <w:rFonts w:eastAsiaTheme="majorEastAsia"/>
          <w:color w:val="auto"/>
          <w:szCs w:val="36"/>
        </w:rPr>
        <w:t>Statement of User Requirements</w:t>
      </w:r>
      <w:bookmarkEnd w:id="161"/>
    </w:p>
    <w:p w14:paraId="51FBC764" w14:textId="77777777" w:rsidR="000E1E57" w:rsidRPr="00C63212" w:rsidRDefault="000E1E57" w:rsidP="001D0759">
      <w:pPr>
        <w:pStyle w:val="Heading3"/>
        <w:spacing w:before="0" w:after="0" w:line="360" w:lineRule="auto"/>
        <w:rPr>
          <w:rStyle w:val="Heading2Char"/>
          <w:rFonts w:ascii="Times New Roman" w:hAnsi="Times New Roman" w:cs="Times New Roman"/>
          <w:color w:val="auto"/>
        </w:rPr>
      </w:pPr>
      <w:bookmarkStart w:id="162" w:name="_Toc213589109"/>
      <w:bookmarkStart w:id="163" w:name="_Toc213618877"/>
      <w:bookmarkStart w:id="164" w:name="_Toc215649060"/>
      <w:bookmarkStart w:id="165" w:name="_Toc215649232"/>
      <w:bookmarkStart w:id="166" w:name="_Toc215671545"/>
      <w:r w:rsidRPr="00C63212">
        <w:rPr>
          <w:rStyle w:val="Heading2Char"/>
          <w:rFonts w:ascii="Times New Roman" w:hAnsi="Times New Roman" w:cs="Times New Roman"/>
          <w:color w:val="auto"/>
        </w:rPr>
        <w:t>Outputs</w:t>
      </w:r>
      <w:bookmarkEnd w:id="162"/>
      <w:bookmarkEnd w:id="163"/>
      <w:bookmarkEnd w:id="164"/>
      <w:bookmarkEnd w:id="165"/>
      <w:bookmarkEnd w:id="166"/>
    </w:p>
    <w:p w14:paraId="431D17A7" w14:textId="602BF9ED" w:rsidR="000E1E57" w:rsidRPr="000E1E57" w:rsidRDefault="000E1E57" w:rsidP="001D0759">
      <w:pPr>
        <w:pStyle w:val="NormalWeb"/>
        <w:numPr>
          <w:ilvl w:val="0"/>
          <w:numId w:val="13"/>
        </w:numPr>
        <w:spacing w:before="0" w:beforeAutospacing="0" w:after="0" w:afterAutospacing="0" w:line="360" w:lineRule="auto"/>
      </w:pPr>
      <w:r w:rsidRPr="000E1E57">
        <w:t xml:space="preserve">The system should allow a printed schedule showing what </w:t>
      </w:r>
      <w:r w:rsidR="00FB465F" w:rsidRPr="000E1E57">
        <w:t>volunteers</w:t>
      </w:r>
      <w:r w:rsidRPr="000E1E57">
        <w:t xml:space="preserve"> are scheduled for each shift</w:t>
      </w:r>
      <w:r w:rsidR="00C846E9">
        <w:t xml:space="preserve"> for volunteer use upon check-in</w:t>
      </w:r>
    </w:p>
    <w:p w14:paraId="4E2130B7" w14:textId="4D02E89A" w:rsidR="000E1E57" w:rsidRDefault="000E1E57" w:rsidP="001D0759">
      <w:pPr>
        <w:pStyle w:val="NormalWeb"/>
        <w:numPr>
          <w:ilvl w:val="0"/>
          <w:numId w:val="13"/>
        </w:numPr>
        <w:spacing w:before="0" w:beforeAutospacing="0" w:after="0" w:afterAutospacing="0" w:line="360" w:lineRule="auto"/>
      </w:pPr>
      <w:r w:rsidRPr="000E1E57">
        <w:t>The system should allow an online display showing shifts and the number of spots that are available for each shift</w:t>
      </w:r>
      <w:r w:rsidR="00102772">
        <w:t xml:space="preserve"> for a </w:t>
      </w:r>
      <w:r w:rsidR="00E87D04">
        <w:t>four-week</w:t>
      </w:r>
      <w:r w:rsidR="00102772">
        <w:t xml:space="preserve"> period.</w:t>
      </w:r>
    </w:p>
    <w:p w14:paraId="4F6F4A37" w14:textId="1D917577" w:rsidR="001B5535" w:rsidRPr="000E1E57" w:rsidRDefault="001B5535" w:rsidP="001B5535">
      <w:pPr>
        <w:pStyle w:val="NormalWeb"/>
        <w:numPr>
          <w:ilvl w:val="0"/>
          <w:numId w:val="13"/>
        </w:numPr>
        <w:spacing w:before="0" w:beforeAutospacing="0" w:after="0" w:afterAutospacing="0" w:line="360" w:lineRule="auto"/>
      </w:pPr>
      <w:r w:rsidRPr="000E1E57">
        <w:t xml:space="preserve">The volunteer sign-ups system should display the time slots that are available but put a limit on 20 volunteers for a shift. However, </w:t>
      </w:r>
      <w:bookmarkStart w:id="167" w:name="_Int_QdDD13n8"/>
      <w:r w:rsidRPr="000E1E57">
        <w:t>walk in volunteers</w:t>
      </w:r>
      <w:bookmarkEnd w:id="167"/>
      <w:r w:rsidRPr="000E1E57">
        <w:t xml:space="preserve"> are always allowed. </w:t>
      </w:r>
    </w:p>
    <w:p w14:paraId="6A56CE85" w14:textId="74A4CE38" w:rsidR="000E1E57" w:rsidRDefault="000E1E57" w:rsidP="001D0759">
      <w:pPr>
        <w:pStyle w:val="NormalWeb"/>
        <w:numPr>
          <w:ilvl w:val="0"/>
          <w:numId w:val="13"/>
        </w:numPr>
        <w:spacing w:before="0" w:beforeAutospacing="0" w:after="0" w:afterAutospacing="0" w:line="360" w:lineRule="auto"/>
      </w:pPr>
      <w:r w:rsidRPr="000E1E57">
        <w:t>After signing up, the system should automatically send an email confirmation to the volunteer</w:t>
      </w:r>
      <w:r w:rsidR="00102772">
        <w:t xml:space="preserve"> or group contact</w:t>
      </w:r>
      <w:r w:rsidRPr="000E1E57">
        <w:t xml:space="preserve"> confirming their time as well as including an instruction on how to cancel or change time. </w:t>
      </w:r>
    </w:p>
    <w:p w14:paraId="4BCFDA77" w14:textId="77777777" w:rsidR="00102772" w:rsidRDefault="00102772" w:rsidP="00102772">
      <w:pPr>
        <w:pStyle w:val="NormalWeb"/>
        <w:numPr>
          <w:ilvl w:val="0"/>
          <w:numId w:val="13"/>
        </w:numPr>
        <w:spacing w:before="0" w:beforeAutospacing="0" w:after="0" w:afterAutospacing="0" w:line="360" w:lineRule="auto"/>
      </w:pPr>
      <w:r>
        <w:t>The system should allow volunteers to modify and update their current contact information.</w:t>
      </w:r>
    </w:p>
    <w:p w14:paraId="5DCAE569" w14:textId="5BB2BEC1" w:rsidR="00102772" w:rsidRPr="000E1E57" w:rsidRDefault="00102772" w:rsidP="00102772">
      <w:pPr>
        <w:pStyle w:val="NormalWeb"/>
        <w:numPr>
          <w:ilvl w:val="0"/>
          <w:numId w:val="13"/>
        </w:numPr>
        <w:spacing w:before="0" w:beforeAutospacing="0" w:after="0" w:afterAutospacing="0" w:line="360" w:lineRule="auto"/>
      </w:pPr>
      <w:r>
        <w:t>The system should allow volunteers to modify the date and time of their upcoming volunteer shift.</w:t>
      </w:r>
    </w:p>
    <w:p w14:paraId="1F3DAFB1" w14:textId="49D866DB" w:rsidR="000E1E57" w:rsidRDefault="000E1E57" w:rsidP="001D0759">
      <w:pPr>
        <w:pStyle w:val="NormalWeb"/>
        <w:numPr>
          <w:ilvl w:val="0"/>
          <w:numId w:val="13"/>
        </w:numPr>
        <w:spacing w:before="0" w:beforeAutospacing="0" w:after="0" w:afterAutospacing="0" w:line="360" w:lineRule="auto"/>
      </w:pPr>
      <w:r w:rsidRPr="000E1E57">
        <w:t xml:space="preserve">A dashboard should be displayed, the dashboard should show the volunteers sign up in totals by each time slot, furthermore, also show the sign-ups for four weeks in advance. </w:t>
      </w:r>
    </w:p>
    <w:p w14:paraId="4DD82896" w14:textId="370C2C92" w:rsidR="00C63212" w:rsidRDefault="000E1E57" w:rsidP="001D0759">
      <w:pPr>
        <w:pStyle w:val="NormalWeb"/>
        <w:numPr>
          <w:ilvl w:val="0"/>
          <w:numId w:val="13"/>
        </w:numPr>
        <w:spacing w:before="0" w:beforeAutospacing="0" w:after="0" w:afterAutospacing="0" w:line="360" w:lineRule="auto"/>
      </w:pPr>
      <w:r w:rsidRPr="000E1E57">
        <w:t>Reports must include</w:t>
      </w:r>
      <w:r w:rsidR="00767C83">
        <w:t>:</w:t>
      </w:r>
    </w:p>
    <w:p w14:paraId="6F2E0CB1" w14:textId="6780F542" w:rsidR="000E1E57" w:rsidRPr="000E1E57" w:rsidRDefault="000E1E57" w:rsidP="001D0759">
      <w:pPr>
        <w:pStyle w:val="NormalWeb"/>
        <w:numPr>
          <w:ilvl w:val="1"/>
          <w:numId w:val="13"/>
        </w:numPr>
        <w:spacing w:before="0" w:beforeAutospacing="0" w:after="0" w:afterAutospacing="0" w:line="360" w:lineRule="auto"/>
      </w:pPr>
      <w:r w:rsidRPr="000E1E57">
        <w:t>Volunteer totals</w:t>
      </w:r>
    </w:p>
    <w:p w14:paraId="54A9E1D4" w14:textId="14ED4D43" w:rsidR="000E1E57" w:rsidRPr="000E1E57" w:rsidRDefault="000E1E57" w:rsidP="001D0759">
      <w:pPr>
        <w:pStyle w:val="NormalWeb"/>
        <w:numPr>
          <w:ilvl w:val="1"/>
          <w:numId w:val="13"/>
        </w:numPr>
        <w:spacing w:before="0" w:beforeAutospacing="0" w:after="0" w:afterAutospacing="0" w:line="360" w:lineRule="auto"/>
      </w:pPr>
      <w:r w:rsidRPr="000E1E57">
        <w:t xml:space="preserve">Unique volunteers for </w:t>
      </w:r>
      <w:r w:rsidR="25B63948">
        <w:t>each</w:t>
      </w:r>
      <w:r w:rsidRPr="000E1E57">
        <w:t xml:space="preserve"> month</w:t>
      </w:r>
    </w:p>
    <w:p w14:paraId="09421D5B" w14:textId="49E51037" w:rsidR="000E1E57" w:rsidRDefault="000E1E57" w:rsidP="001D0759">
      <w:pPr>
        <w:pStyle w:val="NormalWeb"/>
        <w:numPr>
          <w:ilvl w:val="1"/>
          <w:numId w:val="13"/>
        </w:numPr>
        <w:spacing w:before="0" w:beforeAutospacing="0" w:after="0" w:afterAutospacing="0" w:line="360" w:lineRule="auto"/>
      </w:pPr>
      <w:r w:rsidRPr="000E1E57">
        <w:t xml:space="preserve">Breakdown of individual </w:t>
      </w:r>
      <w:r w:rsidR="00563702">
        <w:t xml:space="preserve">or group </w:t>
      </w:r>
      <w:r w:rsidRPr="000E1E57">
        <w:t>volunteer hours for the month</w:t>
      </w:r>
    </w:p>
    <w:p w14:paraId="54504C14" w14:textId="46BBB351" w:rsidR="00E702C2" w:rsidRPr="000E1E57" w:rsidRDefault="00E702C2" w:rsidP="001D0759">
      <w:pPr>
        <w:pStyle w:val="NormalWeb"/>
        <w:numPr>
          <w:ilvl w:val="1"/>
          <w:numId w:val="13"/>
        </w:numPr>
        <w:spacing w:before="0" w:beforeAutospacing="0" w:after="0" w:afterAutospacing="0" w:line="360" w:lineRule="auto"/>
      </w:pPr>
      <w:r>
        <w:t xml:space="preserve">Breakdown of </w:t>
      </w:r>
      <w:r w:rsidR="00544313">
        <w:t xml:space="preserve">the </w:t>
      </w:r>
      <w:r w:rsidR="3BB43A49">
        <w:t>number</w:t>
      </w:r>
      <w:r w:rsidR="00544313">
        <w:t xml:space="preserve"> of </w:t>
      </w:r>
      <w:r w:rsidR="005200A6">
        <w:t>shifts</w:t>
      </w:r>
      <w:r w:rsidR="00544313">
        <w:t xml:space="preserve"> that have been overstaffed, fully staffed, and understaffed</w:t>
      </w:r>
    </w:p>
    <w:p w14:paraId="3750B703" w14:textId="77777777" w:rsidR="000E1E57" w:rsidRPr="00C63212" w:rsidRDefault="000E1E57" w:rsidP="001D0759">
      <w:pPr>
        <w:pStyle w:val="Heading3"/>
        <w:spacing w:before="0" w:after="0" w:line="360" w:lineRule="auto"/>
        <w:rPr>
          <w:rStyle w:val="Heading2Char"/>
          <w:rFonts w:ascii="Times New Roman" w:hAnsi="Times New Roman" w:cs="Times New Roman"/>
          <w:color w:val="auto"/>
        </w:rPr>
      </w:pPr>
      <w:bookmarkStart w:id="168" w:name="_Toc213589110"/>
      <w:bookmarkStart w:id="169" w:name="_Toc213618878"/>
      <w:bookmarkStart w:id="170" w:name="_Toc215649061"/>
      <w:bookmarkStart w:id="171" w:name="_Toc215649233"/>
      <w:bookmarkStart w:id="172" w:name="_Toc215671546"/>
      <w:r w:rsidRPr="00C63212">
        <w:rPr>
          <w:rStyle w:val="Heading2Char"/>
          <w:rFonts w:ascii="Times New Roman" w:hAnsi="Times New Roman" w:cs="Times New Roman"/>
          <w:color w:val="auto"/>
        </w:rPr>
        <w:t>Inputs</w:t>
      </w:r>
      <w:bookmarkEnd w:id="168"/>
      <w:bookmarkEnd w:id="169"/>
      <w:bookmarkEnd w:id="170"/>
      <w:bookmarkEnd w:id="171"/>
      <w:bookmarkEnd w:id="172"/>
    </w:p>
    <w:p w14:paraId="2E89BB44" w14:textId="77777777" w:rsidR="000E1E57" w:rsidRPr="000E1E57" w:rsidRDefault="000E1E57" w:rsidP="001D0759">
      <w:pPr>
        <w:pStyle w:val="NormalWeb"/>
        <w:numPr>
          <w:ilvl w:val="0"/>
          <w:numId w:val="9"/>
        </w:numPr>
        <w:spacing w:before="0" w:beforeAutospacing="0" w:after="0" w:afterAutospacing="0" w:line="360" w:lineRule="auto"/>
      </w:pPr>
      <w:r w:rsidRPr="000E1E57">
        <w:t xml:space="preserve">A website that allows volunteers sign ups </w:t>
      </w:r>
    </w:p>
    <w:p w14:paraId="1CB35539" w14:textId="77777777" w:rsidR="000E1E57" w:rsidRPr="000E1E57" w:rsidRDefault="000E1E57" w:rsidP="001D0759">
      <w:pPr>
        <w:pStyle w:val="NormalWeb"/>
        <w:numPr>
          <w:ilvl w:val="0"/>
          <w:numId w:val="9"/>
        </w:numPr>
        <w:spacing w:before="0" w:beforeAutospacing="0" w:after="0" w:afterAutospacing="0" w:line="360" w:lineRule="auto"/>
      </w:pPr>
      <w:r w:rsidRPr="000E1E57">
        <w:t xml:space="preserve">Volunteers must be able to sign up for multiple shifts a day across multiple days. </w:t>
      </w:r>
    </w:p>
    <w:p w14:paraId="26D920FC" w14:textId="76CB9548" w:rsidR="000E1E57" w:rsidRPr="000E1E57" w:rsidRDefault="000E1E57" w:rsidP="001D0759">
      <w:pPr>
        <w:pStyle w:val="NormalWeb"/>
        <w:numPr>
          <w:ilvl w:val="0"/>
          <w:numId w:val="9"/>
        </w:numPr>
        <w:spacing w:before="0" w:beforeAutospacing="0" w:after="0" w:afterAutospacing="0" w:line="360" w:lineRule="auto"/>
      </w:pPr>
      <w:r w:rsidRPr="000E1E57">
        <w:t>Individuals must have an account to be able to sign up as volunteers</w:t>
      </w:r>
      <w:r w:rsidR="002A635C">
        <w:t xml:space="preserve"> and update their information</w:t>
      </w:r>
      <w:r w:rsidRPr="000E1E57">
        <w:t xml:space="preserve">. </w:t>
      </w:r>
    </w:p>
    <w:p w14:paraId="72D31CA4" w14:textId="77777777" w:rsidR="000E1E57" w:rsidRPr="000E1E57" w:rsidRDefault="000E1E57" w:rsidP="001D0759">
      <w:pPr>
        <w:pStyle w:val="NormalWeb"/>
        <w:numPr>
          <w:ilvl w:val="0"/>
          <w:numId w:val="9"/>
        </w:numPr>
        <w:spacing w:before="0" w:beforeAutospacing="0" w:after="0" w:afterAutospacing="0" w:line="360" w:lineRule="auto"/>
      </w:pPr>
      <w:r w:rsidRPr="000E1E57">
        <w:t xml:space="preserve">Volunteers who are under the age of 16 must have an adult sign up for them that are linked to the child thought their account. The child's name and age should be entered. </w:t>
      </w:r>
    </w:p>
    <w:p w14:paraId="6FAC1475" w14:textId="71FA2590" w:rsidR="000E1E57" w:rsidRPr="000E1E57" w:rsidRDefault="000E1E57" w:rsidP="001D0759">
      <w:pPr>
        <w:pStyle w:val="NormalWeb"/>
        <w:numPr>
          <w:ilvl w:val="0"/>
          <w:numId w:val="9"/>
        </w:numPr>
        <w:spacing w:before="0" w:beforeAutospacing="0" w:after="0" w:afterAutospacing="0" w:line="360" w:lineRule="auto"/>
      </w:pPr>
      <w:r w:rsidRPr="000E1E57">
        <w:t>Volunteer sign-up</w:t>
      </w:r>
      <w:r w:rsidR="00DC2D8A">
        <w:t xml:space="preserve"> and update ability</w:t>
      </w:r>
      <w:r w:rsidRPr="000E1E57">
        <w:t xml:space="preserve"> must include:</w:t>
      </w:r>
    </w:p>
    <w:p w14:paraId="3799BDCC" w14:textId="77777777" w:rsidR="000E1E57" w:rsidRPr="000E1E57" w:rsidRDefault="000E1E57" w:rsidP="001D0759">
      <w:pPr>
        <w:pStyle w:val="NormalWeb"/>
        <w:numPr>
          <w:ilvl w:val="1"/>
          <w:numId w:val="9"/>
        </w:numPr>
        <w:spacing w:before="0" w:beforeAutospacing="0" w:after="0" w:afterAutospacing="0" w:line="360" w:lineRule="auto"/>
      </w:pPr>
      <w:r w:rsidRPr="000E1E57">
        <w:t>Number of volunteers</w:t>
      </w:r>
    </w:p>
    <w:p w14:paraId="2013072A" w14:textId="77777777" w:rsidR="000E1E57" w:rsidRPr="000E1E57" w:rsidRDefault="000E1E57" w:rsidP="001D0759">
      <w:pPr>
        <w:pStyle w:val="NormalWeb"/>
        <w:numPr>
          <w:ilvl w:val="1"/>
          <w:numId w:val="9"/>
        </w:numPr>
        <w:spacing w:before="0" w:beforeAutospacing="0" w:after="0" w:afterAutospacing="0" w:line="360" w:lineRule="auto"/>
      </w:pPr>
      <w:r w:rsidRPr="000E1E57">
        <w:t>Volunteer name, address, phone, email</w:t>
      </w:r>
    </w:p>
    <w:p w14:paraId="150697C0" w14:textId="77777777" w:rsidR="000E1E57" w:rsidRPr="000E1E57" w:rsidRDefault="000E1E57" w:rsidP="001D0759">
      <w:pPr>
        <w:pStyle w:val="NormalWeb"/>
        <w:numPr>
          <w:ilvl w:val="1"/>
          <w:numId w:val="9"/>
        </w:numPr>
        <w:spacing w:before="0" w:beforeAutospacing="0" w:after="0" w:afterAutospacing="0" w:line="360" w:lineRule="auto"/>
      </w:pPr>
      <w:r w:rsidRPr="000E1E57">
        <w:t>Organization/church/school they represent (if applicable)</w:t>
      </w:r>
    </w:p>
    <w:p w14:paraId="38F84AC9" w14:textId="77777777" w:rsidR="000E1E57" w:rsidRPr="000E1E57" w:rsidRDefault="000E1E57" w:rsidP="001D0759">
      <w:pPr>
        <w:pStyle w:val="NormalWeb"/>
        <w:numPr>
          <w:ilvl w:val="1"/>
          <w:numId w:val="9"/>
        </w:numPr>
        <w:spacing w:before="0" w:beforeAutospacing="0" w:after="0" w:afterAutospacing="0" w:line="360" w:lineRule="auto"/>
      </w:pPr>
      <w:r w:rsidRPr="000E1E57">
        <w:t>Option to add multiple minors tied to the adult volunteer.</w:t>
      </w:r>
    </w:p>
    <w:p w14:paraId="2859D70A" w14:textId="77777777" w:rsidR="000E1E57" w:rsidRPr="000E1E57" w:rsidRDefault="000E1E57" w:rsidP="001D0759">
      <w:pPr>
        <w:pStyle w:val="NormalWeb"/>
        <w:numPr>
          <w:ilvl w:val="0"/>
          <w:numId w:val="9"/>
        </w:numPr>
        <w:spacing w:before="0" w:beforeAutospacing="0" w:after="0" w:afterAutospacing="0" w:line="360" w:lineRule="auto"/>
      </w:pPr>
      <w:r w:rsidRPr="000E1E57">
        <w:t xml:space="preserve">An iPad should be used to check in and out of shifts. Volunteers should themselves sign in and out of the shift. </w:t>
      </w:r>
    </w:p>
    <w:p w14:paraId="199B6231" w14:textId="43AA2188" w:rsidR="000E1E57" w:rsidRPr="000E1E57" w:rsidRDefault="000E1E57" w:rsidP="001D0759">
      <w:pPr>
        <w:pStyle w:val="NormalWeb"/>
        <w:numPr>
          <w:ilvl w:val="0"/>
          <w:numId w:val="9"/>
        </w:numPr>
        <w:spacing w:before="0" w:beforeAutospacing="0" w:after="0" w:afterAutospacing="0" w:line="360" w:lineRule="auto"/>
      </w:pPr>
      <w:r w:rsidRPr="000E1E57">
        <w:t>In case of group sign-ups, only one single ID and password are used</w:t>
      </w:r>
      <w:r w:rsidR="00A9614A" w:rsidRPr="000E1E57">
        <w:t>,</w:t>
      </w:r>
      <w:r w:rsidRPr="000E1E57">
        <w:t xml:space="preserve"> and one person is a contact person and log in when group arrives at TNM.</w:t>
      </w:r>
    </w:p>
    <w:p w14:paraId="7912B72E" w14:textId="77777777" w:rsidR="000E1E57" w:rsidRPr="00C63212" w:rsidRDefault="000E1E57" w:rsidP="001D0759">
      <w:pPr>
        <w:pStyle w:val="Heading3"/>
        <w:spacing w:before="0" w:after="0" w:line="360" w:lineRule="auto"/>
        <w:rPr>
          <w:rStyle w:val="Heading2Char"/>
          <w:rFonts w:ascii="Times New Roman" w:hAnsi="Times New Roman" w:cs="Times New Roman"/>
          <w:color w:val="auto"/>
        </w:rPr>
      </w:pPr>
      <w:bookmarkStart w:id="173" w:name="_Toc213589111"/>
      <w:bookmarkStart w:id="174" w:name="_Toc213618879"/>
      <w:bookmarkStart w:id="175" w:name="_Toc215649062"/>
      <w:bookmarkStart w:id="176" w:name="_Toc215649234"/>
      <w:bookmarkStart w:id="177" w:name="_Toc215671547"/>
      <w:r w:rsidRPr="00C63212">
        <w:rPr>
          <w:rStyle w:val="Heading2Char"/>
          <w:rFonts w:ascii="Times New Roman" w:hAnsi="Times New Roman" w:cs="Times New Roman"/>
          <w:color w:val="auto"/>
        </w:rPr>
        <w:t>Processes</w:t>
      </w:r>
      <w:bookmarkEnd w:id="173"/>
      <w:bookmarkEnd w:id="174"/>
      <w:bookmarkEnd w:id="175"/>
      <w:bookmarkEnd w:id="176"/>
      <w:bookmarkEnd w:id="177"/>
      <w:r w:rsidRPr="00C63212">
        <w:rPr>
          <w:rStyle w:val="Heading2Char"/>
          <w:rFonts w:ascii="Times New Roman" w:hAnsi="Times New Roman" w:cs="Times New Roman"/>
          <w:color w:val="auto"/>
        </w:rPr>
        <w:t xml:space="preserve"> </w:t>
      </w:r>
    </w:p>
    <w:p w14:paraId="5E0A678E" w14:textId="3770C989" w:rsidR="000E1E57" w:rsidRPr="000E1E57" w:rsidRDefault="000E1E57" w:rsidP="001D0759">
      <w:pPr>
        <w:pStyle w:val="NormalWeb"/>
        <w:numPr>
          <w:ilvl w:val="0"/>
          <w:numId w:val="8"/>
        </w:numPr>
        <w:spacing w:before="0" w:beforeAutospacing="0" w:after="0" w:afterAutospacing="0" w:line="360" w:lineRule="auto"/>
      </w:pPr>
      <w:r w:rsidRPr="000E1E57">
        <w:t>The new system will automate the sign</w:t>
      </w:r>
      <w:r w:rsidR="586C4062">
        <w:t>-</w:t>
      </w:r>
      <w:r w:rsidRPr="000E1E57">
        <w:t xml:space="preserve">in </w:t>
      </w:r>
      <w:r w:rsidR="7562DBCA">
        <w:t>and sign</w:t>
      </w:r>
      <w:r w:rsidR="20B97939">
        <w:t>-</w:t>
      </w:r>
      <w:r w:rsidR="7562DBCA">
        <w:t>up</w:t>
      </w:r>
      <w:r>
        <w:t xml:space="preserve"> </w:t>
      </w:r>
      <w:r w:rsidRPr="000E1E57">
        <w:t xml:space="preserve">times. </w:t>
      </w:r>
    </w:p>
    <w:p w14:paraId="6670AE51" w14:textId="6937BF26" w:rsidR="000E1E57" w:rsidRPr="000E1E57" w:rsidRDefault="2C16A3B4" w:rsidP="001D0759">
      <w:pPr>
        <w:pStyle w:val="NormalWeb"/>
        <w:numPr>
          <w:ilvl w:val="0"/>
          <w:numId w:val="8"/>
        </w:numPr>
        <w:spacing w:before="0" w:beforeAutospacing="0" w:after="0" w:afterAutospacing="0" w:line="360" w:lineRule="auto"/>
      </w:pPr>
      <w:r>
        <w:t xml:space="preserve">Sign-ups for children under 16 </w:t>
      </w:r>
      <w:r w:rsidR="000E1E57">
        <w:t>should</w:t>
      </w:r>
      <w:r w:rsidR="000E1E57" w:rsidRPr="000E1E57">
        <w:t xml:space="preserve"> be </w:t>
      </w:r>
      <w:r w:rsidR="004D0B2F">
        <w:t>linked</w:t>
      </w:r>
      <w:r w:rsidR="000E1E57" w:rsidRPr="000E1E57">
        <w:t xml:space="preserve"> to adult account ID.</w:t>
      </w:r>
    </w:p>
    <w:p w14:paraId="0BDC49BF" w14:textId="64B72E32" w:rsidR="000E1E57" w:rsidRPr="000E1E57" w:rsidRDefault="159FB83B" w:rsidP="001D0759">
      <w:pPr>
        <w:pStyle w:val="NormalWeb"/>
        <w:numPr>
          <w:ilvl w:val="0"/>
          <w:numId w:val="8"/>
        </w:numPr>
        <w:spacing w:before="0" w:beforeAutospacing="0" w:after="0" w:afterAutospacing="0" w:line="360" w:lineRule="auto"/>
      </w:pPr>
      <w:r>
        <w:t>Systems</w:t>
      </w:r>
      <w:r w:rsidR="000E1E57">
        <w:t xml:space="preserve"> </w:t>
      </w:r>
      <w:r w:rsidR="482E9027">
        <w:t xml:space="preserve">must </w:t>
      </w:r>
      <w:r w:rsidR="000E1E57">
        <w:t>help</w:t>
      </w:r>
      <w:r w:rsidR="000E1E57" w:rsidRPr="000E1E57">
        <w:t xml:space="preserve"> to balance the volunteer load using sign up limits and dashboard alerts</w:t>
      </w:r>
      <w:r w:rsidR="005302CD">
        <w:t xml:space="preserve"> by updating time slots available.</w:t>
      </w:r>
    </w:p>
    <w:p w14:paraId="1D05E294" w14:textId="77777777" w:rsidR="000E1E57" w:rsidRPr="000E1E57" w:rsidRDefault="000E1E57" w:rsidP="001D0759">
      <w:pPr>
        <w:pStyle w:val="NormalWeb"/>
        <w:numPr>
          <w:ilvl w:val="0"/>
          <w:numId w:val="8"/>
        </w:numPr>
        <w:spacing w:before="0" w:beforeAutospacing="0" w:after="0" w:afterAutospacing="0" w:line="360" w:lineRule="auto"/>
      </w:pPr>
      <w:r w:rsidRPr="000E1E57">
        <w:t>The system will effectively store the contact information of volunteers to easily be able to reach out when needed</w:t>
      </w:r>
    </w:p>
    <w:p w14:paraId="05D21878" w14:textId="77777777" w:rsidR="000E1E57" w:rsidRPr="000E1E57" w:rsidRDefault="000E1E57" w:rsidP="001D0759">
      <w:pPr>
        <w:pStyle w:val="NormalWeb"/>
        <w:numPr>
          <w:ilvl w:val="0"/>
          <w:numId w:val="8"/>
        </w:numPr>
        <w:spacing w:before="0" w:beforeAutospacing="0" w:after="0" w:afterAutospacing="0" w:line="360" w:lineRule="auto"/>
      </w:pPr>
      <w:r w:rsidRPr="000E1E57">
        <w:t xml:space="preserve">Volunteers will be sent emails automatically. </w:t>
      </w:r>
    </w:p>
    <w:p w14:paraId="5DCCD759" w14:textId="6E29CDAA" w:rsidR="005A3DAF" w:rsidRDefault="005A3DAF" w:rsidP="001D0759">
      <w:pPr>
        <w:pStyle w:val="NormalWeb"/>
        <w:numPr>
          <w:ilvl w:val="0"/>
          <w:numId w:val="8"/>
        </w:numPr>
        <w:spacing w:before="0" w:beforeAutospacing="0" w:after="0" w:afterAutospacing="0" w:line="360" w:lineRule="auto"/>
      </w:pPr>
      <w:r>
        <w:t>Volunteers will be able to update contact information.</w:t>
      </w:r>
    </w:p>
    <w:p w14:paraId="78E8802B" w14:textId="4E18010C" w:rsidR="005A3DAF" w:rsidRDefault="007679E0" w:rsidP="001D0759">
      <w:pPr>
        <w:pStyle w:val="NormalWeb"/>
        <w:numPr>
          <w:ilvl w:val="0"/>
          <w:numId w:val="8"/>
        </w:numPr>
        <w:spacing w:before="0" w:beforeAutospacing="0" w:after="0" w:afterAutospacing="0" w:line="360" w:lineRule="auto"/>
      </w:pPr>
      <w:r>
        <w:t>The system</w:t>
      </w:r>
      <w:r w:rsidR="005A3DAF">
        <w:t xml:space="preserve"> will be able to produce current volunteer contact information to be updated.</w:t>
      </w:r>
    </w:p>
    <w:p w14:paraId="680A65E2" w14:textId="3BB9E5B1" w:rsidR="007679E0" w:rsidRDefault="007679E0" w:rsidP="001D0759">
      <w:pPr>
        <w:pStyle w:val="NormalWeb"/>
        <w:numPr>
          <w:ilvl w:val="0"/>
          <w:numId w:val="8"/>
        </w:numPr>
        <w:spacing w:before="0" w:beforeAutospacing="0" w:after="0" w:afterAutospacing="0" w:line="360" w:lineRule="auto"/>
      </w:pPr>
      <w:r>
        <w:t>The system will be able to produce a list of available time slots.</w:t>
      </w:r>
    </w:p>
    <w:p w14:paraId="4EE800C6" w14:textId="2B9D1635" w:rsidR="007679E0" w:rsidRDefault="007679E0" w:rsidP="001D0759">
      <w:pPr>
        <w:pStyle w:val="NormalWeb"/>
        <w:numPr>
          <w:ilvl w:val="0"/>
          <w:numId w:val="8"/>
        </w:numPr>
        <w:spacing w:before="0" w:beforeAutospacing="0" w:after="0" w:afterAutospacing="0" w:line="360" w:lineRule="auto"/>
      </w:pPr>
      <w:r>
        <w:t xml:space="preserve">The system will </w:t>
      </w:r>
      <w:r w:rsidR="0040434A">
        <w:t xml:space="preserve">automatically update a list of dates and times available for volunteer shifts. </w:t>
      </w:r>
    </w:p>
    <w:p w14:paraId="294EAFA7" w14:textId="72EF9B7F" w:rsidR="0040434A" w:rsidRDefault="0040434A" w:rsidP="001D0759">
      <w:pPr>
        <w:pStyle w:val="NormalWeb"/>
        <w:numPr>
          <w:ilvl w:val="0"/>
          <w:numId w:val="8"/>
        </w:numPr>
        <w:spacing w:before="0" w:beforeAutospacing="0" w:after="0" w:afterAutospacing="0" w:line="360" w:lineRule="auto"/>
      </w:pPr>
      <w:r>
        <w:t xml:space="preserve">The system will be able to process a group signup. </w:t>
      </w:r>
    </w:p>
    <w:p w14:paraId="7C129DAA" w14:textId="0CB94B25" w:rsidR="0040434A" w:rsidRDefault="0040434A" w:rsidP="001D0759">
      <w:pPr>
        <w:pStyle w:val="NormalWeb"/>
        <w:numPr>
          <w:ilvl w:val="0"/>
          <w:numId w:val="8"/>
        </w:numPr>
        <w:spacing w:before="0" w:beforeAutospacing="0" w:after="0" w:afterAutospacing="0" w:line="360" w:lineRule="auto"/>
      </w:pPr>
      <w:r>
        <w:t>The system will have an automatically updating dashboard with relevant reports and information.</w:t>
      </w:r>
    </w:p>
    <w:p w14:paraId="6494B567" w14:textId="460B72A1" w:rsidR="0040434A" w:rsidRDefault="00745F79" w:rsidP="001D0759">
      <w:pPr>
        <w:pStyle w:val="NormalWeb"/>
        <w:numPr>
          <w:ilvl w:val="0"/>
          <w:numId w:val="8"/>
        </w:numPr>
        <w:spacing w:before="0" w:beforeAutospacing="0" w:after="0" w:afterAutospacing="0" w:line="360" w:lineRule="auto"/>
      </w:pPr>
      <w:r>
        <w:t>The system will be able to process marked arrivals and departures at TNM by the volunteers.</w:t>
      </w:r>
    </w:p>
    <w:p w14:paraId="0F2EE01A" w14:textId="77777777" w:rsidR="003768AF" w:rsidRDefault="003768AF" w:rsidP="003768AF">
      <w:pPr>
        <w:pStyle w:val="NormalWeb"/>
        <w:numPr>
          <w:ilvl w:val="0"/>
          <w:numId w:val="8"/>
        </w:numPr>
        <w:spacing w:before="0" w:beforeAutospacing="0" w:after="0" w:afterAutospacing="0" w:line="360" w:lineRule="auto"/>
      </w:pPr>
      <w:r>
        <w:t>The system must support monthly reporting without the entry of data manually.</w:t>
      </w:r>
    </w:p>
    <w:p w14:paraId="5EEFA6F7" w14:textId="1590D454" w:rsidR="003768AF" w:rsidRDefault="003768AF" w:rsidP="003768AF">
      <w:pPr>
        <w:pStyle w:val="NormalWeb"/>
        <w:numPr>
          <w:ilvl w:val="0"/>
          <w:numId w:val="8"/>
        </w:numPr>
        <w:spacing w:before="0" w:beforeAutospacing="0" w:after="0" w:afterAutospacing="0" w:line="360" w:lineRule="auto"/>
      </w:pPr>
      <w:r>
        <w:t>The system will produce a monthly report containing volunteer totals.</w:t>
      </w:r>
    </w:p>
    <w:p w14:paraId="3D8982E4" w14:textId="23AC3A5B" w:rsidR="003768AF" w:rsidRDefault="003768AF" w:rsidP="003768AF">
      <w:pPr>
        <w:pStyle w:val="NormalWeb"/>
        <w:numPr>
          <w:ilvl w:val="0"/>
          <w:numId w:val="8"/>
        </w:numPr>
        <w:spacing w:before="0" w:beforeAutospacing="0" w:after="0" w:afterAutospacing="0" w:line="360" w:lineRule="auto"/>
      </w:pPr>
      <w:r>
        <w:t>The system will produce a monthly report containing the amount of unique volunteers for each month.</w:t>
      </w:r>
    </w:p>
    <w:p w14:paraId="30A5789B" w14:textId="22D47476" w:rsidR="003768AF" w:rsidRDefault="003768AF" w:rsidP="003768AF">
      <w:pPr>
        <w:pStyle w:val="NormalWeb"/>
        <w:numPr>
          <w:ilvl w:val="0"/>
          <w:numId w:val="8"/>
        </w:numPr>
        <w:spacing w:before="0" w:beforeAutospacing="0" w:after="0" w:afterAutospacing="0" w:line="360" w:lineRule="auto"/>
      </w:pPr>
      <w:r>
        <w:t xml:space="preserve">The system will produce a monthly report containing a breakdown of individual or group volunteer hours for the month. </w:t>
      </w:r>
    </w:p>
    <w:p w14:paraId="08872FAA" w14:textId="3A7B639F" w:rsidR="00544313" w:rsidRPr="00544313" w:rsidRDefault="00544313" w:rsidP="00544313">
      <w:pPr>
        <w:pStyle w:val="ListParagraph"/>
        <w:numPr>
          <w:ilvl w:val="0"/>
          <w:numId w:val="8"/>
        </w:numPr>
      </w:pPr>
      <w:r w:rsidRPr="00544313">
        <w:t>The system will produce a monthly report containing a breakdown of the amount of shifts that have been overstaffed, fully staffed, and understaffed</w:t>
      </w:r>
    </w:p>
    <w:p w14:paraId="655FE0A0" w14:textId="453C3080" w:rsidR="00544313" w:rsidRDefault="00544313" w:rsidP="00972E35">
      <w:pPr>
        <w:pStyle w:val="NormalWeb"/>
        <w:spacing w:before="0" w:beforeAutospacing="0" w:after="0" w:afterAutospacing="0" w:line="360" w:lineRule="auto"/>
      </w:pPr>
    </w:p>
    <w:p w14:paraId="680158C2" w14:textId="5B6182FA" w:rsidR="000E1E57" w:rsidRPr="00C63212" w:rsidRDefault="000E1E57" w:rsidP="001D0759">
      <w:pPr>
        <w:pStyle w:val="Heading3"/>
        <w:spacing w:before="0" w:after="0" w:line="360" w:lineRule="auto"/>
        <w:rPr>
          <w:rStyle w:val="Heading2Char"/>
          <w:rFonts w:ascii="Times New Roman" w:hAnsi="Times New Roman" w:cs="Times New Roman"/>
          <w:color w:val="auto"/>
        </w:rPr>
      </w:pPr>
      <w:bookmarkStart w:id="178" w:name="_Toc213589112"/>
      <w:bookmarkStart w:id="179" w:name="_Toc213618880"/>
      <w:bookmarkStart w:id="180" w:name="_Toc215649063"/>
      <w:bookmarkStart w:id="181" w:name="_Toc215649235"/>
      <w:bookmarkStart w:id="182" w:name="_Toc215671548"/>
      <w:r w:rsidRPr="00C63212">
        <w:rPr>
          <w:rStyle w:val="Heading2Char"/>
          <w:rFonts w:ascii="Times New Roman" w:hAnsi="Times New Roman" w:cs="Times New Roman"/>
          <w:color w:val="auto"/>
        </w:rPr>
        <w:t xml:space="preserve">System </w:t>
      </w:r>
      <w:r w:rsidR="007713DD">
        <w:rPr>
          <w:rStyle w:val="Heading2Char"/>
          <w:rFonts w:ascii="Times New Roman" w:hAnsi="Times New Roman" w:cs="Times New Roman"/>
          <w:color w:val="auto"/>
        </w:rPr>
        <w:t>P</w:t>
      </w:r>
      <w:r w:rsidRPr="00C63212">
        <w:rPr>
          <w:rStyle w:val="Heading2Char"/>
          <w:rFonts w:ascii="Times New Roman" w:hAnsi="Times New Roman" w:cs="Times New Roman"/>
          <w:color w:val="auto"/>
        </w:rPr>
        <w:t>erformance</w:t>
      </w:r>
      <w:bookmarkEnd w:id="178"/>
      <w:bookmarkEnd w:id="179"/>
      <w:bookmarkEnd w:id="180"/>
      <w:bookmarkEnd w:id="181"/>
      <w:bookmarkEnd w:id="182"/>
    </w:p>
    <w:p w14:paraId="7B83A7E2" w14:textId="70833E0E" w:rsidR="7FAEC21D" w:rsidRDefault="7FAEC21D" w:rsidP="001D0759">
      <w:pPr>
        <w:pStyle w:val="NormalWeb"/>
        <w:numPr>
          <w:ilvl w:val="0"/>
          <w:numId w:val="10"/>
        </w:numPr>
        <w:spacing w:before="0" w:beforeAutospacing="0" w:after="0" w:afterAutospacing="0" w:line="360" w:lineRule="auto"/>
      </w:pPr>
      <w:r>
        <w:t xml:space="preserve">The system must be </w:t>
      </w:r>
      <w:r w:rsidR="001D0759">
        <w:t>user-friendly.</w:t>
      </w:r>
    </w:p>
    <w:p w14:paraId="01EBC2E5" w14:textId="3D9F760C" w:rsidR="000E1E57" w:rsidRPr="000E1E57" w:rsidRDefault="3FA61697" w:rsidP="001D0759">
      <w:pPr>
        <w:pStyle w:val="NormalWeb"/>
        <w:numPr>
          <w:ilvl w:val="0"/>
          <w:numId w:val="10"/>
        </w:numPr>
        <w:spacing w:before="0" w:beforeAutospacing="0" w:after="0" w:afterAutospacing="0" w:line="360" w:lineRule="auto"/>
      </w:pPr>
      <w:r>
        <w:t>The number</w:t>
      </w:r>
      <w:r w:rsidR="000E1E57" w:rsidRPr="000E1E57">
        <w:t xml:space="preserve"> of unique volunteers and volunteer totals </w:t>
      </w:r>
      <w:r w:rsidR="4C6A99C8">
        <w:t xml:space="preserve">are automatically </w:t>
      </w:r>
      <w:r w:rsidR="000E1E57" w:rsidRPr="000E1E57">
        <w:t xml:space="preserve">reported monthly. </w:t>
      </w:r>
    </w:p>
    <w:p w14:paraId="433102EB" w14:textId="03AAA1B1" w:rsidR="000E1E57" w:rsidRPr="000E1E57" w:rsidRDefault="000E1E57" w:rsidP="001D0759">
      <w:pPr>
        <w:pStyle w:val="NormalWeb"/>
        <w:numPr>
          <w:ilvl w:val="0"/>
          <w:numId w:val="10"/>
        </w:numPr>
        <w:spacing w:before="0" w:beforeAutospacing="0" w:after="0" w:afterAutospacing="0" w:line="360" w:lineRule="auto"/>
      </w:pPr>
      <w:r w:rsidRPr="000E1E57">
        <w:t>Reporting individual volunteer hours</w:t>
      </w:r>
      <w:r>
        <w:t>.</w:t>
      </w:r>
    </w:p>
    <w:p w14:paraId="4AFFEC22" w14:textId="58AD0FAF" w:rsidR="17A269F9" w:rsidRDefault="2330012D" w:rsidP="001D0759">
      <w:pPr>
        <w:pStyle w:val="NormalWeb"/>
        <w:numPr>
          <w:ilvl w:val="0"/>
          <w:numId w:val="10"/>
        </w:numPr>
        <w:spacing w:before="0" w:beforeAutospacing="0" w:after="0" w:afterAutospacing="0" w:line="360" w:lineRule="auto"/>
      </w:pPr>
      <w:r>
        <w:t xml:space="preserve">Secure handling of data which only director can access. </w:t>
      </w:r>
    </w:p>
    <w:p w14:paraId="6660C2D2" w14:textId="75F4364E" w:rsidR="36953685" w:rsidRDefault="36953685" w:rsidP="001D0759">
      <w:pPr>
        <w:pStyle w:val="NormalWeb"/>
        <w:numPr>
          <w:ilvl w:val="0"/>
          <w:numId w:val="10"/>
        </w:numPr>
        <w:spacing w:before="0" w:beforeAutospacing="0" w:after="0" w:afterAutospacing="0" w:line="360" w:lineRule="auto"/>
      </w:pPr>
      <w:r>
        <w:t xml:space="preserve">Easy to use and reliable system for hours of operation. </w:t>
      </w:r>
    </w:p>
    <w:p w14:paraId="17A068D1" w14:textId="591CBC5D" w:rsidR="00563702" w:rsidRPr="000E1E57" w:rsidRDefault="00563702" w:rsidP="00563702">
      <w:pPr>
        <w:pStyle w:val="NormalWeb"/>
        <w:numPr>
          <w:ilvl w:val="0"/>
          <w:numId w:val="10"/>
        </w:numPr>
        <w:spacing w:before="0" w:beforeAutospacing="0" w:after="0" w:afterAutospacing="0" w:line="360" w:lineRule="auto"/>
      </w:pPr>
      <w:r w:rsidRPr="000E1E57">
        <w:t xml:space="preserve">Reports </w:t>
      </w:r>
      <w:r>
        <w:t xml:space="preserve">should be </w:t>
      </w:r>
      <w:r w:rsidRPr="000E1E57">
        <w:t xml:space="preserve">generated automatically on the </w:t>
      </w:r>
      <w:r w:rsidRPr="001D0759">
        <w:rPr>
          <w:bCs/>
        </w:rPr>
        <w:t>first of the month</w:t>
      </w:r>
      <w:r w:rsidRPr="000E1E57">
        <w:t>.</w:t>
      </w:r>
    </w:p>
    <w:p w14:paraId="40084088" w14:textId="7E58B90B" w:rsidR="00563702" w:rsidRDefault="00563702" w:rsidP="001B5535">
      <w:pPr>
        <w:pStyle w:val="NormalWeb"/>
        <w:numPr>
          <w:ilvl w:val="0"/>
          <w:numId w:val="10"/>
        </w:numPr>
        <w:spacing w:before="0" w:beforeAutospacing="0" w:after="0" w:afterAutospacing="0" w:line="360" w:lineRule="auto"/>
      </w:pPr>
      <w:r w:rsidRPr="000E1E57">
        <w:t xml:space="preserve">Only the </w:t>
      </w:r>
      <w:r w:rsidRPr="001D0759">
        <w:rPr>
          <w:bCs/>
        </w:rPr>
        <w:t>director</w:t>
      </w:r>
      <w:r w:rsidRPr="000E1E57">
        <w:t xml:space="preserve"> should have access to reporting.</w:t>
      </w:r>
    </w:p>
    <w:p w14:paraId="1F0A0B18" w14:textId="7212FCE3" w:rsidR="00774FF0" w:rsidRDefault="00774FF0" w:rsidP="001B5535">
      <w:pPr>
        <w:pStyle w:val="NormalWeb"/>
        <w:numPr>
          <w:ilvl w:val="0"/>
          <w:numId w:val="10"/>
        </w:numPr>
        <w:spacing w:before="0" w:beforeAutospacing="0" w:after="0" w:afterAutospacing="0" w:line="360" w:lineRule="auto"/>
      </w:pPr>
      <w:r>
        <w:t>The system should display four weeks of time slots for volunteering.</w:t>
      </w:r>
    </w:p>
    <w:p w14:paraId="0BC46488" w14:textId="51FB138B" w:rsidR="00774FF0" w:rsidRDefault="00774FF0" w:rsidP="001B5535">
      <w:pPr>
        <w:pStyle w:val="NormalWeb"/>
        <w:numPr>
          <w:ilvl w:val="0"/>
          <w:numId w:val="10"/>
        </w:numPr>
        <w:spacing w:before="0" w:beforeAutospacing="0" w:after="0" w:afterAutospacing="0" w:line="360" w:lineRule="auto"/>
      </w:pPr>
      <w:r>
        <w:t xml:space="preserve">The system should be able to add multiple minors per adult. </w:t>
      </w:r>
    </w:p>
    <w:p w14:paraId="33F20065" w14:textId="13451783" w:rsidR="002F4B43" w:rsidRDefault="00774FF0" w:rsidP="002F4B43">
      <w:pPr>
        <w:pStyle w:val="NormalWeb"/>
        <w:numPr>
          <w:ilvl w:val="0"/>
          <w:numId w:val="10"/>
        </w:numPr>
        <w:spacing w:before="0" w:beforeAutospacing="0" w:after="0" w:afterAutospacing="0" w:line="360" w:lineRule="auto"/>
      </w:pPr>
      <w:r>
        <w:t>The system should tie minor</w:t>
      </w:r>
      <w:r w:rsidR="002F4B43">
        <w:t>s to the corresponding adult data.</w:t>
      </w:r>
    </w:p>
    <w:p w14:paraId="10471B19" w14:textId="43693417" w:rsidR="002F4B43" w:rsidRDefault="002F4B43" w:rsidP="002F4B43">
      <w:pPr>
        <w:pStyle w:val="NormalWeb"/>
        <w:numPr>
          <w:ilvl w:val="0"/>
          <w:numId w:val="10"/>
        </w:numPr>
        <w:spacing w:before="0" w:beforeAutospacing="0" w:after="0" w:afterAutospacing="0" w:line="360" w:lineRule="auto"/>
      </w:pPr>
      <w:r>
        <w:t>The system should allow groups containing multiple people to sign up.</w:t>
      </w:r>
    </w:p>
    <w:p w14:paraId="413FD496" w14:textId="56672FB6" w:rsidR="002F4B43" w:rsidRDefault="002F4B43" w:rsidP="002F4B43">
      <w:pPr>
        <w:pStyle w:val="NormalWeb"/>
        <w:numPr>
          <w:ilvl w:val="0"/>
          <w:numId w:val="10"/>
        </w:numPr>
        <w:spacing w:before="0" w:beforeAutospacing="0" w:after="0" w:afterAutospacing="0" w:line="360" w:lineRule="auto"/>
      </w:pPr>
      <w:r>
        <w:t xml:space="preserve">The system should limit </w:t>
      </w:r>
      <w:r w:rsidR="00165B92">
        <w:t xml:space="preserve">each time slot to 20 volunteers. </w:t>
      </w:r>
    </w:p>
    <w:p w14:paraId="0B05D3CD" w14:textId="2EE4A66C" w:rsidR="000E1E57" w:rsidRPr="00C63212" w:rsidRDefault="000E1E57" w:rsidP="001D0759">
      <w:pPr>
        <w:pStyle w:val="Heading3"/>
        <w:spacing w:before="0" w:after="0" w:line="360" w:lineRule="auto"/>
        <w:rPr>
          <w:rStyle w:val="Heading2Char"/>
          <w:rFonts w:ascii="Times New Roman" w:hAnsi="Times New Roman" w:cs="Times New Roman"/>
          <w:color w:val="auto"/>
        </w:rPr>
      </w:pPr>
      <w:bookmarkStart w:id="183" w:name="_Toc213589113"/>
      <w:bookmarkStart w:id="184" w:name="_Toc213618881"/>
      <w:bookmarkStart w:id="185" w:name="_Toc215649064"/>
      <w:bookmarkStart w:id="186" w:name="_Toc215649236"/>
      <w:bookmarkStart w:id="187" w:name="_Toc215671549"/>
      <w:r w:rsidRPr="00C63212">
        <w:rPr>
          <w:rStyle w:val="Heading2Char"/>
          <w:rFonts w:ascii="Times New Roman" w:hAnsi="Times New Roman" w:cs="Times New Roman"/>
          <w:color w:val="auto"/>
        </w:rPr>
        <w:t xml:space="preserve">Outside of </w:t>
      </w:r>
      <w:r w:rsidR="007713DD">
        <w:rPr>
          <w:rStyle w:val="Heading2Char"/>
          <w:rFonts w:ascii="Times New Roman" w:hAnsi="Times New Roman" w:cs="Times New Roman"/>
          <w:color w:val="auto"/>
        </w:rPr>
        <w:t>S</w:t>
      </w:r>
      <w:r w:rsidRPr="00C63212">
        <w:rPr>
          <w:rStyle w:val="Heading2Char"/>
          <w:rFonts w:ascii="Times New Roman" w:hAnsi="Times New Roman" w:cs="Times New Roman"/>
          <w:color w:val="auto"/>
        </w:rPr>
        <w:t>cope</w:t>
      </w:r>
      <w:bookmarkEnd w:id="183"/>
      <w:bookmarkEnd w:id="184"/>
      <w:bookmarkEnd w:id="185"/>
      <w:bookmarkEnd w:id="186"/>
      <w:bookmarkEnd w:id="187"/>
    </w:p>
    <w:p w14:paraId="799B2800" w14:textId="185782B2" w:rsidR="000E1E57" w:rsidRPr="000E1E57" w:rsidRDefault="000E1E57" w:rsidP="001D0759">
      <w:pPr>
        <w:pStyle w:val="NormalWeb"/>
        <w:numPr>
          <w:ilvl w:val="0"/>
          <w:numId w:val="11"/>
        </w:numPr>
        <w:spacing w:before="0" w:beforeAutospacing="0" w:after="0" w:afterAutospacing="0" w:line="360" w:lineRule="auto"/>
      </w:pPr>
      <w:r w:rsidRPr="000E1E57">
        <w:t>Managing neighbors</w:t>
      </w:r>
      <w:r>
        <w:t>.</w:t>
      </w:r>
    </w:p>
    <w:p w14:paraId="505A819C" w14:textId="77777777" w:rsidR="000E1E57" w:rsidRPr="000E1E57" w:rsidRDefault="000E1E57" w:rsidP="001D0759">
      <w:pPr>
        <w:pStyle w:val="NormalWeb"/>
        <w:numPr>
          <w:ilvl w:val="0"/>
          <w:numId w:val="11"/>
        </w:numPr>
        <w:spacing w:before="0" w:beforeAutospacing="0" w:after="0" w:afterAutospacing="0" w:line="360" w:lineRule="auto"/>
      </w:pPr>
      <w:r w:rsidRPr="000E1E57">
        <w:t>Managing employees who work at the market daily.</w:t>
      </w:r>
    </w:p>
    <w:p w14:paraId="3B2B1005" w14:textId="77777777" w:rsidR="000E1E57" w:rsidRPr="000E1E57" w:rsidRDefault="000E1E57" w:rsidP="001D0759">
      <w:pPr>
        <w:pStyle w:val="NormalWeb"/>
        <w:numPr>
          <w:ilvl w:val="0"/>
          <w:numId w:val="11"/>
        </w:numPr>
        <w:spacing w:before="0" w:beforeAutospacing="0" w:after="0" w:afterAutospacing="0" w:line="360" w:lineRule="auto"/>
      </w:pPr>
      <w:r w:rsidRPr="000E1E57">
        <w:t>Managing food inventory.</w:t>
      </w:r>
    </w:p>
    <w:p w14:paraId="7E125B31" w14:textId="77777777" w:rsidR="000E1E57" w:rsidRPr="00841301" w:rsidRDefault="000E1E57" w:rsidP="000E1E57">
      <w:pPr>
        <w:spacing w:line="360" w:lineRule="auto"/>
        <w:ind w:left="360"/>
        <w:rPr>
          <w:rFonts w:cstheme="minorHAnsi"/>
          <w:b/>
          <w:bCs/>
          <w:sz w:val="28"/>
          <w:szCs w:val="28"/>
        </w:rPr>
      </w:pPr>
    </w:p>
    <w:p w14:paraId="2E96235B" w14:textId="77777777" w:rsidR="000E1E57" w:rsidRDefault="000E1E57">
      <w:pPr>
        <w:rPr>
          <w:rStyle w:val="SectionHeadingsChar"/>
          <w:rFonts w:eastAsiaTheme="majorEastAsia"/>
          <w:szCs w:val="40"/>
        </w:rPr>
      </w:pPr>
      <w:r>
        <w:rPr>
          <w:rStyle w:val="SectionHeadingsChar"/>
        </w:rPr>
        <w:br w:type="page"/>
      </w:r>
    </w:p>
    <w:p w14:paraId="2739EBC4" w14:textId="5C406CAD" w:rsidR="00673B2E" w:rsidRDefault="00673B2E" w:rsidP="00673B2E">
      <w:pPr>
        <w:pStyle w:val="Heading1"/>
        <w:rPr>
          <w:rStyle w:val="SectionHeadingsChar"/>
          <w:rFonts w:eastAsiaTheme="majorEastAsia"/>
          <w:color w:val="auto"/>
          <w:szCs w:val="36"/>
        </w:rPr>
      </w:pPr>
      <w:bookmarkStart w:id="188" w:name="_Toc215671550"/>
      <w:r w:rsidRPr="0C620549">
        <w:rPr>
          <w:rStyle w:val="SectionHeadingsChar"/>
          <w:rFonts w:eastAsiaTheme="majorEastAsia"/>
          <w:color w:val="auto"/>
        </w:rPr>
        <w:t>Recommendation</w:t>
      </w:r>
      <w:bookmarkEnd w:id="188"/>
    </w:p>
    <w:p w14:paraId="3B5A50B4" w14:textId="13A65CF2" w:rsidR="0C620549" w:rsidRPr="000910D9" w:rsidRDefault="683F3B4C" w:rsidP="00594064">
      <w:pPr>
        <w:spacing w:before="240" w:line="360" w:lineRule="auto"/>
        <w:rPr>
          <w:rFonts w:eastAsia="Aptos"/>
        </w:rPr>
      </w:pPr>
      <w:r w:rsidRPr="000910D9">
        <w:rPr>
          <w:rFonts w:eastAsia="Aptos"/>
          <w:color w:val="000000" w:themeColor="text1"/>
        </w:rPr>
        <w:t>Our team recommends continuing with the Volunteer Management System for Tulsa Neighbors Market for the following reasons: Our Expected LOC (6092) multiplied by our $/line ($4) equates to a total project cost of $24,368. This figure satisfies the given budget of $25,000. This team’s Gantt schedule from Milestone 1, which provides a visual representation of the estimation of how long the project will take, supports the conclusion that our team will complete this project before the given time constraint. Our team’s TELOS analysis score averaged 9.2, with the lowest score being an 8/10 (Operational), reflecting high project feasibility across the board. The proposed system shall overhaul the way Tulsa Neighbors Market manages their volunteers, which will save the time and energy of employees/volunteers. Most importantly, however, the Volunteer Management System will allow for higher quality, more efficient, and more caring services to the Neighbors.</w:t>
      </w:r>
    </w:p>
    <w:p w14:paraId="6E6C27D7" w14:textId="224E0994" w:rsidR="0C620549" w:rsidRDefault="0C620549" w:rsidP="0C620549"/>
    <w:p w14:paraId="0F86860F" w14:textId="3BB970A0" w:rsidR="00F12E9B" w:rsidRDefault="00F12E9B">
      <w:r>
        <w:br w:type="page"/>
      </w:r>
    </w:p>
    <w:p w14:paraId="4C3D1152" w14:textId="3DD44980" w:rsidR="00E23EA6" w:rsidRPr="004840A8" w:rsidRDefault="00E23EA6" w:rsidP="00E23EA6">
      <w:pPr>
        <w:pStyle w:val="Heading1"/>
        <w:jc w:val="center"/>
        <w:rPr>
          <w:rFonts w:ascii="Times New Roman" w:hAnsi="Times New Roman" w:cs="Times New Roman"/>
          <w:b/>
          <w:color w:val="auto"/>
          <w:sz w:val="44"/>
          <w:szCs w:val="44"/>
        </w:rPr>
      </w:pPr>
      <w:bookmarkStart w:id="189" w:name="_Toc215671551"/>
      <w:r w:rsidRPr="004840A8">
        <w:rPr>
          <w:rFonts w:ascii="Times New Roman" w:hAnsi="Times New Roman" w:cs="Times New Roman"/>
          <w:b/>
          <w:color w:val="auto"/>
          <w:sz w:val="48"/>
          <w:szCs w:val="48"/>
        </w:rPr>
        <w:t xml:space="preserve">Milestone </w:t>
      </w:r>
      <w:r>
        <w:rPr>
          <w:rFonts w:ascii="Times New Roman" w:hAnsi="Times New Roman" w:cs="Times New Roman"/>
          <w:b/>
          <w:color w:val="auto"/>
          <w:sz w:val="48"/>
          <w:szCs w:val="48"/>
        </w:rPr>
        <w:t>3</w:t>
      </w:r>
      <w:bookmarkEnd w:id="189"/>
    </w:p>
    <w:p w14:paraId="5DCE65D5" w14:textId="77777777" w:rsidR="00E23EA6" w:rsidRPr="00C66E9D" w:rsidRDefault="00E23EA6" w:rsidP="00E23EA6">
      <w:pPr>
        <w:pStyle w:val="Sub-Heading"/>
        <w:jc w:val="center"/>
      </w:pPr>
      <w:r w:rsidRPr="00C66E9D">
        <w:t>Prepared for</w:t>
      </w:r>
    </w:p>
    <w:p w14:paraId="52257D8F" w14:textId="77777777" w:rsidR="00E23EA6" w:rsidRPr="00C66E9D" w:rsidRDefault="00E23EA6" w:rsidP="00E23EA6">
      <w:pPr>
        <w:jc w:val="center"/>
        <w:rPr>
          <w:rFonts w:eastAsia="Aptos"/>
          <w:color w:val="000000" w:themeColor="text1"/>
          <w:sz w:val="48"/>
          <w:szCs w:val="48"/>
        </w:rPr>
      </w:pPr>
    </w:p>
    <w:p w14:paraId="034EC758" w14:textId="77777777" w:rsidR="00E23EA6" w:rsidRPr="00C66E9D" w:rsidRDefault="00E23EA6" w:rsidP="00E23EA6">
      <w:pPr>
        <w:jc w:val="center"/>
        <w:rPr>
          <w:rFonts w:eastAsia="Aptos"/>
          <w:color w:val="000000" w:themeColor="text1"/>
          <w:sz w:val="48"/>
          <w:szCs w:val="48"/>
        </w:rPr>
      </w:pPr>
    </w:p>
    <w:p w14:paraId="00424022" w14:textId="77777777" w:rsidR="00E23EA6" w:rsidRPr="00C66E9D" w:rsidRDefault="00E23EA6" w:rsidP="00E23EA6">
      <w:pPr>
        <w:jc w:val="center"/>
        <w:rPr>
          <w:rFonts w:eastAsia="Aptos"/>
          <w:color w:val="000000" w:themeColor="text1"/>
          <w:sz w:val="48"/>
          <w:szCs w:val="48"/>
        </w:rPr>
      </w:pPr>
    </w:p>
    <w:p w14:paraId="08A2FE92" w14:textId="77777777" w:rsidR="00E23EA6" w:rsidRPr="00C66E9D" w:rsidRDefault="00E23EA6" w:rsidP="00E23EA6">
      <w:pPr>
        <w:pStyle w:val="SectionHeadings"/>
        <w:jc w:val="center"/>
        <w:rPr>
          <w:sz w:val="72"/>
          <w:szCs w:val="72"/>
        </w:rPr>
      </w:pPr>
      <w:r w:rsidRPr="0A623A82">
        <w:rPr>
          <w:sz w:val="72"/>
          <w:szCs w:val="72"/>
        </w:rPr>
        <w:t>Tulsa Neighbors Market</w:t>
      </w:r>
    </w:p>
    <w:p w14:paraId="700CE393" w14:textId="77777777" w:rsidR="00E23EA6" w:rsidRPr="00C66E9D" w:rsidRDefault="00E23EA6" w:rsidP="00E23EA6">
      <w:pPr>
        <w:jc w:val="center"/>
        <w:rPr>
          <w:rFonts w:eastAsia="Aptos"/>
          <w:color w:val="000000" w:themeColor="text1"/>
          <w:sz w:val="48"/>
          <w:szCs w:val="48"/>
        </w:rPr>
      </w:pPr>
    </w:p>
    <w:p w14:paraId="3983655D" w14:textId="77777777" w:rsidR="00E23EA6" w:rsidRPr="00C66E9D" w:rsidRDefault="00E23EA6" w:rsidP="00E23EA6">
      <w:pPr>
        <w:jc w:val="center"/>
        <w:rPr>
          <w:rFonts w:eastAsia="Aptos"/>
          <w:color w:val="000000" w:themeColor="text1"/>
          <w:sz w:val="48"/>
          <w:szCs w:val="48"/>
        </w:rPr>
      </w:pPr>
    </w:p>
    <w:p w14:paraId="00D47994" w14:textId="77777777" w:rsidR="00E23EA6" w:rsidRPr="00C66E9D" w:rsidRDefault="00E23EA6" w:rsidP="00E23EA6">
      <w:pPr>
        <w:pStyle w:val="Sub-Heading"/>
        <w:jc w:val="center"/>
      </w:pPr>
      <w:r w:rsidRPr="00C66E9D">
        <w:t>Prepared By Systems Analysis Team 2:</w:t>
      </w:r>
    </w:p>
    <w:p w14:paraId="7248DF9B" w14:textId="77777777" w:rsidR="00E23EA6" w:rsidRDefault="00E23EA6" w:rsidP="00E23EA6">
      <w:pPr>
        <w:pStyle w:val="SectionContent"/>
        <w:jc w:val="center"/>
        <w:rPr>
          <w:sz w:val="22"/>
          <w:szCs w:val="22"/>
        </w:rPr>
      </w:pPr>
      <w:r w:rsidRPr="00C66E9D">
        <w:rPr>
          <w:sz w:val="22"/>
          <w:szCs w:val="22"/>
        </w:rPr>
        <w:t>Anna Boevers, Trinyon Gaylor, Alexia Glory, Joe Pennington, Timothy Carlsson Seger, Jaden Worrell</w:t>
      </w:r>
    </w:p>
    <w:p w14:paraId="70B72A07" w14:textId="77777777" w:rsidR="00E23EA6" w:rsidRDefault="00E23EA6" w:rsidP="00E23EA6">
      <w:pPr>
        <w:rPr>
          <w:sz w:val="22"/>
          <w:szCs w:val="22"/>
        </w:rPr>
      </w:pPr>
      <w:r>
        <w:rPr>
          <w:sz w:val="22"/>
          <w:szCs w:val="22"/>
        </w:rPr>
        <w:br w:type="page"/>
      </w:r>
    </w:p>
    <w:p w14:paraId="3ADC2C8D" w14:textId="77777777" w:rsidR="00E23EA6" w:rsidRPr="00037925" w:rsidRDefault="00E23EA6" w:rsidP="00E23EA6">
      <w:pPr>
        <w:pStyle w:val="Heading1"/>
        <w:rPr>
          <w:rStyle w:val="SectionHeadingsChar"/>
          <w:rFonts w:eastAsiaTheme="majorEastAsia"/>
          <w:szCs w:val="36"/>
        </w:rPr>
      </w:pPr>
      <w:bookmarkStart w:id="190" w:name="_Toc215671552"/>
      <w:r w:rsidRPr="004840A8">
        <w:rPr>
          <w:rStyle w:val="SectionHeadingsChar"/>
          <w:rFonts w:eastAsiaTheme="majorEastAsia"/>
          <w:color w:val="auto"/>
          <w:szCs w:val="36"/>
        </w:rPr>
        <w:t>Memorandum</w:t>
      </w:r>
      <w:bookmarkEnd w:id="190"/>
    </w:p>
    <w:p w14:paraId="2BA5F471" w14:textId="77777777" w:rsidR="00E23EA6" w:rsidRDefault="00E23EA6" w:rsidP="00E23EA6">
      <w:pPr>
        <w:pStyle w:val="SectionContent"/>
        <w:spacing w:after="120" w:line="240" w:lineRule="auto"/>
      </w:pPr>
      <w:r w:rsidRPr="0A623A82">
        <w:rPr>
          <w:b/>
          <w:bCs/>
        </w:rPr>
        <w:t>To</w:t>
      </w:r>
      <w:r>
        <w:t>: Dr. Lori Leonard, Tulsa Neighbors Market</w:t>
      </w:r>
    </w:p>
    <w:p w14:paraId="189F5703" w14:textId="77777777" w:rsidR="00E23EA6" w:rsidRDefault="00E23EA6" w:rsidP="00E23EA6">
      <w:pPr>
        <w:pStyle w:val="SectionContent"/>
        <w:spacing w:after="120" w:line="240" w:lineRule="auto"/>
      </w:pPr>
      <w:r w:rsidRPr="004B3B1B">
        <w:rPr>
          <w:b/>
          <w:bCs/>
        </w:rPr>
        <w:t>From</w:t>
      </w:r>
      <w:r>
        <w:t xml:space="preserve">: </w:t>
      </w:r>
      <w:r w:rsidRPr="00105DD1">
        <w:t>Anna Boevers, Trinyon Gaylor, Alexia Glory, Joe Pennington, Timothy Carlsson Seger, Jaden Worrell</w:t>
      </w:r>
    </w:p>
    <w:p w14:paraId="32FE49EF" w14:textId="61C51BEC" w:rsidR="752FB61E" w:rsidRDefault="752FB61E" w:rsidP="437BB8CE">
      <w:pPr>
        <w:pStyle w:val="SectionContent"/>
        <w:spacing w:after="120" w:line="240" w:lineRule="auto"/>
      </w:pPr>
      <w:r w:rsidRPr="437BB8CE">
        <w:rPr>
          <w:b/>
          <w:bCs/>
        </w:rPr>
        <w:t>Date</w:t>
      </w:r>
      <w:r>
        <w:t>: 9 November 2025</w:t>
      </w:r>
    </w:p>
    <w:p w14:paraId="215489B6" w14:textId="45182F63" w:rsidR="437BB8CE" w:rsidRDefault="752FB61E" w:rsidP="437BB8CE">
      <w:pPr>
        <w:pStyle w:val="SectionContent"/>
        <w:spacing w:after="120" w:line="240" w:lineRule="auto"/>
      </w:pPr>
      <w:r w:rsidRPr="376210A2">
        <w:rPr>
          <w:b/>
          <w:bCs/>
        </w:rPr>
        <w:t>Subject</w:t>
      </w:r>
      <w:r>
        <w:t xml:space="preserve">: Milestone 3: </w:t>
      </w:r>
      <w:r w:rsidR="72E3B6CC">
        <w:t>Analysis and Logical Modelling of Volunteer Management System</w:t>
      </w:r>
    </w:p>
    <w:p w14:paraId="0B3D00D9" w14:textId="77777777" w:rsidR="00E23EA6" w:rsidRDefault="00E23EA6" w:rsidP="00E23EA6">
      <w:pPr>
        <w:pStyle w:val="SectionContent"/>
        <w:spacing w:after="120" w:line="240" w:lineRule="auto"/>
        <w:rPr>
          <w:sz w:val="12"/>
          <w:szCs w:val="12"/>
        </w:rPr>
      </w:pPr>
    </w:p>
    <w:p w14:paraId="7E45E74C" w14:textId="2B362DD7" w:rsidR="00E23EA6" w:rsidRDefault="00E23EA6" w:rsidP="00E23EA6">
      <w:pPr>
        <w:pStyle w:val="SectionContent"/>
        <w:spacing w:after="120" w:line="276" w:lineRule="auto"/>
      </w:pPr>
      <w:r>
        <w:t>Director Leonard:</w:t>
      </w:r>
    </w:p>
    <w:p w14:paraId="41D7548D" w14:textId="750336FB" w:rsidR="00E23EA6" w:rsidRDefault="6C9ED50B" w:rsidP="7363D9A6">
      <w:pPr>
        <w:pStyle w:val="SectionContent"/>
        <w:spacing w:after="120" w:line="240" w:lineRule="auto"/>
        <w:rPr>
          <w:rFonts w:eastAsia="Aptos"/>
        </w:rPr>
      </w:pPr>
      <w:r w:rsidRPr="7363D9A6">
        <w:rPr>
          <w:rFonts w:eastAsia="Aptos"/>
        </w:rPr>
        <w:t>Upon review of the system’s characteristics, our project team developed logical models while analyzing the system’s requirements. These actions cultivated our team’s overall understanding of the Volunteer Management System (VMS). After further definition of the project, we have consolidated our findings into documents that, we hope, will illuminate the analysis and logical design phases of our proposed system.</w:t>
      </w:r>
    </w:p>
    <w:p w14:paraId="6F5BC3AA" w14:textId="1F5C778B" w:rsidR="00E23EA6" w:rsidRDefault="6C9ED50B" w:rsidP="7363D9A6">
      <w:pPr>
        <w:pStyle w:val="SectionContent"/>
        <w:spacing w:after="120" w:line="240" w:lineRule="auto"/>
        <w:rPr>
          <w:rFonts w:eastAsia="Aptos"/>
        </w:rPr>
      </w:pPr>
      <w:r w:rsidRPr="7363D9A6">
        <w:rPr>
          <w:rFonts w:eastAsia="Aptos"/>
        </w:rPr>
        <w:t xml:space="preserve"> </w:t>
      </w:r>
    </w:p>
    <w:p w14:paraId="6789607E" w14:textId="52A353C7" w:rsidR="00E23EA6" w:rsidRDefault="6C9ED50B" w:rsidP="7363D9A6">
      <w:pPr>
        <w:pStyle w:val="SectionContent"/>
        <w:spacing w:after="120" w:line="240" w:lineRule="auto"/>
        <w:rPr>
          <w:rFonts w:eastAsia="Aptos"/>
        </w:rPr>
      </w:pPr>
      <w:r w:rsidRPr="7363D9A6">
        <w:rPr>
          <w:rFonts w:eastAsia="Aptos"/>
        </w:rPr>
        <w:t>This deliverable serves as a container of a solutions document, an ER diagram, several DFD diagrams, and a dictionary containing all relevant data pertaining to the system’s processes as well as the entities involved in our Volunteer Management System.</w:t>
      </w:r>
    </w:p>
    <w:p w14:paraId="35FBA441" w14:textId="76F55A1D" w:rsidR="00E23EA6" w:rsidRDefault="6C9ED50B" w:rsidP="7363D9A6">
      <w:pPr>
        <w:pStyle w:val="SectionContent"/>
        <w:spacing w:after="120" w:line="240" w:lineRule="auto"/>
        <w:rPr>
          <w:rFonts w:eastAsia="Aptos"/>
        </w:rPr>
      </w:pPr>
      <w:r w:rsidRPr="7363D9A6">
        <w:rPr>
          <w:rFonts w:eastAsia="Aptos"/>
        </w:rPr>
        <w:t xml:space="preserve"> </w:t>
      </w:r>
    </w:p>
    <w:p w14:paraId="010FB45A" w14:textId="51DF5ED4" w:rsidR="00E23EA6" w:rsidRDefault="6C9ED50B" w:rsidP="7363D9A6">
      <w:pPr>
        <w:pStyle w:val="SectionContent"/>
        <w:spacing w:after="120" w:line="240" w:lineRule="auto"/>
        <w:rPr>
          <w:rFonts w:eastAsia="Aptos"/>
        </w:rPr>
      </w:pPr>
      <w:r w:rsidRPr="7363D9A6">
        <w:rPr>
          <w:rFonts w:eastAsia="Aptos"/>
        </w:rPr>
        <w:t xml:space="preserve">It is our hope that this proposed system completely satisfies your requirements and we are thrilled to help your organization improve the aid it provides to our Neighbors. If any questions arise, please </w:t>
      </w:r>
      <w:r w:rsidR="00841BC6" w:rsidRPr="7363D9A6">
        <w:rPr>
          <w:rFonts w:eastAsia="Aptos"/>
        </w:rPr>
        <w:t>do</w:t>
      </w:r>
      <w:r w:rsidRPr="7363D9A6">
        <w:rPr>
          <w:rFonts w:eastAsia="Aptos"/>
        </w:rPr>
        <w:t xml:space="preserve"> not hesitate to contact us.</w:t>
      </w:r>
    </w:p>
    <w:p w14:paraId="6CE646E4" w14:textId="4693BADB" w:rsidR="00E23EA6" w:rsidRDefault="00E23EA6" w:rsidP="00E23EA6">
      <w:pPr>
        <w:pStyle w:val="SectionContent"/>
        <w:spacing w:after="120" w:line="240" w:lineRule="auto"/>
      </w:pPr>
    </w:p>
    <w:p w14:paraId="0E9A7BAA" w14:textId="6FF6DF6D" w:rsidR="00E23EA6" w:rsidRDefault="00E23EA6" w:rsidP="00E23EA6">
      <w:pPr>
        <w:pStyle w:val="SectionContent"/>
        <w:spacing w:after="120" w:line="240" w:lineRule="auto"/>
      </w:pPr>
      <w:r w:rsidRPr="004B3B1B">
        <w:t>Anna Boevers</w:t>
      </w:r>
    </w:p>
    <w:p w14:paraId="5786E8D2" w14:textId="77777777" w:rsidR="00E23EA6" w:rsidRDefault="00E23EA6" w:rsidP="00E23EA6">
      <w:pPr>
        <w:pStyle w:val="SectionContent"/>
        <w:spacing w:after="120" w:line="240" w:lineRule="auto"/>
      </w:pPr>
      <w:r w:rsidRPr="004B3B1B">
        <w:t>Trinyon Gaylor</w:t>
      </w:r>
    </w:p>
    <w:p w14:paraId="6D9EA5BD" w14:textId="77777777" w:rsidR="00E23EA6" w:rsidRDefault="00E23EA6" w:rsidP="00E23EA6">
      <w:pPr>
        <w:pStyle w:val="SectionContent"/>
        <w:spacing w:after="120" w:line="240" w:lineRule="auto"/>
      </w:pPr>
      <w:r w:rsidRPr="004B3B1B">
        <w:t>Alexia Glory</w:t>
      </w:r>
    </w:p>
    <w:p w14:paraId="7A49419D" w14:textId="77777777" w:rsidR="00E23EA6" w:rsidRDefault="00E23EA6" w:rsidP="00E23EA6">
      <w:pPr>
        <w:pStyle w:val="SectionContent"/>
        <w:spacing w:after="120" w:line="240" w:lineRule="auto"/>
      </w:pPr>
      <w:r w:rsidRPr="004B3B1B">
        <w:t>Joe Pennington</w:t>
      </w:r>
    </w:p>
    <w:p w14:paraId="67670AE9" w14:textId="77777777" w:rsidR="00E23EA6" w:rsidRDefault="00E23EA6" w:rsidP="00E23EA6">
      <w:pPr>
        <w:pStyle w:val="SectionContent"/>
        <w:spacing w:after="120" w:line="240" w:lineRule="auto"/>
      </w:pPr>
      <w:r w:rsidRPr="004B3B1B">
        <w:t>Timothy Carlsson Seger</w:t>
      </w:r>
    </w:p>
    <w:p w14:paraId="771A759E" w14:textId="77777777" w:rsidR="00E23EA6" w:rsidRPr="00C66E9D" w:rsidRDefault="00E23EA6" w:rsidP="00E23EA6">
      <w:pPr>
        <w:pStyle w:val="SectionContent"/>
        <w:rPr>
          <w:rFonts w:eastAsia="Aptos"/>
          <w:color w:val="000000" w:themeColor="text1"/>
        </w:rPr>
      </w:pPr>
      <w:r w:rsidRPr="004B3B1B">
        <w:t>Jaden Worrell</w:t>
      </w:r>
    </w:p>
    <w:p w14:paraId="3F2584E2" w14:textId="77777777" w:rsidR="00E23EA6" w:rsidRDefault="00E23EA6">
      <w:pPr>
        <w:rPr>
          <w:rFonts w:eastAsiaTheme="majorEastAsia"/>
          <w:b/>
          <w:sz w:val="48"/>
          <w:szCs w:val="48"/>
        </w:rPr>
      </w:pPr>
      <w:r>
        <w:rPr>
          <w:b/>
          <w:sz w:val="48"/>
          <w:szCs w:val="48"/>
        </w:rPr>
        <w:br w:type="page"/>
      </w:r>
    </w:p>
    <w:p w14:paraId="3490843D" w14:textId="00AB1A82" w:rsidR="00236E0C" w:rsidRDefault="00236E0C" w:rsidP="00236E0C">
      <w:pPr>
        <w:pStyle w:val="Heading1"/>
        <w:rPr>
          <w:rStyle w:val="SectionHeadingsChar"/>
          <w:rFonts w:eastAsiaTheme="majorEastAsia"/>
          <w:color w:val="auto"/>
          <w:szCs w:val="36"/>
        </w:rPr>
      </w:pPr>
      <w:bookmarkStart w:id="191" w:name="_Toc215671553"/>
      <w:r>
        <w:rPr>
          <w:rStyle w:val="SectionHeadingsChar"/>
          <w:rFonts w:eastAsiaTheme="majorEastAsia"/>
          <w:color w:val="auto"/>
          <w:szCs w:val="36"/>
        </w:rPr>
        <w:t>Solutions</w:t>
      </w:r>
      <w:bookmarkEnd w:id="191"/>
    </w:p>
    <w:p w14:paraId="6BD7604F" w14:textId="03CE0742" w:rsidR="00637112" w:rsidRPr="00493D7E" w:rsidRDefault="00493D7E" w:rsidP="00DA0F0B">
      <w:pPr>
        <w:pStyle w:val="ListParagraph"/>
        <w:numPr>
          <w:ilvl w:val="0"/>
          <w:numId w:val="15"/>
        </w:numPr>
        <w:spacing w:line="276" w:lineRule="auto"/>
      </w:pPr>
      <w:r>
        <w:t xml:space="preserve">Volunteers are unable to sign up for </w:t>
      </w:r>
      <w:r w:rsidR="00194AD5" w:rsidRPr="00493D7E">
        <w:t xml:space="preserve">a shift prior to arriving </w:t>
      </w:r>
      <w:r w:rsidR="00FE47D8">
        <w:t xml:space="preserve">on their </w:t>
      </w:r>
      <w:r w:rsidR="00194AD5" w:rsidRPr="00493D7E">
        <w:t xml:space="preserve">shift </w:t>
      </w:r>
      <w:r>
        <w:t xml:space="preserve">due to the </w:t>
      </w:r>
      <w:r w:rsidR="00194AD5" w:rsidRPr="00493D7E">
        <w:t xml:space="preserve">lack of a Volunteer Management System that can track and manage shift availability. </w:t>
      </w:r>
    </w:p>
    <w:p w14:paraId="6EF1AE59" w14:textId="09D47E05" w:rsidR="00194AD5" w:rsidRDefault="00194AD5" w:rsidP="00DA0F0B">
      <w:pPr>
        <w:pStyle w:val="ListParagraph"/>
        <w:numPr>
          <w:ilvl w:val="1"/>
          <w:numId w:val="15"/>
        </w:numPr>
        <w:spacing w:line="276" w:lineRule="auto"/>
      </w:pPr>
      <w:r>
        <w:t>The system will</w:t>
      </w:r>
      <w:r w:rsidR="00493D7E">
        <w:t xml:space="preserve"> </w:t>
      </w:r>
      <w:r w:rsidR="00725E34">
        <w:t>allow volunteers to create an account on the VMS</w:t>
      </w:r>
      <w:r w:rsidR="00CA499C">
        <w:t xml:space="preserve"> prior to scheduling a shift. This will allow them to have a centralized place where they can see all shift availability and information.</w:t>
      </w:r>
    </w:p>
    <w:p w14:paraId="6B66921A" w14:textId="13392489" w:rsidR="00C061D9" w:rsidRDefault="00AC1611" w:rsidP="00DA0F0B">
      <w:pPr>
        <w:pStyle w:val="ListParagraph"/>
        <w:numPr>
          <w:ilvl w:val="1"/>
          <w:numId w:val="15"/>
        </w:numPr>
        <w:spacing w:line="276" w:lineRule="auto"/>
      </w:pPr>
      <w:r>
        <w:t xml:space="preserve">The system will </w:t>
      </w:r>
      <w:r w:rsidR="00277A0D">
        <w:t xml:space="preserve">actively update </w:t>
      </w:r>
      <w:r w:rsidR="002525BD">
        <w:t xml:space="preserve">shift availability based on </w:t>
      </w:r>
      <w:r w:rsidR="00B61C8B">
        <w:t>individual and group signups</w:t>
      </w:r>
      <w:r w:rsidR="00C061D9">
        <w:t xml:space="preserve"> and</w:t>
      </w:r>
      <w:r w:rsidR="00B61C8B">
        <w:t xml:space="preserve"> the needs of TNM per day</w:t>
      </w:r>
      <w:r w:rsidR="00C061D9">
        <w:t>.</w:t>
      </w:r>
    </w:p>
    <w:p w14:paraId="0947AAF5" w14:textId="5304147D" w:rsidR="00C061D9" w:rsidRDefault="00C061D9" w:rsidP="00DA0F0B">
      <w:pPr>
        <w:pStyle w:val="ListParagraph"/>
        <w:numPr>
          <w:ilvl w:val="1"/>
          <w:numId w:val="15"/>
        </w:numPr>
        <w:spacing w:line="276" w:lineRule="auto"/>
      </w:pPr>
      <w:r>
        <w:t xml:space="preserve">Volunteers will be able to log into their account on the website, search the available time slots, and sign up for a volunteer shift prior to </w:t>
      </w:r>
      <w:r w:rsidR="00BC0AD9">
        <w:t xml:space="preserve">volunteering. </w:t>
      </w:r>
    </w:p>
    <w:p w14:paraId="44B905FF" w14:textId="45F3B9C0" w:rsidR="00BC0AD9" w:rsidRDefault="00195BDA" w:rsidP="00DA0F0B">
      <w:pPr>
        <w:pStyle w:val="ListParagraph"/>
        <w:numPr>
          <w:ilvl w:val="0"/>
          <w:numId w:val="15"/>
        </w:numPr>
        <w:spacing w:line="276" w:lineRule="auto"/>
      </w:pPr>
      <w:r>
        <w:t xml:space="preserve">Because of the inconsistency in the number of volunteers per shift, shifts that are understaffed result in the few volunteers </w:t>
      </w:r>
      <w:r w:rsidR="006D5B5F">
        <w:t xml:space="preserve">feeling overwhelmed or the extra volunteers feeling unneeded. </w:t>
      </w:r>
    </w:p>
    <w:p w14:paraId="0965FB30" w14:textId="11DE1501" w:rsidR="006D5B5F" w:rsidRDefault="006D5B5F" w:rsidP="00DA0F0B">
      <w:pPr>
        <w:pStyle w:val="ListParagraph"/>
        <w:numPr>
          <w:ilvl w:val="1"/>
          <w:numId w:val="15"/>
        </w:numPr>
        <w:spacing w:line="276" w:lineRule="auto"/>
      </w:pPr>
      <w:r>
        <w:t xml:space="preserve">The system will manage </w:t>
      </w:r>
      <w:r w:rsidR="00CA71FA">
        <w:t xml:space="preserve">volunteer time slot signups </w:t>
      </w:r>
      <w:r w:rsidR="0083623B">
        <w:t xml:space="preserve">and will </w:t>
      </w:r>
      <w:r w:rsidR="00844F40">
        <w:t xml:space="preserve">cap the number of volunteers signed up for a certain shift to 20 volunteers per shift. </w:t>
      </w:r>
    </w:p>
    <w:p w14:paraId="022EF647" w14:textId="67891DB9" w:rsidR="008A52F2" w:rsidRDefault="00EC3778" w:rsidP="00DA0F0B">
      <w:pPr>
        <w:pStyle w:val="ListParagraph"/>
        <w:numPr>
          <w:ilvl w:val="1"/>
          <w:numId w:val="15"/>
        </w:numPr>
        <w:spacing w:line="276" w:lineRule="auto"/>
      </w:pPr>
      <w:r>
        <w:t xml:space="preserve">Volunteers will not be able to sign up </w:t>
      </w:r>
      <w:r w:rsidR="00E905CA">
        <w:t xml:space="preserve">online </w:t>
      </w:r>
      <w:r>
        <w:t xml:space="preserve">for shifts that are already full, ensuring that there will be sufficient work for each volunteer. </w:t>
      </w:r>
      <w:r w:rsidR="009278C3">
        <w:t>Although, even if the shift time is full, walk-ins will never be turned away.</w:t>
      </w:r>
    </w:p>
    <w:p w14:paraId="6D86C91E" w14:textId="1C39E10D" w:rsidR="000F2938" w:rsidRDefault="000F2938" w:rsidP="00DA0F0B">
      <w:pPr>
        <w:pStyle w:val="ListParagraph"/>
        <w:numPr>
          <w:ilvl w:val="0"/>
          <w:numId w:val="15"/>
        </w:numPr>
        <w:spacing w:line="276" w:lineRule="auto"/>
      </w:pPr>
      <w:r>
        <w:t xml:space="preserve">Due </w:t>
      </w:r>
      <w:r w:rsidR="009B6112">
        <w:t xml:space="preserve">to the inconsistent number of volunteers per shift, volunteers and staff members may be moved around to other </w:t>
      </w:r>
      <w:r w:rsidR="00345DC1">
        <w:t>tasks</w:t>
      </w:r>
      <w:r w:rsidR="00145C25">
        <w:t xml:space="preserve"> rather than what they signed up to do. </w:t>
      </w:r>
    </w:p>
    <w:p w14:paraId="2312F0F6" w14:textId="5BE4685D" w:rsidR="00690A91" w:rsidRDefault="00690A91" w:rsidP="00DA0F0B">
      <w:pPr>
        <w:pStyle w:val="ListParagraph"/>
        <w:numPr>
          <w:ilvl w:val="1"/>
          <w:numId w:val="15"/>
        </w:numPr>
        <w:spacing w:line="276" w:lineRule="auto"/>
      </w:pPr>
      <w:r>
        <w:t xml:space="preserve">With the implementation of the </w:t>
      </w:r>
      <w:r w:rsidR="00B64925">
        <w:t xml:space="preserve">VMS system, TNM will be able to see in advance which time slots </w:t>
      </w:r>
      <w:r w:rsidR="00B11C09">
        <w:t xml:space="preserve">are understaffed. This will allow the employees at TNM to prepare to fill </w:t>
      </w:r>
      <w:r w:rsidR="00DC5D91">
        <w:t xml:space="preserve">in where needed, ideally keeping volunteers where they want to be. </w:t>
      </w:r>
    </w:p>
    <w:p w14:paraId="4DD06D6A" w14:textId="1B3DB26F" w:rsidR="00DC5D91" w:rsidRDefault="00D707F9" w:rsidP="00DA0F0B">
      <w:pPr>
        <w:pStyle w:val="ListParagraph"/>
        <w:numPr>
          <w:ilvl w:val="0"/>
          <w:numId w:val="15"/>
        </w:numPr>
        <w:spacing w:line="276" w:lineRule="auto"/>
      </w:pPr>
      <w:r>
        <w:t xml:space="preserve">Data is currently being </w:t>
      </w:r>
      <w:r w:rsidR="00FD576B">
        <w:t xml:space="preserve">recorded </w:t>
      </w:r>
      <w:r w:rsidR="000A59EB">
        <w:t xml:space="preserve">inconsistently and inaccurately, due to </w:t>
      </w:r>
      <w:r w:rsidR="007A3413">
        <w:t xml:space="preserve">an unstandardized system of data collection. </w:t>
      </w:r>
    </w:p>
    <w:p w14:paraId="40CB1A23" w14:textId="0CC69CD7" w:rsidR="00CA2494" w:rsidRDefault="00DF26D0" w:rsidP="00DA0F0B">
      <w:pPr>
        <w:pStyle w:val="ListParagraph"/>
        <w:numPr>
          <w:ilvl w:val="1"/>
          <w:numId w:val="15"/>
        </w:numPr>
        <w:spacing w:line="276" w:lineRule="auto"/>
      </w:pPr>
      <w:r>
        <w:t xml:space="preserve">With sign-ups, check-in and check-out, reporting, </w:t>
      </w:r>
      <w:r w:rsidR="003C36A4">
        <w:t xml:space="preserve">and </w:t>
      </w:r>
      <w:r w:rsidR="00903163">
        <w:t xml:space="preserve">contact information all entered and stored through the VMS system with </w:t>
      </w:r>
      <w:r w:rsidR="00871476">
        <w:t xml:space="preserve">data validation used to ensure data integrity, </w:t>
      </w:r>
      <w:r w:rsidR="00044DB4">
        <w:t xml:space="preserve">data collection will be standardized and </w:t>
      </w:r>
      <w:r w:rsidR="00BE7E81">
        <w:t xml:space="preserve">ultimately more accurate. </w:t>
      </w:r>
    </w:p>
    <w:p w14:paraId="223EA12D" w14:textId="77777777" w:rsidR="007C3616" w:rsidRDefault="004B1408" w:rsidP="00DA0F0B">
      <w:pPr>
        <w:pStyle w:val="ListParagraph"/>
        <w:numPr>
          <w:ilvl w:val="1"/>
          <w:numId w:val="15"/>
        </w:numPr>
        <w:spacing w:line="276" w:lineRule="auto"/>
      </w:pPr>
      <w:r>
        <w:t xml:space="preserve">When volunteers enter their contact information, data validation systems will be used to reduce mistakes and redundancies in data. </w:t>
      </w:r>
    </w:p>
    <w:p w14:paraId="33619611" w14:textId="72635A58" w:rsidR="00BE7E81" w:rsidRDefault="004B1408" w:rsidP="00DA0F0B">
      <w:pPr>
        <w:pStyle w:val="ListParagraph"/>
        <w:numPr>
          <w:ilvl w:val="1"/>
          <w:numId w:val="15"/>
        </w:numPr>
        <w:spacing w:line="276" w:lineRule="auto"/>
      </w:pPr>
      <w:r>
        <w:t xml:space="preserve">Volunteers will also be able to update their </w:t>
      </w:r>
      <w:r w:rsidR="003971B7">
        <w:t xml:space="preserve">own </w:t>
      </w:r>
      <w:r w:rsidR="007C3616">
        <w:t>personal information and volunteer sign-up, reducing the amount of data entry that employees will have to do.</w:t>
      </w:r>
    </w:p>
    <w:p w14:paraId="44A6BB99" w14:textId="77A17D26" w:rsidR="00CA499C" w:rsidRDefault="007C3616" w:rsidP="00DA0F0B">
      <w:pPr>
        <w:pStyle w:val="ListParagraph"/>
        <w:numPr>
          <w:ilvl w:val="0"/>
          <w:numId w:val="15"/>
        </w:numPr>
        <w:spacing w:line="276" w:lineRule="auto"/>
      </w:pPr>
      <w:r>
        <w:t xml:space="preserve">There is not a current </w:t>
      </w:r>
      <w:r w:rsidR="00C159E7">
        <w:t xml:space="preserve">data governance framework </w:t>
      </w:r>
      <w:r>
        <w:t xml:space="preserve">to protect </w:t>
      </w:r>
      <w:r w:rsidR="00C159E7">
        <w:t>the data of volunteers under the age of 16.</w:t>
      </w:r>
    </w:p>
    <w:p w14:paraId="436F0B5C" w14:textId="668F1EF2" w:rsidR="007C3616" w:rsidRPr="00AA52EA" w:rsidRDefault="00680BCA" w:rsidP="00DA0F0B">
      <w:pPr>
        <w:pStyle w:val="ListParagraph"/>
        <w:numPr>
          <w:ilvl w:val="1"/>
          <w:numId w:val="15"/>
        </w:numPr>
        <w:spacing w:line="276" w:lineRule="auto"/>
      </w:pPr>
      <w:r w:rsidRPr="00680BCA">
        <w:t xml:space="preserve">Volunteers who are under the age of 16 must have an adult sign up for them that are linked to the child </w:t>
      </w:r>
      <w:r w:rsidR="008D222A">
        <w:t>through</w:t>
      </w:r>
      <w:r w:rsidRPr="00680BCA">
        <w:t xml:space="preserve"> their account.</w:t>
      </w:r>
    </w:p>
    <w:p w14:paraId="42809694" w14:textId="77777777" w:rsidR="00680BCA" w:rsidRDefault="00BD3B38" w:rsidP="00DA0F0B">
      <w:pPr>
        <w:pStyle w:val="ListParagraph"/>
        <w:numPr>
          <w:ilvl w:val="0"/>
          <w:numId w:val="15"/>
        </w:numPr>
        <w:spacing w:line="276" w:lineRule="auto"/>
      </w:pPr>
      <w:r>
        <w:t xml:space="preserve">The director of TNM </w:t>
      </w:r>
      <w:r w:rsidR="00BF255D">
        <w:t xml:space="preserve">does not have </w:t>
      </w:r>
      <w:r w:rsidR="00B81B7A">
        <w:t xml:space="preserve">sufficient reporting capabilities </w:t>
      </w:r>
      <w:r w:rsidR="00F961C0">
        <w:t xml:space="preserve">due to </w:t>
      </w:r>
      <w:r w:rsidR="00680BCA">
        <w:t>insufficient technology and lack of data validation to produce accurate reporting.</w:t>
      </w:r>
    </w:p>
    <w:p w14:paraId="74D29950" w14:textId="2C1CB9B2" w:rsidR="00680BCA" w:rsidRPr="00544313" w:rsidRDefault="00B12865" w:rsidP="00DA0F0B">
      <w:pPr>
        <w:pStyle w:val="ListParagraph"/>
        <w:numPr>
          <w:ilvl w:val="1"/>
          <w:numId w:val="15"/>
        </w:numPr>
        <w:spacing w:line="276" w:lineRule="auto"/>
      </w:pPr>
      <w:r w:rsidRPr="00544313">
        <w:t>The VMS will include reporting capabilities that include volunteer totals, unique volunteers for each month, a breakdown of individual or group volunteer hours for the month</w:t>
      </w:r>
      <w:r w:rsidR="00544313" w:rsidRPr="00544313">
        <w:t xml:space="preserve">, and </w:t>
      </w:r>
      <w:r w:rsidR="00544313">
        <w:t>a b</w:t>
      </w:r>
      <w:r w:rsidR="00544313" w:rsidRPr="00544313">
        <w:t>reakdown of the amount of shifts that have been overstaffed, fully staffed, and understaffe</w:t>
      </w:r>
      <w:r w:rsidR="00544313">
        <w:t xml:space="preserve">d. </w:t>
      </w:r>
    </w:p>
    <w:p w14:paraId="66D79A91" w14:textId="189198B9" w:rsidR="00B12865" w:rsidRPr="00B12865" w:rsidRDefault="00AA0B79" w:rsidP="00DA0F0B">
      <w:pPr>
        <w:pStyle w:val="ListParagraph"/>
        <w:numPr>
          <w:ilvl w:val="1"/>
          <w:numId w:val="15"/>
        </w:numPr>
        <w:spacing w:line="276" w:lineRule="auto"/>
      </w:pPr>
      <w:r>
        <w:t xml:space="preserve">Data validation practices will </w:t>
      </w:r>
      <w:r w:rsidR="001418D3">
        <w:t xml:space="preserve">protect against incorrect data affecting the quality of the system’s reporting capabilities. </w:t>
      </w:r>
    </w:p>
    <w:p w14:paraId="522C16D9" w14:textId="1F6A6177" w:rsidR="00CE4D00" w:rsidRDefault="00680BCA" w:rsidP="00BC74DF">
      <w:pPr>
        <w:pStyle w:val="SectionHeadings"/>
        <w:rPr>
          <w:rStyle w:val="SectionHeadingsChar"/>
          <w:b/>
          <w:bCs/>
          <w:szCs w:val="36"/>
        </w:rPr>
      </w:pPr>
      <w:r>
        <w:br w:type="page"/>
      </w:r>
      <w:r w:rsidR="00D65BCE" w:rsidRPr="00077799">
        <w:rPr>
          <w:rStyle w:val="SectionHeadingsChar"/>
          <w:rFonts w:eastAsiaTheme="majorEastAsia"/>
          <w:b/>
          <w:szCs w:val="36"/>
        </w:rPr>
        <w:t>Data</w:t>
      </w:r>
      <w:r w:rsidR="00D65BCE" w:rsidRPr="004C6BB7">
        <w:rPr>
          <w:rStyle w:val="SectionHeadingsChar"/>
          <w:b/>
          <w:bCs/>
          <w:szCs w:val="36"/>
        </w:rPr>
        <w:t xml:space="preserve"> Flow Diagram</w:t>
      </w:r>
    </w:p>
    <w:p w14:paraId="12D7284E" w14:textId="77777777" w:rsidR="00BC74DF" w:rsidRPr="00523E07" w:rsidRDefault="00BC74DF" w:rsidP="00523E07">
      <w:pPr>
        <w:rPr>
          <w:rStyle w:val="SectionHeadingsChar"/>
          <w:b w:val="0"/>
          <w:sz w:val="24"/>
        </w:rPr>
      </w:pPr>
    </w:p>
    <w:p w14:paraId="30D00B66" w14:textId="5B93EC33" w:rsidR="00CE4D00" w:rsidRDefault="00567738">
      <w:r>
        <w:rPr>
          <w:noProof/>
        </w:rPr>
        <w:drawing>
          <wp:anchor distT="0" distB="0" distL="114300" distR="114300" simplePos="0" relativeHeight="251658241" behindDoc="0" locked="0" layoutInCell="1" allowOverlap="1" wp14:anchorId="1E746CF0" wp14:editId="18197221">
            <wp:simplePos x="0" y="0"/>
            <wp:positionH relativeFrom="margin">
              <wp:posOffset>1057275</wp:posOffset>
            </wp:positionH>
            <wp:positionV relativeFrom="margin">
              <wp:posOffset>3171190</wp:posOffset>
            </wp:positionV>
            <wp:extent cx="6169025" cy="1883410"/>
            <wp:effectExtent l="9208" t="0" r="0" b="0"/>
            <wp:wrapSquare wrapText="bothSides"/>
            <wp:docPr id="20222244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24440" name="Picture 13"/>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6169025" cy="1883410"/>
                    </a:xfrm>
                    <a:prstGeom prst="rect">
                      <a:avLst/>
                    </a:prstGeom>
                  </pic:spPr>
                </pic:pic>
              </a:graphicData>
            </a:graphic>
            <wp14:sizeRelH relativeFrom="margin">
              <wp14:pctWidth>0</wp14:pctWidth>
            </wp14:sizeRelH>
            <wp14:sizeRelV relativeFrom="margin">
              <wp14:pctHeight>0</wp14:pctHeight>
            </wp14:sizeRelV>
          </wp:anchor>
        </w:drawing>
      </w:r>
      <w:r w:rsidR="00AF1D9B">
        <w:rPr>
          <w:noProof/>
        </w:rPr>
        <w:drawing>
          <wp:anchor distT="0" distB="0" distL="114300" distR="114300" simplePos="0" relativeHeight="251658242" behindDoc="0" locked="0" layoutInCell="1" allowOverlap="1" wp14:anchorId="3BF8B609" wp14:editId="71A9BF36">
            <wp:simplePos x="0" y="0"/>
            <wp:positionH relativeFrom="margin">
              <wp:posOffset>-1167765</wp:posOffset>
            </wp:positionH>
            <wp:positionV relativeFrom="margin">
              <wp:posOffset>2795905</wp:posOffset>
            </wp:positionV>
            <wp:extent cx="5850890" cy="2150110"/>
            <wp:effectExtent l="0" t="0" r="0" b="0"/>
            <wp:wrapSquare wrapText="bothSides"/>
            <wp:docPr id="10345754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75451" name="Picture 14"/>
                    <pic:cNvPicPr/>
                  </pic:nvPicPr>
                  <pic:blipFill>
                    <a:blip r:embed="rId13" cstate="print">
                      <a:extLst>
                        <a:ext uri="{28A0092B-C50C-407E-A947-70E740481C1C}">
                          <a14:useLocalDpi xmlns:a14="http://schemas.microsoft.com/office/drawing/2010/main" val="0"/>
                        </a:ext>
                      </a:extLst>
                    </a:blip>
                    <a:stretch>
                      <a:fillRect/>
                    </a:stretch>
                  </pic:blipFill>
                  <pic:spPr>
                    <a:xfrm rot="5400000">
                      <a:off x="0" y="0"/>
                      <a:ext cx="5850890" cy="2150110"/>
                    </a:xfrm>
                    <a:prstGeom prst="rect">
                      <a:avLst/>
                    </a:prstGeom>
                  </pic:spPr>
                </pic:pic>
              </a:graphicData>
            </a:graphic>
            <wp14:sizeRelH relativeFrom="margin">
              <wp14:pctWidth>0</wp14:pctWidth>
            </wp14:sizeRelH>
            <wp14:sizeRelV relativeFrom="margin">
              <wp14:pctHeight>0</wp14:pctHeight>
            </wp14:sizeRelV>
          </wp:anchor>
        </w:drawing>
      </w:r>
      <w:r w:rsidR="00CE4D00" w:rsidRPr="2BE56CC2">
        <w:rPr>
          <w:rStyle w:val="SectionHeadingsChar"/>
        </w:rPr>
        <w:br w:type="page"/>
      </w:r>
      <w:r w:rsidR="00274E26">
        <w:rPr>
          <w:noProof/>
        </w:rPr>
        <w:drawing>
          <wp:inline distT="0" distB="0" distL="0" distR="0" wp14:anchorId="48D369F5" wp14:editId="1965CE58">
            <wp:extent cx="5437505" cy="2607462"/>
            <wp:effectExtent l="0" t="0" r="0" b="2540"/>
            <wp:docPr id="9215704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70445" name="Picture 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39084" cy="2608219"/>
                    </a:xfrm>
                    <a:prstGeom prst="rect">
                      <a:avLst/>
                    </a:prstGeom>
                  </pic:spPr>
                </pic:pic>
              </a:graphicData>
            </a:graphic>
          </wp:inline>
        </w:drawing>
      </w:r>
      <w:r w:rsidR="00274E26">
        <w:rPr>
          <w:noProof/>
        </w:rPr>
        <w:drawing>
          <wp:inline distT="0" distB="0" distL="0" distR="0" wp14:anchorId="10162C12" wp14:editId="3ADA2C5A">
            <wp:extent cx="5942915" cy="3549649"/>
            <wp:effectExtent l="0" t="0" r="1270" b="0"/>
            <wp:docPr id="13963470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47064" name="Picture 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2915" cy="3549649"/>
                    </a:xfrm>
                    <a:prstGeom prst="rect">
                      <a:avLst/>
                    </a:prstGeom>
                  </pic:spPr>
                </pic:pic>
              </a:graphicData>
            </a:graphic>
          </wp:inline>
        </w:drawing>
      </w:r>
      <w:r w:rsidR="00274E26">
        <w:rPr>
          <w:noProof/>
        </w:rPr>
        <w:drawing>
          <wp:inline distT="0" distB="0" distL="0" distR="0" wp14:anchorId="01088D46" wp14:editId="34EB1D92">
            <wp:extent cx="5943489" cy="2747009"/>
            <wp:effectExtent l="0" t="0" r="0" b="0"/>
            <wp:docPr id="10923076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07689" name="Picture 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489" cy="2747009"/>
                    </a:xfrm>
                    <a:prstGeom prst="rect">
                      <a:avLst/>
                    </a:prstGeom>
                  </pic:spPr>
                </pic:pic>
              </a:graphicData>
            </a:graphic>
          </wp:inline>
        </w:drawing>
      </w:r>
      <w:r w:rsidR="00274E26">
        <w:rPr>
          <w:noProof/>
        </w:rPr>
        <w:drawing>
          <wp:inline distT="0" distB="0" distL="0" distR="0" wp14:anchorId="261F96B0" wp14:editId="21F45199">
            <wp:extent cx="5942993" cy="3246755"/>
            <wp:effectExtent l="0" t="0" r="635" b="0"/>
            <wp:docPr id="10743279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27913" name="Picture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2993" cy="3246755"/>
                    </a:xfrm>
                    <a:prstGeom prst="rect">
                      <a:avLst/>
                    </a:prstGeom>
                  </pic:spPr>
                </pic:pic>
              </a:graphicData>
            </a:graphic>
          </wp:inline>
        </w:drawing>
      </w:r>
      <w:r w:rsidR="00274E26">
        <w:rPr>
          <w:noProof/>
        </w:rPr>
        <w:drawing>
          <wp:anchor distT="0" distB="0" distL="114300" distR="114300" simplePos="0" relativeHeight="251658244" behindDoc="0" locked="0" layoutInCell="1" allowOverlap="1" wp14:anchorId="62C887CA" wp14:editId="294D9FB3">
            <wp:simplePos x="0" y="0"/>
            <wp:positionH relativeFrom="margin">
              <wp:posOffset>847725</wp:posOffset>
            </wp:positionH>
            <wp:positionV relativeFrom="margin">
              <wp:posOffset>-178435</wp:posOffset>
            </wp:positionV>
            <wp:extent cx="4247515" cy="3380105"/>
            <wp:effectExtent l="0" t="0" r="635" b="0"/>
            <wp:wrapSquare wrapText="bothSides"/>
            <wp:docPr id="18447900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90023" name="Picture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47515" cy="3380105"/>
                    </a:xfrm>
                    <a:prstGeom prst="rect">
                      <a:avLst/>
                    </a:prstGeom>
                  </pic:spPr>
                </pic:pic>
              </a:graphicData>
            </a:graphic>
            <wp14:sizeRelH relativeFrom="margin">
              <wp14:pctWidth>0</wp14:pctWidth>
            </wp14:sizeRelH>
          </wp:anchor>
        </w:drawing>
      </w:r>
      <w:r w:rsidR="00274E26">
        <w:rPr>
          <w:noProof/>
        </w:rPr>
        <w:drawing>
          <wp:inline distT="0" distB="0" distL="0" distR="0" wp14:anchorId="2BF44AF2" wp14:editId="7D7FC24B">
            <wp:extent cx="5943600" cy="5598405"/>
            <wp:effectExtent l="0" t="0" r="0" b="0"/>
            <wp:docPr id="139656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668" name="Picture 2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598405"/>
                    </a:xfrm>
                    <a:prstGeom prst="rect">
                      <a:avLst/>
                    </a:prstGeom>
                  </pic:spPr>
                </pic:pic>
              </a:graphicData>
            </a:graphic>
          </wp:inline>
        </w:drawing>
      </w:r>
      <w:r w:rsidR="00274E26">
        <w:rPr>
          <w:noProof/>
        </w:rPr>
        <w:drawing>
          <wp:inline distT="0" distB="0" distL="0" distR="0" wp14:anchorId="4BFE7EE9" wp14:editId="10E81E43">
            <wp:extent cx="5282561" cy="5203825"/>
            <wp:effectExtent l="0" t="0" r="0" b="0"/>
            <wp:docPr id="9230571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57183" name="Picture 2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82561" cy="5203825"/>
                    </a:xfrm>
                    <a:prstGeom prst="rect">
                      <a:avLst/>
                    </a:prstGeom>
                  </pic:spPr>
                </pic:pic>
              </a:graphicData>
            </a:graphic>
          </wp:inline>
        </w:drawing>
      </w:r>
      <w:r w:rsidR="00274E26">
        <w:rPr>
          <w:noProof/>
        </w:rPr>
        <w:drawing>
          <wp:inline distT="0" distB="0" distL="0" distR="0" wp14:anchorId="744317C2" wp14:editId="5B1D5F91">
            <wp:extent cx="5943597" cy="3084830"/>
            <wp:effectExtent l="0" t="0" r="635" b="1270"/>
            <wp:docPr id="12779741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74194" name="Picture 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597" cy="3084830"/>
                    </a:xfrm>
                    <a:prstGeom prst="rect">
                      <a:avLst/>
                    </a:prstGeom>
                  </pic:spPr>
                </pic:pic>
              </a:graphicData>
            </a:graphic>
          </wp:inline>
        </w:drawing>
      </w:r>
      <w:r w:rsidR="00274E26">
        <w:rPr>
          <w:noProof/>
        </w:rPr>
        <w:drawing>
          <wp:inline distT="0" distB="0" distL="0" distR="0" wp14:anchorId="24AEDCD5" wp14:editId="3F55D6C7">
            <wp:extent cx="5943600" cy="3738805"/>
            <wp:effectExtent l="0" t="0" r="0" b="0"/>
            <wp:docPr id="1068403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0364" name="Picture 2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738805"/>
                    </a:xfrm>
                    <a:prstGeom prst="rect">
                      <a:avLst/>
                    </a:prstGeom>
                  </pic:spPr>
                </pic:pic>
              </a:graphicData>
            </a:graphic>
          </wp:inline>
        </w:drawing>
      </w:r>
    </w:p>
    <w:p w14:paraId="25B220DB" w14:textId="5D67787C" w:rsidR="00D65BCE" w:rsidRPr="00076F56" w:rsidRDefault="00CE4D00" w:rsidP="00680BCA">
      <w:pPr>
        <w:rPr>
          <w:rStyle w:val="SectionHeadingsChar"/>
          <w:rFonts w:asciiTheme="minorHAnsi" w:hAnsiTheme="minorHAnsi" w:cstheme="minorBidi"/>
          <w:b w:val="0"/>
          <w:sz w:val="24"/>
        </w:rPr>
      </w:pPr>
      <w:r w:rsidRPr="58992681">
        <w:rPr>
          <w:rStyle w:val="SectionHeadingsChar"/>
        </w:rPr>
        <w:br w:type="page"/>
      </w:r>
    </w:p>
    <w:p w14:paraId="370AD42C" w14:textId="6EBA0649" w:rsidR="0DEDC74B" w:rsidRDefault="0DEDC74B" w:rsidP="5455AE63">
      <w:pPr>
        <w:pStyle w:val="Heading1"/>
        <w:rPr>
          <w:rStyle w:val="SectionHeadingsChar"/>
          <w:rFonts w:eastAsiaTheme="majorEastAsia"/>
          <w:color w:val="auto"/>
        </w:rPr>
      </w:pPr>
      <w:bookmarkStart w:id="192" w:name="_Toc215671554"/>
      <w:r w:rsidRPr="5455AE63">
        <w:rPr>
          <w:rStyle w:val="SectionHeadingsChar"/>
          <w:rFonts w:eastAsiaTheme="majorEastAsia"/>
          <w:color w:val="auto"/>
        </w:rPr>
        <w:t>Hierarchy Charts</w:t>
      </w:r>
      <w:bookmarkEnd w:id="192"/>
    </w:p>
    <w:p w14:paraId="22B96164" w14:textId="77777777" w:rsidR="00E655DB" w:rsidRPr="00E655DB" w:rsidRDefault="00E655DB" w:rsidP="00E655DB"/>
    <w:p w14:paraId="5D677340" w14:textId="61A5B8AA" w:rsidR="0DEDC74B" w:rsidRDefault="0DEDC74B" w:rsidP="5455AE63">
      <w:r>
        <w:rPr>
          <w:noProof/>
        </w:rPr>
        <w:drawing>
          <wp:inline distT="0" distB="0" distL="0" distR="0" wp14:anchorId="7552ED22" wp14:editId="2C25AF15">
            <wp:extent cx="5586756" cy="4864521"/>
            <wp:effectExtent l="0" t="0" r="0" b="0"/>
            <wp:docPr id="1633306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06956" name="drawing"/>
                    <pic:cNvPicPr/>
                  </pic:nvPicPr>
                  <pic:blipFill>
                    <a:blip r:embed="rId23" cstate="print">
                      <a:extLst>
                        <a:ext uri="{28A0092B-C50C-407E-A947-70E740481C1C}">
                          <a14:useLocalDpi xmlns:a14="http://schemas.microsoft.com/office/drawing/2010/main" val="0"/>
                        </a:ext>
                      </a:extLst>
                    </a:blip>
                    <a:srcRect l="16893" r="16893"/>
                    <a:stretch>
                      <a:fillRect/>
                    </a:stretch>
                  </pic:blipFill>
                  <pic:spPr bwMode="auto">
                    <a:xfrm>
                      <a:off x="0" y="0"/>
                      <a:ext cx="5586756" cy="4864521"/>
                    </a:xfrm>
                    <a:prstGeom prst="rect">
                      <a:avLst/>
                    </a:prstGeom>
                    <a:ln>
                      <a:noFill/>
                    </a:ln>
                    <a:extLst>
                      <a:ext uri="{53640926-AAD7-44D8-BBD7-CCE9431645EC}">
                        <a14:shadowObscured xmlns:a14="http://schemas.microsoft.com/office/drawing/2010/main"/>
                      </a:ext>
                    </a:extLst>
                  </pic:spPr>
                </pic:pic>
              </a:graphicData>
            </a:graphic>
          </wp:inline>
        </w:drawing>
      </w:r>
    </w:p>
    <w:p w14:paraId="26B87D87" w14:textId="58DBC546" w:rsidR="0DEDC74B" w:rsidRDefault="0DEDC74B" w:rsidP="5455AE63">
      <w:pPr>
        <w:rPr>
          <w:rFonts w:ascii="Aptos Display" w:eastAsia="Aptos Display" w:hAnsi="Aptos Display" w:cs="Aptos Display"/>
          <w:b/>
          <w:bCs/>
          <w:color w:val="000000" w:themeColor="text1"/>
          <w:sz w:val="44"/>
          <w:szCs w:val="44"/>
        </w:rPr>
      </w:pPr>
      <w:r>
        <w:rPr>
          <w:noProof/>
        </w:rPr>
        <w:drawing>
          <wp:inline distT="0" distB="0" distL="0" distR="0" wp14:anchorId="616C0E02" wp14:editId="09ED7556">
            <wp:extent cx="7591425" cy="4318810"/>
            <wp:effectExtent l="0" t="1905" r="7620" b="7620"/>
            <wp:docPr id="10890872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87254" name="drawing"/>
                    <pic:cNvPicPr/>
                  </pic:nvPicPr>
                  <pic:blipFill>
                    <a:blip r:embed="rId24" cstate="print">
                      <a:extLst>
                        <a:ext uri="{28A0092B-C50C-407E-A947-70E740481C1C}">
                          <a14:useLocalDpi xmlns:a14="http://schemas.microsoft.com/office/drawing/2010/main" val="0"/>
                        </a:ext>
                      </a:extLst>
                    </a:blip>
                    <a:stretch>
                      <a:fillRect/>
                    </a:stretch>
                  </pic:blipFill>
                  <pic:spPr>
                    <a:xfrm rot="16200000">
                      <a:off x="0" y="0"/>
                      <a:ext cx="7591425" cy="4318810"/>
                    </a:xfrm>
                    <a:prstGeom prst="rect">
                      <a:avLst/>
                    </a:prstGeom>
                  </pic:spPr>
                </pic:pic>
              </a:graphicData>
            </a:graphic>
          </wp:inline>
        </w:drawing>
      </w:r>
    </w:p>
    <w:p w14:paraId="66839BA1" w14:textId="59A7FB03" w:rsidR="002E1E1C" w:rsidRPr="00E1791A" w:rsidRDefault="00D65BCE" w:rsidP="002E1E1C">
      <w:pPr>
        <w:pStyle w:val="Heading1"/>
        <w:rPr>
          <w:rStyle w:val="SectionHeadingsChar"/>
          <w:rFonts w:eastAsiaTheme="majorEastAsia"/>
          <w:color w:val="auto"/>
        </w:rPr>
      </w:pPr>
      <w:bookmarkStart w:id="193" w:name="_Toc215671555"/>
      <w:r w:rsidRPr="1A2397FD">
        <w:rPr>
          <w:rStyle w:val="SectionHeadingsChar"/>
          <w:rFonts w:eastAsiaTheme="majorEastAsia"/>
          <w:color w:val="auto"/>
        </w:rPr>
        <w:t>Entity Relationship Diagram</w:t>
      </w:r>
      <w:bookmarkEnd w:id="193"/>
    </w:p>
    <w:p w14:paraId="4BA11A63" w14:textId="3CCE8921" w:rsidR="00D5486A" w:rsidRPr="00D5486A" w:rsidRDefault="2A7DC747">
      <w:pPr>
        <w:rPr>
          <w:rStyle w:val="SectionHeadingsChar"/>
          <w:rFonts w:asciiTheme="minorHAnsi" w:hAnsiTheme="minorHAnsi" w:cstheme="minorBidi"/>
          <w:b w:val="0"/>
          <w:sz w:val="24"/>
        </w:rPr>
      </w:pPr>
      <w:r>
        <w:rPr>
          <w:noProof/>
        </w:rPr>
        <w:drawing>
          <wp:inline distT="0" distB="0" distL="0" distR="0" wp14:anchorId="28ECBA2F" wp14:editId="7BCBCCEB">
            <wp:extent cx="7466202" cy="4736792"/>
            <wp:effectExtent l="0" t="0" r="0" b="0"/>
            <wp:docPr id="50293310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33100" name="Picture 1" descr="A diagram of a diagram&#10;&#10;AI-generated content may be incorrect."/>
                    <pic:cNvPicPr/>
                  </pic:nvPicPr>
                  <pic:blipFill rotWithShape="1">
                    <a:blip r:embed="rId25"/>
                    <a:srcRect l="2632" r="2223"/>
                    <a:stretch>
                      <a:fillRect/>
                    </a:stretch>
                  </pic:blipFill>
                  <pic:spPr bwMode="auto">
                    <a:xfrm rot="16200000">
                      <a:off x="0" y="0"/>
                      <a:ext cx="7466202" cy="4736792"/>
                    </a:xfrm>
                    <a:prstGeom prst="rect">
                      <a:avLst/>
                    </a:prstGeom>
                    <a:ln>
                      <a:noFill/>
                    </a:ln>
                  </pic:spPr>
                </pic:pic>
              </a:graphicData>
            </a:graphic>
          </wp:inline>
        </w:drawing>
      </w:r>
    </w:p>
    <w:p w14:paraId="5FE0A9B9" w14:textId="3EF28C00" w:rsidR="00D65BCE" w:rsidRPr="00D5486A" w:rsidRDefault="00D5486A" w:rsidP="00D5486A">
      <w:pPr>
        <w:rPr>
          <w:rStyle w:val="SectionHeadingsChar"/>
          <w:rFonts w:eastAsiaTheme="majorEastAsia"/>
          <w:szCs w:val="40"/>
        </w:rPr>
      </w:pPr>
      <w:r>
        <w:rPr>
          <w:rStyle w:val="SectionHeadingsChar"/>
        </w:rPr>
        <w:br w:type="page"/>
      </w:r>
      <w:r w:rsidR="00D65BCE" w:rsidRPr="50D10BD8">
        <w:rPr>
          <w:rStyle w:val="SectionHeadingsChar"/>
        </w:rPr>
        <w:t>Structured English</w:t>
      </w:r>
      <w:r w:rsidR="00D65BCE">
        <w:tab/>
      </w:r>
    </w:p>
    <w:p w14:paraId="344D5BE1" w14:textId="4C8D15B9" w:rsidR="6F641EB0" w:rsidRDefault="6F641EB0" w:rsidP="00F7629F">
      <w:pPr>
        <w:pStyle w:val="Heading3"/>
        <w:spacing w:before="0" w:after="0" w:line="360" w:lineRule="auto"/>
        <w:rPr>
          <w:rStyle w:val="Heading2Char"/>
          <w:rFonts w:ascii="Times New Roman" w:hAnsi="Times New Roman" w:cs="Times New Roman"/>
          <w:color w:val="auto"/>
        </w:rPr>
      </w:pPr>
      <w:bookmarkStart w:id="194" w:name="_Toc213589119"/>
      <w:bookmarkStart w:id="195" w:name="_Toc213618887"/>
      <w:bookmarkStart w:id="196" w:name="_Toc215649071"/>
      <w:bookmarkStart w:id="197" w:name="_Toc215649243"/>
      <w:bookmarkStart w:id="198" w:name="_Toc215671556"/>
      <w:r w:rsidRPr="00F7629F">
        <w:rPr>
          <w:rStyle w:val="Heading2Char"/>
          <w:rFonts w:ascii="Times New Roman" w:hAnsi="Times New Roman" w:cs="Times New Roman"/>
          <w:color w:val="auto"/>
        </w:rPr>
        <w:t xml:space="preserve">Monthly Volunteer </w:t>
      </w:r>
      <w:r w:rsidR="570020B3" w:rsidRPr="00F7629F">
        <w:rPr>
          <w:rStyle w:val="Heading2Char"/>
          <w:rFonts w:ascii="Times New Roman" w:hAnsi="Times New Roman" w:cs="Times New Roman"/>
          <w:color w:val="auto"/>
        </w:rPr>
        <w:t>Summary</w:t>
      </w:r>
      <w:r w:rsidRPr="00F7629F">
        <w:rPr>
          <w:rStyle w:val="Heading2Char"/>
          <w:rFonts w:ascii="Times New Roman" w:hAnsi="Times New Roman" w:cs="Times New Roman"/>
          <w:color w:val="auto"/>
        </w:rPr>
        <w:t xml:space="preserve"> Report</w:t>
      </w:r>
      <w:bookmarkEnd w:id="194"/>
      <w:bookmarkEnd w:id="195"/>
      <w:bookmarkEnd w:id="196"/>
      <w:bookmarkEnd w:id="197"/>
      <w:bookmarkEnd w:id="198"/>
    </w:p>
    <w:p w14:paraId="5118897C" w14:textId="76D6A5FA" w:rsidR="009B426E" w:rsidRPr="00EE5B43" w:rsidRDefault="009B426E" w:rsidP="00EE5B43">
      <w:pPr>
        <w:spacing w:line="276" w:lineRule="auto"/>
        <w:rPr>
          <w:rFonts w:eastAsia="Aptos"/>
          <w:b/>
        </w:rPr>
      </w:pPr>
      <w:r w:rsidRPr="00EE5B43">
        <w:rPr>
          <w:rFonts w:eastAsia="Aptos"/>
          <w:b/>
        </w:rPr>
        <w:t>Process 4.2P – Produce Report 2 (Monthly Volunteer Summary)</w:t>
      </w:r>
    </w:p>
    <w:p w14:paraId="7D5B170F" w14:textId="62350B7D" w:rsidR="6F641EB0" w:rsidRPr="00645B19" w:rsidRDefault="6F641EB0" w:rsidP="50D10BD8">
      <w:pPr>
        <w:spacing w:line="276" w:lineRule="auto"/>
      </w:pPr>
      <w:r w:rsidRPr="00645B19">
        <w:rPr>
          <w:rFonts w:eastAsia="Aptos"/>
        </w:rPr>
        <w:t>Do</w:t>
      </w:r>
    </w:p>
    <w:p w14:paraId="241F8C27" w14:textId="4A96F315" w:rsidR="6F641EB0" w:rsidRPr="00645B19" w:rsidRDefault="6F641EB0" w:rsidP="50D10BD8">
      <w:pPr>
        <w:spacing w:line="276" w:lineRule="auto"/>
        <w:ind w:firstLine="720"/>
        <w:rPr>
          <w:rFonts w:eastAsia="Aptos"/>
        </w:rPr>
      </w:pPr>
      <w:r w:rsidRPr="00645B19">
        <w:rPr>
          <w:rFonts w:eastAsia="Aptos"/>
        </w:rPr>
        <w:t xml:space="preserve">Find volunteer_id, </w:t>
      </w:r>
      <w:r w:rsidR="00BCF7DE" w:rsidRPr="333340C8">
        <w:rPr>
          <w:rFonts w:eastAsia="Aptos"/>
        </w:rPr>
        <w:t>volunteer_</w:t>
      </w:r>
      <w:r w:rsidR="00BCF7DE" w:rsidRPr="0E66A3F4">
        <w:rPr>
          <w:rFonts w:eastAsia="Aptos"/>
        </w:rPr>
        <w:t>name</w:t>
      </w:r>
      <w:r w:rsidRPr="00645B19">
        <w:rPr>
          <w:rFonts w:eastAsia="Aptos"/>
        </w:rPr>
        <w:t xml:space="preserve">, </w:t>
      </w:r>
      <w:r w:rsidR="1638C4E3" w:rsidRPr="31B72463">
        <w:rPr>
          <w:rFonts w:eastAsia="Aptos"/>
        </w:rPr>
        <w:t>volunteer_</w:t>
      </w:r>
      <w:r w:rsidR="1638C4E3" w:rsidRPr="7C637E26">
        <w:rPr>
          <w:rFonts w:eastAsia="Aptos"/>
        </w:rPr>
        <w:t>e</w:t>
      </w:r>
      <w:r w:rsidRPr="7C637E26">
        <w:rPr>
          <w:rFonts w:eastAsia="Aptos"/>
        </w:rPr>
        <w:t>mail</w:t>
      </w:r>
      <w:r w:rsidRPr="00645B19">
        <w:rPr>
          <w:rFonts w:eastAsia="Aptos"/>
        </w:rPr>
        <w:t xml:space="preserve"> from Volunteers Data Store</w:t>
      </w:r>
    </w:p>
    <w:p w14:paraId="49D0731A" w14:textId="58CD25D5" w:rsidR="6F641EB0" w:rsidRPr="00645B19" w:rsidRDefault="6F641EB0" w:rsidP="50D10BD8">
      <w:pPr>
        <w:spacing w:line="276" w:lineRule="auto"/>
        <w:ind w:firstLine="720"/>
      </w:pPr>
      <w:r w:rsidRPr="00645B19">
        <w:rPr>
          <w:rFonts w:eastAsia="Aptos"/>
        </w:rPr>
        <w:t xml:space="preserve">If </w:t>
      </w:r>
      <w:r w:rsidR="009B426E">
        <w:rPr>
          <w:rFonts w:eastAsia="Aptos"/>
        </w:rPr>
        <w:t xml:space="preserve">shift_start_time and date_month </w:t>
      </w:r>
      <w:r w:rsidRPr="00645B19">
        <w:rPr>
          <w:rFonts w:eastAsia="Aptos"/>
        </w:rPr>
        <w:t>of volunteer_id was this month</w:t>
      </w:r>
    </w:p>
    <w:p w14:paraId="10E69829" w14:textId="6E9B63BC" w:rsidR="6F641EB0" w:rsidRPr="00645B19" w:rsidRDefault="6F641EB0" w:rsidP="50D10BD8">
      <w:pPr>
        <w:spacing w:line="276" w:lineRule="auto"/>
        <w:ind w:left="720" w:firstLine="720"/>
        <w:rPr>
          <w:rFonts w:eastAsia="Aptos"/>
        </w:rPr>
      </w:pPr>
      <w:r w:rsidRPr="00645B19">
        <w:rPr>
          <w:rFonts w:eastAsia="Aptos"/>
        </w:rPr>
        <w:t xml:space="preserve">Add </w:t>
      </w:r>
      <w:r w:rsidR="72EE6984" w:rsidRPr="7979F265">
        <w:rPr>
          <w:rFonts w:eastAsia="Aptos"/>
        </w:rPr>
        <w:t>volunteer_n</w:t>
      </w:r>
      <w:r w:rsidRPr="7979F265">
        <w:rPr>
          <w:rFonts w:eastAsia="Aptos"/>
        </w:rPr>
        <w:t>ame</w:t>
      </w:r>
      <w:r w:rsidRPr="00645B19">
        <w:rPr>
          <w:rFonts w:eastAsia="Aptos"/>
        </w:rPr>
        <w:t xml:space="preserve"> and </w:t>
      </w:r>
      <w:r w:rsidR="0DE68323" w:rsidRPr="7979F265">
        <w:rPr>
          <w:rFonts w:eastAsia="Aptos"/>
        </w:rPr>
        <w:t>volunteer_e</w:t>
      </w:r>
      <w:r w:rsidRPr="7979F265">
        <w:rPr>
          <w:rFonts w:eastAsia="Aptos"/>
        </w:rPr>
        <w:t>mail</w:t>
      </w:r>
      <w:r w:rsidRPr="00645B19">
        <w:rPr>
          <w:rFonts w:eastAsia="Aptos"/>
        </w:rPr>
        <w:t xml:space="preserve"> to Report</w:t>
      </w:r>
    </w:p>
    <w:p w14:paraId="3EB0BB9A" w14:textId="2287883F" w:rsidR="6F641EB0" w:rsidRPr="00645B19" w:rsidRDefault="6F641EB0" w:rsidP="50D10BD8">
      <w:pPr>
        <w:spacing w:line="276" w:lineRule="auto"/>
        <w:ind w:firstLine="720"/>
        <w:rPr>
          <w:rFonts w:eastAsia="Aptos"/>
        </w:rPr>
      </w:pPr>
      <w:r w:rsidRPr="00645B19">
        <w:rPr>
          <w:rFonts w:eastAsia="Aptos"/>
        </w:rPr>
        <w:t xml:space="preserve">For </w:t>
      </w:r>
      <w:r w:rsidR="4E0C1FD6" w:rsidRPr="0B2F4AE6">
        <w:rPr>
          <w:rFonts w:eastAsia="Aptos"/>
        </w:rPr>
        <w:t>volunteer_</w:t>
      </w:r>
      <w:r w:rsidR="4E0C1FD6" w:rsidRPr="7D35AECC">
        <w:rPr>
          <w:rFonts w:eastAsia="Aptos"/>
        </w:rPr>
        <w:t>n</w:t>
      </w:r>
      <w:r w:rsidRPr="7D35AECC">
        <w:rPr>
          <w:rFonts w:eastAsia="Aptos"/>
        </w:rPr>
        <w:t>ame</w:t>
      </w:r>
      <w:r w:rsidR="0ABF8F87" w:rsidRPr="7D35AECC">
        <w:rPr>
          <w:rFonts w:eastAsia="Aptos"/>
        </w:rPr>
        <w:t xml:space="preserve"> </w:t>
      </w:r>
      <w:r w:rsidRPr="7D35AECC">
        <w:rPr>
          <w:rFonts w:eastAsia="Aptos"/>
        </w:rPr>
        <w:t>on</w:t>
      </w:r>
      <w:r w:rsidRPr="00645B19">
        <w:rPr>
          <w:rFonts w:eastAsia="Aptos"/>
        </w:rPr>
        <w:t xml:space="preserve"> Report</w:t>
      </w:r>
    </w:p>
    <w:p w14:paraId="09D3E5CB" w14:textId="7EFEC831" w:rsidR="6F641EB0" w:rsidRPr="00645B19" w:rsidRDefault="6F641EB0" w:rsidP="50D10BD8">
      <w:pPr>
        <w:spacing w:line="276" w:lineRule="auto"/>
        <w:ind w:left="720" w:firstLine="720"/>
      </w:pPr>
      <w:r w:rsidRPr="00645B19">
        <w:rPr>
          <w:rFonts w:eastAsia="Aptos"/>
        </w:rPr>
        <w:t xml:space="preserve">Return </w:t>
      </w:r>
      <w:r w:rsidR="72048B1B" w:rsidRPr="00645B19">
        <w:rPr>
          <w:rFonts w:eastAsia="Aptos"/>
        </w:rPr>
        <w:t>the t</w:t>
      </w:r>
      <w:r w:rsidRPr="00645B19">
        <w:rPr>
          <w:rFonts w:eastAsia="Aptos"/>
        </w:rPr>
        <w:t>otal of Names</w:t>
      </w:r>
    </w:p>
    <w:p w14:paraId="55A8B14F" w14:textId="4CDDE66E" w:rsidR="6F641EB0" w:rsidRPr="00645B19" w:rsidRDefault="6F641EB0" w:rsidP="50D10BD8">
      <w:pPr>
        <w:spacing w:line="276" w:lineRule="auto"/>
      </w:pPr>
      <w:r w:rsidRPr="00645B19">
        <w:rPr>
          <w:rFonts w:eastAsia="Aptos"/>
        </w:rPr>
        <w:t>Until end-of-file</w:t>
      </w:r>
    </w:p>
    <w:p w14:paraId="0FA43BEF" w14:textId="3538104D" w:rsidR="3BBA989F" w:rsidRDefault="3BBA989F" w:rsidP="3BBA989F">
      <w:pPr>
        <w:spacing w:line="276" w:lineRule="auto"/>
        <w:rPr>
          <w:rFonts w:eastAsia="Aptos"/>
        </w:rPr>
      </w:pPr>
    </w:p>
    <w:p w14:paraId="1717CD2B" w14:textId="5BD9A980" w:rsidR="67AD8D35" w:rsidRDefault="346547AE" w:rsidP="00F7629F">
      <w:pPr>
        <w:pStyle w:val="Heading3"/>
        <w:spacing w:before="0" w:after="0" w:line="360" w:lineRule="auto"/>
        <w:rPr>
          <w:rStyle w:val="Heading2Char"/>
          <w:rFonts w:ascii="Times New Roman" w:hAnsi="Times New Roman" w:cs="Times New Roman"/>
          <w:color w:val="auto"/>
        </w:rPr>
      </w:pPr>
      <w:bookmarkStart w:id="199" w:name="_Toc213589120"/>
      <w:bookmarkStart w:id="200" w:name="_Toc213618888"/>
      <w:bookmarkStart w:id="201" w:name="_Toc215649072"/>
      <w:bookmarkStart w:id="202" w:name="_Toc215649244"/>
      <w:bookmarkStart w:id="203" w:name="_Toc215671557"/>
      <w:r w:rsidRPr="00F7629F">
        <w:rPr>
          <w:rStyle w:val="Heading2Char"/>
          <w:rFonts w:ascii="Times New Roman" w:hAnsi="Times New Roman" w:cs="Times New Roman"/>
          <w:color w:val="auto"/>
        </w:rPr>
        <w:t>Update Account</w:t>
      </w:r>
      <w:bookmarkEnd w:id="199"/>
      <w:bookmarkEnd w:id="200"/>
      <w:bookmarkEnd w:id="201"/>
      <w:bookmarkEnd w:id="202"/>
      <w:bookmarkEnd w:id="203"/>
    </w:p>
    <w:p w14:paraId="66D1A300" w14:textId="005A3C95" w:rsidR="009B426E" w:rsidRPr="00EE5B43" w:rsidRDefault="009B426E" w:rsidP="00EE5B43">
      <w:pPr>
        <w:spacing w:line="276" w:lineRule="auto"/>
        <w:rPr>
          <w:rFonts w:eastAsia="Aptos"/>
          <w:b/>
        </w:rPr>
      </w:pPr>
      <w:r w:rsidRPr="00EE5B43">
        <w:rPr>
          <w:rFonts w:eastAsia="Aptos"/>
          <w:b/>
        </w:rPr>
        <w:t>Process 1.1.2P Update Existing Account</w:t>
      </w:r>
    </w:p>
    <w:p w14:paraId="369D3D7B" w14:textId="0CBE40E1" w:rsidR="67AD8D35" w:rsidRPr="00645B19" w:rsidRDefault="346547AE" w:rsidP="12389E66">
      <w:pPr>
        <w:spacing w:line="276" w:lineRule="auto"/>
      </w:pPr>
      <w:r w:rsidRPr="00645B19">
        <w:rPr>
          <w:rFonts w:eastAsia="Aptos"/>
        </w:rPr>
        <w:t>Do</w:t>
      </w:r>
    </w:p>
    <w:p w14:paraId="3E08D740" w14:textId="3A8FBB3D" w:rsidR="67AD8D35" w:rsidRPr="00645B19" w:rsidRDefault="346547AE" w:rsidP="009B426E">
      <w:pPr>
        <w:spacing w:line="276" w:lineRule="auto"/>
        <w:ind w:left="720"/>
        <w:rPr>
          <w:rFonts w:eastAsia="Aptos"/>
        </w:rPr>
      </w:pPr>
      <w:r w:rsidRPr="00645B19">
        <w:rPr>
          <w:rFonts w:eastAsia="Aptos"/>
        </w:rPr>
        <w:t xml:space="preserve">Find volunteer_id, </w:t>
      </w:r>
      <w:r w:rsidR="00D0492C">
        <w:rPr>
          <w:rFonts w:eastAsia="Aptos"/>
        </w:rPr>
        <w:t xml:space="preserve">volunteer _name_first_name, volunteer _name_last_name, </w:t>
      </w:r>
      <w:r w:rsidR="6BBF04AC" w:rsidRPr="7ED2480E">
        <w:rPr>
          <w:rFonts w:eastAsia="Aptos"/>
        </w:rPr>
        <w:t>volunteer_a</w:t>
      </w:r>
      <w:r w:rsidRPr="7ED2480E">
        <w:rPr>
          <w:rFonts w:eastAsia="Aptos"/>
        </w:rPr>
        <w:t>ddress</w:t>
      </w:r>
      <w:r w:rsidR="00D0492C">
        <w:rPr>
          <w:rFonts w:eastAsia="Aptos"/>
        </w:rPr>
        <w:t>_street</w:t>
      </w:r>
      <w:r w:rsidRPr="00645B19">
        <w:rPr>
          <w:rFonts w:eastAsia="Aptos"/>
        </w:rPr>
        <w:t>,</w:t>
      </w:r>
      <w:r w:rsidR="00D0492C">
        <w:rPr>
          <w:rFonts w:eastAsia="Aptos"/>
        </w:rPr>
        <w:t xml:space="preserve"> </w:t>
      </w:r>
      <w:r w:rsidR="00D0492C" w:rsidRPr="7ED2480E">
        <w:rPr>
          <w:rFonts w:eastAsia="Aptos"/>
        </w:rPr>
        <w:t>volunteer_address</w:t>
      </w:r>
      <w:r w:rsidR="00D0492C">
        <w:rPr>
          <w:rFonts w:eastAsia="Aptos"/>
        </w:rPr>
        <w:t xml:space="preserve">_city, </w:t>
      </w:r>
      <w:r w:rsidR="00D0492C" w:rsidRPr="7ED2480E">
        <w:rPr>
          <w:rFonts w:eastAsia="Aptos"/>
        </w:rPr>
        <w:t>volunteer_address</w:t>
      </w:r>
      <w:r w:rsidR="00D0492C">
        <w:rPr>
          <w:rFonts w:eastAsia="Aptos"/>
        </w:rPr>
        <w:t xml:space="preserve">_zip_code, </w:t>
      </w:r>
      <w:r w:rsidR="00D0492C" w:rsidRPr="7ED2480E">
        <w:rPr>
          <w:rFonts w:eastAsia="Aptos"/>
        </w:rPr>
        <w:t>volunteer_address</w:t>
      </w:r>
      <w:r w:rsidR="00D0492C">
        <w:rPr>
          <w:rFonts w:eastAsia="Aptos"/>
        </w:rPr>
        <w:t>_state,</w:t>
      </w:r>
      <w:r w:rsidRPr="00645B19">
        <w:rPr>
          <w:rFonts w:eastAsia="Aptos"/>
        </w:rPr>
        <w:t xml:space="preserve"> </w:t>
      </w:r>
      <w:r w:rsidR="00D0492C" w:rsidRPr="2B7453AE">
        <w:rPr>
          <w:rFonts w:eastAsia="Aptos"/>
        </w:rPr>
        <w:t xml:space="preserve">volunteer_ </w:t>
      </w:r>
      <w:r w:rsidR="00D0492C" w:rsidRPr="6A0C8EEC">
        <w:rPr>
          <w:rFonts w:eastAsia="Aptos"/>
        </w:rPr>
        <w:t>phone</w:t>
      </w:r>
      <w:r w:rsidR="00D0492C">
        <w:rPr>
          <w:rFonts w:eastAsia="Aptos"/>
        </w:rPr>
        <w:t xml:space="preserve">_number, </w:t>
      </w:r>
      <w:r w:rsidR="00497350">
        <w:rPr>
          <w:rFonts w:eastAsia="Aptos"/>
        </w:rPr>
        <w:t xml:space="preserve">volunteer_date_of_birth, </w:t>
      </w:r>
      <w:r w:rsidR="79681240" w:rsidRPr="22BAB093">
        <w:rPr>
          <w:rFonts w:eastAsia="Aptos"/>
        </w:rPr>
        <w:t xml:space="preserve">volunteer_ </w:t>
      </w:r>
      <w:r w:rsidR="43B1526A" w:rsidRPr="3762076C">
        <w:rPr>
          <w:rFonts w:eastAsia="Aptos"/>
        </w:rPr>
        <w:t>e</w:t>
      </w:r>
      <w:r w:rsidRPr="3762076C">
        <w:rPr>
          <w:rFonts w:eastAsia="Aptos"/>
        </w:rPr>
        <w:t>mail</w:t>
      </w:r>
      <w:r w:rsidRPr="00645B19">
        <w:rPr>
          <w:rFonts w:eastAsia="Aptos"/>
        </w:rPr>
        <w:t xml:space="preserve">, </w:t>
      </w:r>
      <w:r w:rsidR="009B426E">
        <w:rPr>
          <w:rFonts w:eastAsia="Aptos"/>
        </w:rPr>
        <w:t>from volunteers_data_store</w:t>
      </w:r>
    </w:p>
    <w:p w14:paraId="31A41F52" w14:textId="1773A27C" w:rsidR="67AD8D35" w:rsidRPr="00645B19" w:rsidRDefault="346547AE" w:rsidP="12389E66">
      <w:pPr>
        <w:spacing w:line="276" w:lineRule="auto"/>
        <w:ind w:firstLine="720"/>
      </w:pPr>
      <w:r w:rsidRPr="00645B19">
        <w:rPr>
          <w:rFonts w:eastAsia="Aptos"/>
        </w:rPr>
        <w:t xml:space="preserve">If user updating </w:t>
      </w:r>
      <w:r w:rsidR="69F3BB54" w:rsidRPr="5A3DBE1A">
        <w:rPr>
          <w:rFonts w:eastAsia="Aptos"/>
        </w:rPr>
        <w:t>volunteer_ a</w:t>
      </w:r>
      <w:r w:rsidRPr="5A3DBE1A">
        <w:rPr>
          <w:rFonts w:eastAsia="Aptos"/>
        </w:rPr>
        <w:t>ddress</w:t>
      </w:r>
    </w:p>
    <w:p w14:paraId="6F066862" w14:textId="3998C7D0" w:rsidR="67AD8D35" w:rsidRPr="00645B19" w:rsidRDefault="346547AE" w:rsidP="12389E66">
      <w:pPr>
        <w:spacing w:line="276" w:lineRule="auto"/>
        <w:ind w:left="720" w:firstLine="720"/>
      </w:pPr>
      <w:r w:rsidRPr="00645B19">
        <w:rPr>
          <w:rFonts w:eastAsia="Aptos"/>
        </w:rPr>
        <w:t xml:space="preserve">Set </w:t>
      </w:r>
      <w:r w:rsidR="5C0290BA" w:rsidRPr="74828B60">
        <w:rPr>
          <w:rFonts w:eastAsia="Aptos"/>
        </w:rPr>
        <w:t>volunteer_ a</w:t>
      </w:r>
      <w:r w:rsidRPr="74828B60">
        <w:rPr>
          <w:rFonts w:eastAsia="Aptos"/>
        </w:rPr>
        <w:t>ddress</w:t>
      </w:r>
      <w:r w:rsidRPr="00645B19">
        <w:rPr>
          <w:rFonts w:eastAsia="Aptos"/>
        </w:rPr>
        <w:t xml:space="preserve"> equal to New Address</w:t>
      </w:r>
    </w:p>
    <w:p w14:paraId="320E4905" w14:textId="1DB9E069" w:rsidR="67AD8D35" w:rsidRPr="00645B19" w:rsidRDefault="346547AE" w:rsidP="12389E66">
      <w:pPr>
        <w:spacing w:line="276" w:lineRule="auto"/>
        <w:ind w:firstLine="720"/>
      </w:pPr>
      <w:r w:rsidRPr="00645B19">
        <w:rPr>
          <w:rFonts w:eastAsia="Aptos"/>
        </w:rPr>
        <w:t xml:space="preserve">If user updating </w:t>
      </w:r>
      <w:r w:rsidR="4C2D5DF2" w:rsidRPr="40D527CE">
        <w:rPr>
          <w:rFonts w:eastAsia="Aptos"/>
        </w:rPr>
        <w:t>volunteer_ e</w:t>
      </w:r>
      <w:r w:rsidRPr="40D527CE">
        <w:rPr>
          <w:rFonts w:eastAsia="Aptos"/>
        </w:rPr>
        <w:t>mail</w:t>
      </w:r>
    </w:p>
    <w:p w14:paraId="692A3850" w14:textId="63429951" w:rsidR="67AD8D35" w:rsidRPr="00645B19" w:rsidRDefault="346547AE" w:rsidP="12389E66">
      <w:pPr>
        <w:spacing w:line="276" w:lineRule="auto"/>
        <w:ind w:left="720" w:firstLine="720"/>
      </w:pPr>
      <w:r w:rsidRPr="00645B19">
        <w:rPr>
          <w:rFonts w:eastAsia="Aptos"/>
        </w:rPr>
        <w:t xml:space="preserve">Set </w:t>
      </w:r>
      <w:r w:rsidR="320581FA" w:rsidRPr="3ED53F2D">
        <w:rPr>
          <w:rFonts w:eastAsia="Aptos"/>
        </w:rPr>
        <w:t>volunteer_</w:t>
      </w:r>
      <w:r w:rsidR="320581FA" w:rsidRPr="495E7DFE">
        <w:rPr>
          <w:rFonts w:eastAsia="Aptos"/>
        </w:rPr>
        <w:t>email</w:t>
      </w:r>
      <w:r w:rsidRPr="00645B19">
        <w:rPr>
          <w:rFonts w:eastAsia="Aptos"/>
        </w:rPr>
        <w:t xml:space="preserve"> equal to New Email</w:t>
      </w:r>
    </w:p>
    <w:p w14:paraId="6BBAF3C8" w14:textId="76E28A2E" w:rsidR="67AD8D35" w:rsidRPr="00645B19" w:rsidRDefault="346547AE" w:rsidP="12389E66">
      <w:pPr>
        <w:spacing w:line="276" w:lineRule="auto"/>
        <w:ind w:firstLine="720"/>
      </w:pPr>
      <w:r w:rsidRPr="00645B19">
        <w:rPr>
          <w:rFonts w:eastAsia="Aptos"/>
        </w:rPr>
        <w:t xml:space="preserve">If user updating </w:t>
      </w:r>
      <w:r w:rsidR="74ED8D9F" w:rsidRPr="2C3BCD86">
        <w:rPr>
          <w:rFonts w:eastAsia="Aptos"/>
        </w:rPr>
        <w:t>volunteer_ p</w:t>
      </w:r>
      <w:r w:rsidRPr="2C3BCD86">
        <w:rPr>
          <w:rFonts w:eastAsia="Aptos"/>
        </w:rPr>
        <w:t>hone</w:t>
      </w:r>
      <w:r w:rsidR="00BC44D2">
        <w:rPr>
          <w:rFonts w:eastAsia="Aptos"/>
        </w:rPr>
        <w:t>_number</w:t>
      </w:r>
    </w:p>
    <w:p w14:paraId="6B4C95EA" w14:textId="46A507F8" w:rsidR="67AD8D35" w:rsidRPr="00645B19" w:rsidRDefault="346547AE" w:rsidP="12389E66">
      <w:pPr>
        <w:spacing w:line="276" w:lineRule="auto"/>
        <w:ind w:left="720" w:firstLine="720"/>
      </w:pPr>
      <w:r w:rsidRPr="00645B19">
        <w:rPr>
          <w:rFonts w:eastAsia="Aptos"/>
        </w:rPr>
        <w:t xml:space="preserve">Set </w:t>
      </w:r>
      <w:r w:rsidR="011F55CC" w:rsidRPr="3C0EE631">
        <w:rPr>
          <w:rFonts w:eastAsia="Aptos"/>
        </w:rPr>
        <w:t>volunteer_ p</w:t>
      </w:r>
      <w:r w:rsidRPr="3C0EE631">
        <w:rPr>
          <w:rFonts w:eastAsia="Aptos"/>
        </w:rPr>
        <w:t>hone</w:t>
      </w:r>
      <w:r w:rsidR="00BC44D2">
        <w:rPr>
          <w:rFonts w:eastAsia="Aptos"/>
        </w:rPr>
        <w:t>_number</w:t>
      </w:r>
      <w:r w:rsidRPr="00645B19">
        <w:rPr>
          <w:rFonts w:eastAsia="Aptos"/>
        </w:rPr>
        <w:t xml:space="preserve"> equal to New Phone</w:t>
      </w:r>
    </w:p>
    <w:p w14:paraId="62E70BC6" w14:textId="7C744C5C" w:rsidR="67AD8D35" w:rsidRPr="00645B19" w:rsidRDefault="346547AE" w:rsidP="12389E66">
      <w:pPr>
        <w:spacing w:line="276" w:lineRule="auto"/>
        <w:ind w:firstLine="720"/>
      </w:pPr>
      <w:r w:rsidRPr="00645B19">
        <w:rPr>
          <w:rFonts w:eastAsia="Aptos"/>
        </w:rPr>
        <w:t>Save New Record</w:t>
      </w:r>
    </w:p>
    <w:p w14:paraId="6CDE920A" w14:textId="4FDE4F17" w:rsidR="67AD8D35" w:rsidRPr="00645B19" w:rsidRDefault="346547AE" w:rsidP="12389E66">
      <w:pPr>
        <w:spacing w:line="276" w:lineRule="auto"/>
        <w:ind w:firstLine="720"/>
      </w:pPr>
      <w:r w:rsidRPr="00645B19">
        <w:rPr>
          <w:rFonts w:eastAsia="Aptos"/>
        </w:rPr>
        <w:t>Print Confirmation Message</w:t>
      </w:r>
    </w:p>
    <w:p w14:paraId="05096410" w14:textId="57883575" w:rsidR="4130EE77" w:rsidRDefault="346547AE" w:rsidP="00BC44D2">
      <w:pPr>
        <w:spacing w:line="276" w:lineRule="auto"/>
      </w:pPr>
      <w:r w:rsidRPr="00645B19">
        <w:rPr>
          <w:rFonts w:eastAsia="Aptos"/>
        </w:rPr>
        <w:t>Until end-of-file</w:t>
      </w:r>
    </w:p>
    <w:p w14:paraId="31365FA1" w14:textId="5BBC31E7" w:rsidR="00D65BCE" w:rsidRPr="00C10E21" w:rsidRDefault="00D65BCE" w:rsidP="00C10E21">
      <w:pPr>
        <w:rPr>
          <w:rStyle w:val="SectionHeadingsChar"/>
          <w:rFonts w:eastAsiaTheme="majorEastAsia"/>
          <w:szCs w:val="36"/>
        </w:rPr>
      </w:pPr>
      <w:r>
        <w:rPr>
          <w:rStyle w:val="SectionHeadingsChar"/>
          <w:szCs w:val="36"/>
        </w:rPr>
        <w:br w:type="page"/>
        <w:t>Data Dictionary</w:t>
      </w:r>
    </w:p>
    <w:p w14:paraId="4C11D44C" w14:textId="0F9009C1" w:rsidR="00D67384" w:rsidRPr="008D0920" w:rsidRDefault="00F36900" w:rsidP="008D0920">
      <w:pPr>
        <w:pStyle w:val="Heading3"/>
        <w:spacing w:before="0" w:after="0" w:line="360" w:lineRule="auto"/>
        <w:rPr>
          <w:rStyle w:val="Heading2Char"/>
          <w:rFonts w:ascii="Times New Roman" w:hAnsi="Times New Roman" w:cs="Times New Roman"/>
          <w:color w:val="auto"/>
        </w:rPr>
      </w:pPr>
      <w:bookmarkStart w:id="204" w:name="_Toc213589121"/>
      <w:bookmarkStart w:id="205" w:name="_Toc213618889"/>
      <w:bookmarkStart w:id="206" w:name="_Toc215649073"/>
      <w:bookmarkStart w:id="207" w:name="_Toc215649245"/>
      <w:bookmarkStart w:id="208" w:name="_Toc215671558"/>
      <w:r w:rsidRPr="00F36900">
        <w:rPr>
          <w:rStyle w:val="Heading2Char"/>
          <w:rFonts w:ascii="Times New Roman" w:hAnsi="Times New Roman" w:cs="Times New Roman"/>
          <w:color w:val="auto"/>
        </w:rPr>
        <w:t>Data Store Report</w:t>
      </w:r>
      <w:bookmarkEnd w:id="204"/>
      <w:bookmarkEnd w:id="205"/>
      <w:bookmarkEnd w:id="206"/>
      <w:bookmarkEnd w:id="207"/>
      <w:bookmarkEnd w:id="208"/>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5"/>
        <w:gridCol w:w="4945"/>
      </w:tblGrid>
      <w:tr w:rsidR="00905BA4" w:rsidRPr="00F36900" w14:paraId="01363734" w14:textId="77777777" w:rsidTr="004A3EC4">
        <w:tc>
          <w:tcPr>
            <w:tcW w:w="4405" w:type="dxa"/>
            <w:shd w:val="clear" w:color="auto" w:fill="E8E8E8" w:themeFill="background2"/>
          </w:tcPr>
          <w:p w14:paraId="119C575A" w14:textId="77777777" w:rsidR="00905BA4" w:rsidRPr="00905BA4" w:rsidRDefault="00905BA4" w:rsidP="00F36900">
            <w:pPr>
              <w:rPr>
                <w:b/>
              </w:rPr>
            </w:pPr>
            <w:r w:rsidRPr="00905BA4">
              <w:rPr>
                <w:b/>
              </w:rPr>
              <w:t>Data Store Name</w:t>
            </w:r>
          </w:p>
        </w:tc>
        <w:tc>
          <w:tcPr>
            <w:tcW w:w="4945" w:type="dxa"/>
            <w:shd w:val="clear" w:color="auto" w:fill="E8E8E8" w:themeFill="background2"/>
          </w:tcPr>
          <w:p w14:paraId="35CFD54A" w14:textId="77777777" w:rsidR="00905BA4" w:rsidRPr="00790F42" w:rsidRDefault="00905BA4" w:rsidP="00F36900">
            <w:pPr>
              <w:rPr>
                <w:b/>
              </w:rPr>
            </w:pPr>
            <w:r w:rsidRPr="00790F42">
              <w:rPr>
                <w:b/>
              </w:rPr>
              <w:t>Composition (i.e. elements)</w:t>
            </w:r>
          </w:p>
        </w:tc>
      </w:tr>
      <w:tr w:rsidR="00905BA4" w:rsidRPr="00F36900" w14:paraId="44097FF0" w14:textId="77777777" w:rsidTr="004A3EC4">
        <w:tc>
          <w:tcPr>
            <w:tcW w:w="4405" w:type="dxa"/>
          </w:tcPr>
          <w:p w14:paraId="17F065AA" w14:textId="77777777" w:rsidR="00905BA4" w:rsidRPr="00544113" w:rsidRDefault="00905BA4" w:rsidP="00F36900">
            <w:r w:rsidRPr="00544113">
              <w:t>Group Members</w:t>
            </w:r>
          </w:p>
        </w:tc>
        <w:tc>
          <w:tcPr>
            <w:tcW w:w="4945" w:type="dxa"/>
          </w:tcPr>
          <w:p w14:paraId="29477DF7" w14:textId="77777777" w:rsidR="002063E2" w:rsidRPr="002063E2" w:rsidRDefault="002063E2" w:rsidP="002063E2">
            <w:r w:rsidRPr="002063E2">
              <w:t>Group_Member_Address_City</w:t>
            </w:r>
          </w:p>
          <w:p w14:paraId="36B83C28" w14:textId="77777777" w:rsidR="002063E2" w:rsidRPr="002063E2" w:rsidRDefault="002063E2" w:rsidP="002063E2">
            <w:r w:rsidRPr="002063E2">
              <w:t>Group_Member_Address_State</w:t>
            </w:r>
          </w:p>
          <w:p w14:paraId="09F48E8E" w14:textId="33CE9FAB" w:rsidR="002063E2" w:rsidRPr="002063E2" w:rsidRDefault="002063E2" w:rsidP="002063E2">
            <w:r w:rsidRPr="002063E2">
              <w:t>Group_Member_Address_Street</w:t>
            </w:r>
          </w:p>
          <w:p w14:paraId="52F2D3EE" w14:textId="74FBE397" w:rsidR="002063E2" w:rsidRPr="002063E2" w:rsidRDefault="002063E2" w:rsidP="002063E2">
            <w:r w:rsidRPr="002063E2">
              <w:t>Group_Member_Address_Zip_Code</w:t>
            </w:r>
          </w:p>
          <w:p w14:paraId="21084AF3" w14:textId="7E571FFF" w:rsidR="002063E2" w:rsidRPr="002063E2" w:rsidRDefault="002063E2" w:rsidP="002063E2">
            <w:r w:rsidRPr="002063E2">
              <w:t>Group_Member_Date_Of_Birth</w:t>
            </w:r>
          </w:p>
          <w:p w14:paraId="2315B9AE" w14:textId="77777777" w:rsidR="002063E2" w:rsidRPr="002063E2" w:rsidRDefault="002063E2" w:rsidP="002063E2">
            <w:r w:rsidRPr="002063E2">
              <w:t>Group_Member_Email</w:t>
            </w:r>
          </w:p>
          <w:p w14:paraId="13810E0C" w14:textId="77777777" w:rsidR="002063E2" w:rsidRPr="002063E2" w:rsidRDefault="002063E2" w:rsidP="002063E2">
            <w:r w:rsidRPr="002063E2">
              <w:t>Group_Member_Name_First_Name</w:t>
            </w:r>
          </w:p>
          <w:p w14:paraId="5904A0EC" w14:textId="77777777" w:rsidR="002063E2" w:rsidRPr="002063E2" w:rsidRDefault="002063E2" w:rsidP="002063E2">
            <w:r w:rsidRPr="002063E2">
              <w:t>Group_Member_Name_Last_Name</w:t>
            </w:r>
          </w:p>
          <w:p w14:paraId="219E7147" w14:textId="77777777" w:rsidR="002063E2" w:rsidRPr="002063E2" w:rsidRDefault="002063E2" w:rsidP="002063E2">
            <w:r w:rsidRPr="002063E2">
              <w:t>Group_Member_Phone_Number</w:t>
            </w:r>
          </w:p>
          <w:p w14:paraId="566C67B7" w14:textId="77777777" w:rsidR="002063E2" w:rsidRPr="002063E2" w:rsidRDefault="002063E2" w:rsidP="002063E2">
            <w:r w:rsidRPr="002063E2">
              <w:t>Organization_Name</w:t>
            </w:r>
          </w:p>
          <w:p w14:paraId="7C78DED5" w14:textId="17D3B6CB" w:rsidR="006B25B2" w:rsidRPr="00544113" w:rsidRDefault="002063E2" w:rsidP="002063E2">
            <w:r w:rsidRPr="002063E2">
              <w:t>Volunteer_ID_Group_ID (FK refs Volunteer_ID)</w:t>
            </w:r>
          </w:p>
        </w:tc>
      </w:tr>
      <w:tr w:rsidR="00905BA4" w:rsidRPr="00F36900" w14:paraId="0C57E8B5" w14:textId="77777777" w:rsidTr="004A3EC4">
        <w:tc>
          <w:tcPr>
            <w:tcW w:w="4405" w:type="dxa"/>
          </w:tcPr>
          <w:p w14:paraId="3B7DE14C" w14:textId="77777777" w:rsidR="00905BA4" w:rsidRPr="00544113" w:rsidRDefault="00905BA4" w:rsidP="00F36900">
            <w:r w:rsidRPr="00544113">
              <w:t>Minors</w:t>
            </w:r>
          </w:p>
        </w:tc>
        <w:tc>
          <w:tcPr>
            <w:tcW w:w="4945" w:type="dxa"/>
          </w:tcPr>
          <w:p w14:paraId="2ED1242A" w14:textId="63D57840" w:rsidR="00241ED3" w:rsidRPr="00241ED3" w:rsidRDefault="00241ED3" w:rsidP="00241ED3">
            <w:r w:rsidRPr="00241ED3">
              <w:t>Minor_Date_Of_Birth</w:t>
            </w:r>
          </w:p>
          <w:p w14:paraId="28651E6D" w14:textId="56CF413C" w:rsidR="00241ED3" w:rsidRPr="00241ED3" w:rsidRDefault="00241ED3" w:rsidP="00241ED3">
            <w:r w:rsidRPr="00241ED3">
              <w:t>Minor_Name_Minor_First_Name</w:t>
            </w:r>
          </w:p>
          <w:p w14:paraId="4A4CF3CB" w14:textId="2C0B9776" w:rsidR="00241ED3" w:rsidRPr="00241ED3" w:rsidRDefault="00241ED3" w:rsidP="00241ED3">
            <w:r w:rsidRPr="00241ED3">
              <w:t>Minor_Name_Minor_Last_Name</w:t>
            </w:r>
          </w:p>
          <w:p w14:paraId="6738E28B" w14:textId="461C5840" w:rsidR="001E7AC1" w:rsidRPr="00544113" w:rsidRDefault="00241ED3" w:rsidP="00241ED3">
            <w:r w:rsidRPr="00241ED3">
              <w:t>Volunteer_ID_Minor_ID (FK)</w:t>
            </w:r>
          </w:p>
        </w:tc>
      </w:tr>
      <w:tr w:rsidR="00905BA4" w:rsidRPr="00F36900" w14:paraId="6010ACE0" w14:textId="77777777" w:rsidTr="004A3EC4">
        <w:tc>
          <w:tcPr>
            <w:tcW w:w="4405" w:type="dxa"/>
          </w:tcPr>
          <w:p w14:paraId="2387250C" w14:textId="77777777" w:rsidR="00905BA4" w:rsidRPr="00544113" w:rsidRDefault="00905BA4" w:rsidP="00F36900">
            <w:r w:rsidRPr="00544113">
              <w:t>Schedules</w:t>
            </w:r>
          </w:p>
        </w:tc>
        <w:tc>
          <w:tcPr>
            <w:tcW w:w="4945" w:type="dxa"/>
          </w:tcPr>
          <w:p w14:paraId="03A025FD" w14:textId="4BDBDDA7" w:rsidR="00993F72" w:rsidRPr="00993F72" w:rsidRDefault="00993F72" w:rsidP="00993F72">
            <w:r w:rsidRPr="00993F72">
              <w:t>Date_Day_Of_Month</w:t>
            </w:r>
          </w:p>
          <w:p w14:paraId="7A1EA5F8" w14:textId="4C15947D" w:rsidR="00993F72" w:rsidRPr="00993F72" w:rsidRDefault="00993F72" w:rsidP="00993F72">
            <w:r w:rsidRPr="00993F72">
              <w:t>Date_Month</w:t>
            </w:r>
          </w:p>
          <w:p w14:paraId="6004F1AF" w14:textId="6F8D1577" w:rsidR="00993F72" w:rsidRPr="00993F72" w:rsidRDefault="00993F72" w:rsidP="00993F72">
            <w:r w:rsidRPr="00993F72">
              <w:t>Date_Year</w:t>
            </w:r>
          </w:p>
          <w:p w14:paraId="12A5072B" w14:textId="38B8B4A5" w:rsidR="002E2DB5" w:rsidRPr="00544113" w:rsidRDefault="00993F72" w:rsidP="00993F72">
            <w:r w:rsidRPr="00993F72">
              <w:t>Schedule_ID (PK)</w:t>
            </w:r>
          </w:p>
        </w:tc>
      </w:tr>
      <w:tr w:rsidR="00905BA4" w:rsidRPr="00F36900" w14:paraId="02DDBB86" w14:textId="77777777" w:rsidTr="004A3EC4">
        <w:tc>
          <w:tcPr>
            <w:tcW w:w="4405" w:type="dxa"/>
          </w:tcPr>
          <w:p w14:paraId="7AC4E650" w14:textId="77777777" w:rsidR="00905BA4" w:rsidRPr="00544113" w:rsidRDefault="00905BA4" w:rsidP="00F36900">
            <w:r w:rsidRPr="00544113">
              <w:t>Shifts</w:t>
            </w:r>
          </w:p>
        </w:tc>
        <w:tc>
          <w:tcPr>
            <w:tcW w:w="4945" w:type="dxa"/>
          </w:tcPr>
          <w:p w14:paraId="1001E982" w14:textId="77777777" w:rsidR="00534987" w:rsidRPr="00534987" w:rsidRDefault="00534987" w:rsidP="00534987">
            <w:r w:rsidRPr="00534987">
              <w:t>Assignment_Description</w:t>
            </w:r>
          </w:p>
          <w:p w14:paraId="25045D99" w14:textId="6E5FC45F" w:rsidR="00534987" w:rsidRPr="00534987" w:rsidRDefault="00534987" w:rsidP="00534987">
            <w:r w:rsidRPr="00534987">
              <w:t>Schedule_ID_Shift_ID (FK refs Schedule_ID)</w:t>
            </w:r>
          </w:p>
          <w:p w14:paraId="0F90224A" w14:textId="77777777" w:rsidR="00534987" w:rsidRPr="00534987" w:rsidRDefault="00534987" w:rsidP="00534987">
            <w:r w:rsidRPr="00534987">
              <w:t>Shift_End_Time</w:t>
            </w:r>
          </w:p>
          <w:p w14:paraId="1D4D4BF7" w14:textId="5424F196" w:rsidR="00534987" w:rsidRPr="00534987" w:rsidRDefault="00534987" w:rsidP="00534987">
            <w:r w:rsidRPr="00534987">
              <w:t>Shift_Start_Time</w:t>
            </w:r>
          </w:p>
          <w:p w14:paraId="795336DA" w14:textId="77777777" w:rsidR="00534987" w:rsidRPr="00534987" w:rsidRDefault="00534987" w:rsidP="00534987">
            <w:r w:rsidRPr="00534987">
              <w:t>Shift_Type</w:t>
            </w:r>
          </w:p>
          <w:p w14:paraId="364DB903" w14:textId="77777777" w:rsidR="00534987" w:rsidRPr="00534987" w:rsidRDefault="00534987" w:rsidP="00534987">
            <w:r w:rsidRPr="00534987">
              <w:t>Sign_In_Time</w:t>
            </w:r>
          </w:p>
          <w:p w14:paraId="2DBABE53" w14:textId="77777777" w:rsidR="00534987" w:rsidRPr="00534987" w:rsidRDefault="00534987" w:rsidP="00534987">
            <w:r w:rsidRPr="00534987">
              <w:t>Sign_Out_Time</w:t>
            </w:r>
          </w:p>
          <w:p w14:paraId="6EC47C34" w14:textId="3A63678A" w:rsidR="001E7AC1" w:rsidRPr="00544113" w:rsidRDefault="00534987" w:rsidP="00534987">
            <w:r w:rsidRPr="00534987">
              <w:t>Slots_Available</w:t>
            </w:r>
          </w:p>
        </w:tc>
      </w:tr>
      <w:tr w:rsidR="00905BA4" w:rsidRPr="00F36900" w14:paraId="4DE86558" w14:textId="77777777" w:rsidTr="00544113">
        <w:trPr>
          <w:trHeight w:val="791"/>
        </w:trPr>
        <w:tc>
          <w:tcPr>
            <w:tcW w:w="4405" w:type="dxa"/>
          </w:tcPr>
          <w:p w14:paraId="0F6FB510" w14:textId="77777777" w:rsidR="00905BA4" w:rsidRPr="00544113" w:rsidRDefault="00905BA4" w:rsidP="00F36900">
            <w:r w:rsidRPr="00544113">
              <w:t>Volunteers</w:t>
            </w:r>
          </w:p>
        </w:tc>
        <w:tc>
          <w:tcPr>
            <w:tcW w:w="4945" w:type="dxa"/>
          </w:tcPr>
          <w:p w14:paraId="734B8735" w14:textId="77777777" w:rsidR="00986FF4" w:rsidRPr="00986FF4" w:rsidRDefault="00986FF4" w:rsidP="00986FF4">
            <w:r w:rsidRPr="00986FF4">
              <w:t>Volunteer_Address_City</w:t>
            </w:r>
          </w:p>
          <w:p w14:paraId="338EE17C" w14:textId="77777777" w:rsidR="00986FF4" w:rsidRPr="00986FF4" w:rsidRDefault="00986FF4" w:rsidP="00986FF4">
            <w:r w:rsidRPr="00986FF4">
              <w:t>Volunteer_Address_State</w:t>
            </w:r>
          </w:p>
          <w:p w14:paraId="614B4236" w14:textId="1703B73C" w:rsidR="00986FF4" w:rsidRPr="00986FF4" w:rsidRDefault="00986FF4" w:rsidP="00986FF4">
            <w:r w:rsidRPr="00986FF4">
              <w:t>Volunteer_Address_Street</w:t>
            </w:r>
          </w:p>
          <w:p w14:paraId="7A4BB42A" w14:textId="0FA64CB6" w:rsidR="00986FF4" w:rsidRPr="00986FF4" w:rsidRDefault="00986FF4" w:rsidP="00986FF4">
            <w:r w:rsidRPr="00986FF4">
              <w:t>Volunteer_Address_Zip_Code</w:t>
            </w:r>
          </w:p>
          <w:p w14:paraId="0267BA79" w14:textId="164B323A" w:rsidR="00986FF4" w:rsidRPr="00986FF4" w:rsidRDefault="00986FF4" w:rsidP="00986FF4">
            <w:r w:rsidRPr="00986FF4">
              <w:t>Volunteer_Date_Of_Birth</w:t>
            </w:r>
          </w:p>
          <w:p w14:paraId="31E0F0A8" w14:textId="77777777" w:rsidR="00986FF4" w:rsidRPr="00986FF4" w:rsidRDefault="00986FF4" w:rsidP="00986FF4">
            <w:r w:rsidRPr="00986FF4">
              <w:t>Volunteer_Email</w:t>
            </w:r>
          </w:p>
          <w:p w14:paraId="1D7D3A3F" w14:textId="77777777" w:rsidR="00986FF4" w:rsidRPr="00986FF4" w:rsidRDefault="00986FF4" w:rsidP="00986FF4">
            <w:r w:rsidRPr="00986FF4">
              <w:t>Volunteer_ID (PK)</w:t>
            </w:r>
          </w:p>
          <w:p w14:paraId="683034DD" w14:textId="77777777" w:rsidR="00986FF4" w:rsidRPr="00986FF4" w:rsidRDefault="00986FF4" w:rsidP="00986FF4">
            <w:r w:rsidRPr="00986FF4">
              <w:t>Volunteer_Name_first_name</w:t>
            </w:r>
          </w:p>
          <w:p w14:paraId="1C68E20C" w14:textId="77777777" w:rsidR="00986FF4" w:rsidRPr="00986FF4" w:rsidRDefault="00986FF4" w:rsidP="00986FF4">
            <w:r w:rsidRPr="00986FF4">
              <w:t>Volunteer_Name_last_name</w:t>
            </w:r>
          </w:p>
          <w:p w14:paraId="4B81CED4" w14:textId="7EB49F14" w:rsidR="006B25B2" w:rsidRPr="00544113" w:rsidRDefault="00986FF4" w:rsidP="00986FF4">
            <w:r w:rsidRPr="00986FF4">
              <w:t>Volunteer_Phone_Number</w:t>
            </w:r>
          </w:p>
        </w:tc>
      </w:tr>
    </w:tbl>
    <w:p w14:paraId="42EAF6FB" w14:textId="77777777" w:rsidR="00F36900" w:rsidRPr="00F36900" w:rsidRDefault="00F36900" w:rsidP="00F36900"/>
    <w:p w14:paraId="6EA36EFD" w14:textId="77777777" w:rsidR="008D0920" w:rsidRDefault="008D0920">
      <w:pPr>
        <w:rPr>
          <w:rStyle w:val="Heading2Char"/>
          <w:rFonts w:ascii="Times New Roman" w:hAnsi="Times New Roman" w:cs="Times New Roman"/>
          <w:color w:val="auto"/>
        </w:rPr>
      </w:pPr>
      <w:r>
        <w:rPr>
          <w:rStyle w:val="Heading2Char"/>
          <w:rFonts w:ascii="Times New Roman" w:hAnsi="Times New Roman" w:cs="Times New Roman"/>
          <w:color w:val="auto"/>
        </w:rPr>
        <w:br w:type="page"/>
      </w:r>
    </w:p>
    <w:p w14:paraId="10EF1B8D" w14:textId="23D2F23A" w:rsidR="00D67384" w:rsidRPr="008D0920" w:rsidRDefault="00F36900" w:rsidP="006D2A7C">
      <w:pPr>
        <w:pStyle w:val="Heading3"/>
        <w:spacing w:before="0" w:after="0" w:line="360" w:lineRule="auto"/>
        <w:rPr>
          <w:rStyle w:val="Heading2Char"/>
          <w:rFonts w:ascii="Times New Roman" w:hAnsi="Times New Roman" w:cs="Times New Roman"/>
          <w:color w:val="auto"/>
        </w:rPr>
      </w:pPr>
      <w:bookmarkStart w:id="209" w:name="_Toc213589122"/>
      <w:bookmarkStart w:id="210" w:name="_Toc213618890"/>
      <w:bookmarkStart w:id="211" w:name="_Toc215649074"/>
      <w:bookmarkStart w:id="212" w:name="_Toc215649246"/>
      <w:bookmarkStart w:id="213" w:name="_Toc215671559"/>
      <w:r w:rsidRPr="00F36900">
        <w:rPr>
          <w:rStyle w:val="Heading2Char"/>
          <w:rFonts w:ascii="Times New Roman" w:hAnsi="Times New Roman" w:cs="Times New Roman"/>
          <w:color w:val="auto"/>
        </w:rPr>
        <w:t>Data Element Report</w:t>
      </w:r>
      <w:bookmarkEnd w:id="209"/>
      <w:bookmarkEnd w:id="210"/>
      <w:bookmarkEnd w:id="211"/>
      <w:bookmarkEnd w:id="212"/>
      <w:bookmarkEnd w:id="213"/>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9"/>
        <w:gridCol w:w="1980"/>
        <w:gridCol w:w="1822"/>
        <w:gridCol w:w="1799"/>
      </w:tblGrid>
      <w:tr w:rsidR="0015667B" w:rsidRPr="00F36900" w14:paraId="6D5E58F5" w14:textId="77777777" w:rsidTr="00F42A45">
        <w:tc>
          <w:tcPr>
            <w:tcW w:w="3749" w:type="dxa"/>
            <w:shd w:val="clear" w:color="auto" w:fill="E8E8E8" w:themeFill="background2"/>
          </w:tcPr>
          <w:p w14:paraId="4C9D4713" w14:textId="13C03A0D" w:rsidR="0015667B" w:rsidRPr="0038694B" w:rsidRDefault="0015667B" w:rsidP="0015667B">
            <w:pPr>
              <w:rPr>
                <w:b/>
              </w:rPr>
            </w:pPr>
            <w:r w:rsidRPr="0038694B">
              <w:rPr>
                <w:b/>
              </w:rPr>
              <w:t>Data Element Name</w:t>
            </w:r>
          </w:p>
        </w:tc>
        <w:tc>
          <w:tcPr>
            <w:tcW w:w="1980" w:type="dxa"/>
            <w:shd w:val="clear" w:color="auto" w:fill="E8E8E8" w:themeFill="background2"/>
          </w:tcPr>
          <w:p w14:paraId="48BC890E" w14:textId="51A18D7B" w:rsidR="0015667B" w:rsidRPr="0038694B" w:rsidRDefault="0015667B" w:rsidP="0015667B">
            <w:pPr>
              <w:rPr>
                <w:b/>
              </w:rPr>
            </w:pPr>
            <w:r w:rsidRPr="0038694B">
              <w:rPr>
                <w:b/>
              </w:rPr>
              <w:t>Description</w:t>
            </w:r>
          </w:p>
        </w:tc>
        <w:tc>
          <w:tcPr>
            <w:tcW w:w="1822" w:type="dxa"/>
            <w:shd w:val="clear" w:color="auto" w:fill="E8E8E8" w:themeFill="background2"/>
          </w:tcPr>
          <w:p w14:paraId="590157BF" w14:textId="2907EFE6" w:rsidR="0015667B" w:rsidRPr="0038694B" w:rsidRDefault="0015667B" w:rsidP="0015667B">
            <w:pPr>
              <w:rPr>
                <w:b/>
              </w:rPr>
            </w:pPr>
            <w:r w:rsidRPr="0038694B">
              <w:rPr>
                <w:b/>
              </w:rPr>
              <w:t>Type</w:t>
            </w:r>
          </w:p>
        </w:tc>
        <w:tc>
          <w:tcPr>
            <w:tcW w:w="1799" w:type="dxa"/>
            <w:shd w:val="clear" w:color="auto" w:fill="E8E8E8" w:themeFill="background2"/>
          </w:tcPr>
          <w:p w14:paraId="23902EC1" w14:textId="61990F8C" w:rsidR="0015667B" w:rsidRPr="0038694B" w:rsidRDefault="0015667B" w:rsidP="0015667B">
            <w:pPr>
              <w:rPr>
                <w:b/>
              </w:rPr>
            </w:pPr>
            <w:r w:rsidRPr="0038694B">
              <w:rPr>
                <w:b/>
              </w:rPr>
              <w:t>Length</w:t>
            </w:r>
          </w:p>
        </w:tc>
      </w:tr>
      <w:tr w:rsidR="0015667B" w:rsidRPr="00F36900" w14:paraId="7F8E3544" w14:textId="77777777" w:rsidTr="00F42A45">
        <w:tc>
          <w:tcPr>
            <w:tcW w:w="3749" w:type="dxa"/>
          </w:tcPr>
          <w:p w14:paraId="1877AFAB" w14:textId="513FEC22" w:rsidR="0015667B" w:rsidRPr="008D0920" w:rsidRDefault="0015667B" w:rsidP="0015667B">
            <w:r w:rsidRPr="008D0920">
              <w:t>Assignment_Description</w:t>
            </w:r>
          </w:p>
        </w:tc>
        <w:tc>
          <w:tcPr>
            <w:tcW w:w="1980" w:type="dxa"/>
          </w:tcPr>
          <w:p w14:paraId="429AFE80" w14:textId="2D83A1DC" w:rsidR="0015667B" w:rsidRPr="008D0920" w:rsidRDefault="0015667B" w:rsidP="0015667B">
            <w:r w:rsidRPr="008D0920">
              <w:t>The description of the assigned work that a volunteer will be doing.</w:t>
            </w:r>
          </w:p>
        </w:tc>
        <w:tc>
          <w:tcPr>
            <w:tcW w:w="1822" w:type="dxa"/>
          </w:tcPr>
          <w:p w14:paraId="4F224400" w14:textId="4D87A8FD" w:rsidR="0015667B" w:rsidRPr="008D0920" w:rsidRDefault="0015667B" w:rsidP="0015667B">
            <w:r w:rsidRPr="008D0920">
              <w:t>Text</w:t>
            </w:r>
          </w:p>
        </w:tc>
        <w:tc>
          <w:tcPr>
            <w:tcW w:w="1799" w:type="dxa"/>
          </w:tcPr>
          <w:p w14:paraId="7097831F" w14:textId="679B0DF1" w:rsidR="0015667B" w:rsidRPr="008D0920" w:rsidRDefault="0015667B" w:rsidP="0015667B">
            <w:r w:rsidRPr="008D0920">
              <w:t>100</w:t>
            </w:r>
          </w:p>
        </w:tc>
      </w:tr>
      <w:tr w:rsidR="0015667B" w:rsidRPr="00F36900" w14:paraId="5FC4D88B" w14:textId="77777777" w:rsidTr="00F42A45">
        <w:tc>
          <w:tcPr>
            <w:tcW w:w="3749" w:type="dxa"/>
          </w:tcPr>
          <w:p w14:paraId="286D7189" w14:textId="46FF45D1" w:rsidR="0015667B" w:rsidRPr="008D0920" w:rsidRDefault="0015667B" w:rsidP="0015667B">
            <w:r w:rsidRPr="008D0920">
              <w:t>Date_Day_of_Month</w:t>
            </w:r>
          </w:p>
        </w:tc>
        <w:tc>
          <w:tcPr>
            <w:tcW w:w="1980" w:type="dxa"/>
          </w:tcPr>
          <w:p w14:paraId="09A95CC8" w14:textId="37636379" w:rsidR="0015667B" w:rsidRPr="008D0920" w:rsidRDefault="0015667B" w:rsidP="0015667B">
            <w:r w:rsidRPr="008D0920">
              <w:t>The day of the month which the volunteer shift is scheduled for.</w:t>
            </w:r>
          </w:p>
        </w:tc>
        <w:tc>
          <w:tcPr>
            <w:tcW w:w="1822" w:type="dxa"/>
          </w:tcPr>
          <w:p w14:paraId="5787ADB5" w14:textId="45BD9116" w:rsidR="0015667B" w:rsidRPr="008D0920" w:rsidRDefault="0015667B" w:rsidP="0015667B">
            <w:r w:rsidRPr="008D0920">
              <w:t>Number</w:t>
            </w:r>
          </w:p>
        </w:tc>
        <w:tc>
          <w:tcPr>
            <w:tcW w:w="1799" w:type="dxa"/>
          </w:tcPr>
          <w:p w14:paraId="0B1FD897" w14:textId="3C3DB21A" w:rsidR="0015667B" w:rsidRPr="008D0920" w:rsidRDefault="0015667B" w:rsidP="0015667B">
            <w:r w:rsidRPr="008D0920">
              <w:t>2</w:t>
            </w:r>
          </w:p>
        </w:tc>
      </w:tr>
      <w:tr w:rsidR="0015667B" w:rsidRPr="00F36900" w14:paraId="744DB24F" w14:textId="77777777" w:rsidTr="00F42A45">
        <w:tc>
          <w:tcPr>
            <w:tcW w:w="3749" w:type="dxa"/>
          </w:tcPr>
          <w:p w14:paraId="3BA4547C" w14:textId="1100829D" w:rsidR="0015667B" w:rsidRPr="008D0920" w:rsidRDefault="0015667B" w:rsidP="0015667B">
            <w:r w:rsidRPr="008D0920">
              <w:t>Date_Month</w:t>
            </w:r>
          </w:p>
        </w:tc>
        <w:tc>
          <w:tcPr>
            <w:tcW w:w="1980" w:type="dxa"/>
          </w:tcPr>
          <w:p w14:paraId="2A49FDFA" w14:textId="0DE6E70B" w:rsidR="0015667B" w:rsidRPr="008D0920" w:rsidRDefault="0015667B" w:rsidP="0015667B">
            <w:r w:rsidRPr="008D0920">
              <w:t>The month which the volunteer shift is scheduled for.</w:t>
            </w:r>
          </w:p>
        </w:tc>
        <w:tc>
          <w:tcPr>
            <w:tcW w:w="1822" w:type="dxa"/>
          </w:tcPr>
          <w:p w14:paraId="1DB43579" w14:textId="4CEBA16C" w:rsidR="0015667B" w:rsidRPr="008D0920" w:rsidRDefault="0015667B" w:rsidP="0015667B">
            <w:r w:rsidRPr="008D0920">
              <w:t>Number</w:t>
            </w:r>
          </w:p>
        </w:tc>
        <w:tc>
          <w:tcPr>
            <w:tcW w:w="1799" w:type="dxa"/>
          </w:tcPr>
          <w:p w14:paraId="257428CB" w14:textId="3CDEE370" w:rsidR="0015667B" w:rsidRPr="008D0920" w:rsidRDefault="0015667B" w:rsidP="0015667B">
            <w:r w:rsidRPr="008D0920">
              <w:t>2</w:t>
            </w:r>
          </w:p>
        </w:tc>
      </w:tr>
      <w:tr w:rsidR="0015667B" w:rsidRPr="00F36900" w14:paraId="209C7320" w14:textId="77777777" w:rsidTr="00F42A45">
        <w:tc>
          <w:tcPr>
            <w:tcW w:w="3749" w:type="dxa"/>
          </w:tcPr>
          <w:p w14:paraId="63EB315C" w14:textId="109960F1" w:rsidR="0015667B" w:rsidRPr="008D0920" w:rsidRDefault="0015667B" w:rsidP="0015667B">
            <w:r w:rsidRPr="008D0920">
              <w:t>Date_Year</w:t>
            </w:r>
          </w:p>
        </w:tc>
        <w:tc>
          <w:tcPr>
            <w:tcW w:w="1980" w:type="dxa"/>
          </w:tcPr>
          <w:p w14:paraId="50D17B6D" w14:textId="21161475" w:rsidR="0015667B" w:rsidRPr="008D0920" w:rsidRDefault="0015667B" w:rsidP="0015667B">
            <w:r w:rsidRPr="008D0920">
              <w:t>The year which the volunteer shift is scheduled for.</w:t>
            </w:r>
          </w:p>
        </w:tc>
        <w:tc>
          <w:tcPr>
            <w:tcW w:w="1822" w:type="dxa"/>
          </w:tcPr>
          <w:p w14:paraId="0F78D8BF" w14:textId="25824C6D" w:rsidR="0015667B" w:rsidRPr="008D0920" w:rsidRDefault="0015667B" w:rsidP="0015667B">
            <w:r w:rsidRPr="008D0920">
              <w:t>Number</w:t>
            </w:r>
          </w:p>
        </w:tc>
        <w:tc>
          <w:tcPr>
            <w:tcW w:w="1799" w:type="dxa"/>
          </w:tcPr>
          <w:p w14:paraId="2A1FCA31" w14:textId="2018FC05" w:rsidR="0015667B" w:rsidRPr="008D0920" w:rsidRDefault="0015667B" w:rsidP="0015667B">
            <w:r w:rsidRPr="008D0920">
              <w:t>4</w:t>
            </w:r>
          </w:p>
        </w:tc>
      </w:tr>
      <w:tr w:rsidR="0015667B" w:rsidRPr="00F36900" w14:paraId="4ADD662E" w14:textId="77777777" w:rsidTr="00F42A45">
        <w:tc>
          <w:tcPr>
            <w:tcW w:w="3749" w:type="dxa"/>
          </w:tcPr>
          <w:p w14:paraId="2CF94461" w14:textId="1C2EBE73" w:rsidR="0015667B" w:rsidRPr="008D0920" w:rsidRDefault="0015667B" w:rsidP="0015667B">
            <w:r w:rsidRPr="008D0920">
              <w:t>Group_Member_Address_City</w:t>
            </w:r>
          </w:p>
        </w:tc>
        <w:tc>
          <w:tcPr>
            <w:tcW w:w="1980" w:type="dxa"/>
          </w:tcPr>
          <w:p w14:paraId="71C10817" w14:textId="4CC280C4" w:rsidR="0015667B" w:rsidRPr="008D0920" w:rsidRDefault="0015667B" w:rsidP="0015667B">
            <w:r w:rsidRPr="008D0920">
              <w:t>The city a volunteer that is volunteering with a group lives in.</w:t>
            </w:r>
          </w:p>
        </w:tc>
        <w:tc>
          <w:tcPr>
            <w:tcW w:w="1822" w:type="dxa"/>
          </w:tcPr>
          <w:p w14:paraId="156045CE" w14:textId="1BA16634" w:rsidR="0015667B" w:rsidRPr="008D0920" w:rsidRDefault="0015667B" w:rsidP="0015667B">
            <w:r w:rsidRPr="008D0920">
              <w:t>Text</w:t>
            </w:r>
          </w:p>
        </w:tc>
        <w:tc>
          <w:tcPr>
            <w:tcW w:w="1799" w:type="dxa"/>
          </w:tcPr>
          <w:p w14:paraId="2962B599" w14:textId="73D41AF3" w:rsidR="0015667B" w:rsidRPr="008D0920" w:rsidRDefault="0015667B" w:rsidP="0015667B">
            <w:r w:rsidRPr="008D0920">
              <w:t>20</w:t>
            </w:r>
          </w:p>
        </w:tc>
      </w:tr>
      <w:tr w:rsidR="0015667B" w:rsidRPr="00F36900" w14:paraId="0C1C0B18" w14:textId="77777777" w:rsidTr="00F42A45">
        <w:tc>
          <w:tcPr>
            <w:tcW w:w="3749" w:type="dxa"/>
          </w:tcPr>
          <w:p w14:paraId="437D20E5" w14:textId="40C86996" w:rsidR="0015667B" w:rsidRPr="008D0920" w:rsidRDefault="0015667B" w:rsidP="0015667B">
            <w:r w:rsidRPr="008D0920">
              <w:t>Group_Member_Address_State</w:t>
            </w:r>
          </w:p>
        </w:tc>
        <w:tc>
          <w:tcPr>
            <w:tcW w:w="1980" w:type="dxa"/>
          </w:tcPr>
          <w:p w14:paraId="3263D406" w14:textId="5E29F05A" w:rsidR="0015667B" w:rsidRPr="008D0920" w:rsidRDefault="0015667B" w:rsidP="0015667B">
            <w:r w:rsidRPr="008D0920">
              <w:t>The address a volunteer that is volunteering with a group lives at.</w:t>
            </w:r>
          </w:p>
        </w:tc>
        <w:tc>
          <w:tcPr>
            <w:tcW w:w="1822" w:type="dxa"/>
          </w:tcPr>
          <w:p w14:paraId="3AC9B40F" w14:textId="5528FE2F" w:rsidR="0015667B" w:rsidRPr="008D0920" w:rsidRDefault="0015667B" w:rsidP="0015667B">
            <w:r w:rsidRPr="008D0920">
              <w:t>Letter</w:t>
            </w:r>
          </w:p>
        </w:tc>
        <w:tc>
          <w:tcPr>
            <w:tcW w:w="1799" w:type="dxa"/>
          </w:tcPr>
          <w:p w14:paraId="670D8108" w14:textId="0C1BD4F6" w:rsidR="0015667B" w:rsidRPr="008D0920" w:rsidRDefault="0015667B" w:rsidP="0015667B">
            <w:r w:rsidRPr="008D0920">
              <w:t>2</w:t>
            </w:r>
          </w:p>
        </w:tc>
      </w:tr>
      <w:tr w:rsidR="0015667B" w:rsidRPr="00F36900" w14:paraId="4B6FEC32" w14:textId="77777777" w:rsidTr="00F42A45">
        <w:tc>
          <w:tcPr>
            <w:tcW w:w="3749" w:type="dxa"/>
          </w:tcPr>
          <w:p w14:paraId="2AE23C83" w14:textId="12EE7CFF" w:rsidR="0015667B" w:rsidRPr="008D0920" w:rsidRDefault="0015667B" w:rsidP="0015667B">
            <w:r w:rsidRPr="008D0920">
              <w:t>Group_Member_Address_Street</w:t>
            </w:r>
          </w:p>
        </w:tc>
        <w:tc>
          <w:tcPr>
            <w:tcW w:w="1980" w:type="dxa"/>
          </w:tcPr>
          <w:p w14:paraId="4438282F" w14:textId="7CB5F81C" w:rsidR="0015667B" w:rsidRPr="008D0920" w:rsidRDefault="0015667B" w:rsidP="0015667B">
            <w:r w:rsidRPr="008D0920">
              <w:t>The street address of a volunteer that is volunteering with a group.</w:t>
            </w:r>
          </w:p>
        </w:tc>
        <w:tc>
          <w:tcPr>
            <w:tcW w:w="1822" w:type="dxa"/>
          </w:tcPr>
          <w:p w14:paraId="396A6E90" w14:textId="49E62960" w:rsidR="0015667B" w:rsidRPr="008D0920" w:rsidRDefault="0015667B" w:rsidP="0015667B">
            <w:r w:rsidRPr="008D0920">
              <w:t>Text</w:t>
            </w:r>
          </w:p>
        </w:tc>
        <w:tc>
          <w:tcPr>
            <w:tcW w:w="1799" w:type="dxa"/>
          </w:tcPr>
          <w:p w14:paraId="43205BD6" w14:textId="0999A804" w:rsidR="0015667B" w:rsidRPr="008D0920" w:rsidRDefault="0015667B" w:rsidP="0015667B">
            <w:r w:rsidRPr="008D0920">
              <w:t>25</w:t>
            </w:r>
          </w:p>
        </w:tc>
      </w:tr>
      <w:tr w:rsidR="0015667B" w:rsidRPr="00F36900" w14:paraId="49A02EE9" w14:textId="77777777" w:rsidTr="00F42A45">
        <w:tc>
          <w:tcPr>
            <w:tcW w:w="3749" w:type="dxa"/>
          </w:tcPr>
          <w:p w14:paraId="1FC510A2" w14:textId="3B7E3A2F" w:rsidR="0015667B" w:rsidRPr="008D0920" w:rsidRDefault="0015667B" w:rsidP="0015667B">
            <w:r w:rsidRPr="008D0920">
              <w:t>Group_Member_Address_Zip_Code</w:t>
            </w:r>
          </w:p>
        </w:tc>
        <w:tc>
          <w:tcPr>
            <w:tcW w:w="1980" w:type="dxa"/>
          </w:tcPr>
          <w:p w14:paraId="661BE1DA" w14:textId="12743D94" w:rsidR="0015667B" w:rsidRPr="008D0920" w:rsidRDefault="0015667B" w:rsidP="0015667B">
            <w:r w:rsidRPr="008D0920">
              <w:t>The zip code a volunteer that is volunteering with a group lives in.</w:t>
            </w:r>
          </w:p>
        </w:tc>
        <w:tc>
          <w:tcPr>
            <w:tcW w:w="1822" w:type="dxa"/>
          </w:tcPr>
          <w:p w14:paraId="56B46194" w14:textId="77D622C6" w:rsidR="0015667B" w:rsidRPr="008D0920" w:rsidRDefault="0015667B" w:rsidP="0015667B">
            <w:r w:rsidRPr="008D0920">
              <w:t>Number</w:t>
            </w:r>
          </w:p>
        </w:tc>
        <w:tc>
          <w:tcPr>
            <w:tcW w:w="1799" w:type="dxa"/>
          </w:tcPr>
          <w:p w14:paraId="61104E7E" w14:textId="5C9149DF" w:rsidR="0015667B" w:rsidRPr="008D0920" w:rsidRDefault="0015667B" w:rsidP="0015667B">
            <w:r w:rsidRPr="008D0920">
              <w:t>5</w:t>
            </w:r>
          </w:p>
        </w:tc>
      </w:tr>
      <w:tr w:rsidR="0015667B" w:rsidRPr="00F36900" w14:paraId="152E618F" w14:textId="77777777" w:rsidTr="00F42A45">
        <w:tc>
          <w:tcPr>
            <w:tcW w:w="3749" w:type="dxa"/>
          </w:tcPr>
          <w:p w14:paraId="1DA031C4" w14:textId="4316AA54" w:rsidR="0015667B" w:rsidRPr="008D0920" w:rsidRDefault="0015667B" w:rsidP="0015667B">
            <w:r w:rsidRPr="008D0920">
              <w:t>Group_Member_Date_of_Birth</w:t>
            </w:r>
          </w:p>
        </w:tc>
        <w:tc>
          <w:tcPr>
            <w:tcW w:w="1980" w:type="dxa"/>
          </w:tcPr>
          <w:p w14:paraId="25A1F436" w14:textId="7AC981C2" w:rsidR="0015667B" w:rsidRPr="008D0920" w:rsidRDefault="0015667B" w:rsidP="0015667B">
            <w:r w:rsidRPr="008D0920">
              <w:t>The date of birth of a volunteer that is volunteering with a group.</w:t>
            </w:r>
          </w:p>
        </w:tc>
        <w:tc>
          <w:tcPr>
            <w:tcW w:w="1822" w:type="dxa"/>
          </w:tcPr>
          <w:p w14:paraId="51228472" w14:textId="23217CE0" w:rsidR="0015667B" w:rsidRPr="008D0920" w:rsidRDefault="0015667B" w:rsidP="0015667B">
            <w:r w:rsidRPr="008D0920">
              <w:t>Date</w:t>
            </w:r>
          </w:p>
        </w:tc>
        <w:tc>
          <w:tcPr>
            <w:tcW w:w="1799" w:type="dxa"/>
          </w:tcPr>
          <w:p w14:paraId="343FF889" w14:textId="2C5D5C30" w:rsidR="0015667B" w:rsidRPr="008D0920" w:rsidRDefault="0015667B" w:rsidP="0015667B">
            <w:r w:rsidRPr="008D0920">
              <w:t>10</w:t>
            </w:r>
          </w:p>
        </w:tc>
      </w:tr>
      <w:tr w:rsidR="0015667B" w:rsidRPr="00F36900" w14:paraId="7D649FA3" w14:textId="77777777" w:rsidTr="00F42A45">
        <w:tc>
          <w:tcPr>
            <w:tcW w:w="3749" w:type="dxa"/>
          </w:tcPr>
          <w:p w14:paraId="21347325" w14:textId="4C3B8A04" w:rsidR="0015667B" w:rsidRPr="008D0920" w:rsidRDefault="0015667B" w:rsidP="0015667B">
            <w:r w:rsidRPr="008D0920">
              <w:t>Group_Member_Email</w:t>
            </w:r>
          </w:p>
        </w:tc>
        <w:tc>
          <w:tcPr>
            <w:tcW w:w="1980" w:type="dxa"/>
          </w:tcPr>
          <w:p w14:paraId="74320564" w14:textId="327A9DC2" w:rsidR="0015667B" w:rsidRPr="008D0920" w:rsidRDefault="0015667B" w:rsidP="0015667B">
            <w:r w:rsidRPr="008D0920">
              <w:t>The email address of a volunteer that is volunteering with a group.</w:t>
            </w:r>
          </w:p>
        </w:tc>
        <w:tc>
          <w:tcPr>
            <w:tcW w:w="1822" w:type="dxa"/>
          </w:tcPr>
          <w:p w14:paraId="3E05BAF3" w14:textId="7A90385E" w:rsidR="0015667B" w:rsidRPr="008D0920" w:rsidRDefault="0015667B" w:rsidP="0015667B">
            <w:r w:rsidRPr="008D0920">
              <w:t>Email</w:t>
            </w:r>
          </w:p>
        </w:tc>
        <w:tc>
          <w:tcPr>
            <w:tcW w:w="1799" w:type="dxa"/>
          </w:tcPr>
          <w:p w14:paraId="7CE1CC39" w14:textId="72A74872" w:rsidR="0015667B" w:rsidRPr="008D0920" w:rsidRDefault="0015667B" w:rsidP="0015667B">
            <w:r w:rsidRPr="008D0920">
              <w:t>30</w:t>
            </w:r>
          </w:p>
        </w:tc>
      </w:tr>
      <w:tr w:rsidR="0015667B" w:rsidRPr="00F36900" w14:paraId="4CA22AD9" w14:textId="77777777" w:rsidTr="00F42A45">
        <w:tc>
          <w:tcPr>
            <w:tcW w:w="3749" w:type="dxa"/>
          </w:tcPr>
          <w:p w14:paraId="1B4A3BBB" w14:textId="29734AF0" w:rsidR="0015667B" w:rsidRPr="008D0920" w:rsidRDefault="0015667B" w:rsidP="0015667B">
            <w:r w:rsidRPr="008D0920">
              <w:t>Group_Member_Name_First_Name</w:t>
            </w:r>
          </w:p>
        </w:tc>
        <w:tc>
          <w:tcPr>
            <w:tcW w:w="1980" w:type="dxa"/>
          </w:tcPr>
          <w:p w14:paraId="09E23334" w14:textId="17B51F36" w:rsidR="0015667B" w:rsidRPr="008D0920" w:rsidRDefault="0015667B" w:rsidP="0015667B">
            <w:pPr>
              <w:ind w:left="-36" w:hanging="90"/>
            </w:pPr>
            <w:r w:rsidRPr="008D0920">
              <w:t>The first name of a volunteer that is volunteering with a group.</w:t>
            </w:r>
          </w:p>
        </w:tc>
        <w:tc>
          <w:tcPr>
            <w:tcW w:w="1822" w:type="dxa"/>
          </w:tcPr>
          <w:p w14:paraId="45D30332" w14:textId="012E39FC" w:rsidR="0015667B" w:rsidRPr="008D0920" w:rsidRDefault="0015667B" w:rsidP="0015667B">
            <w:r w:rsidRPr="008D0920">
              <w:t>Text</w:t>
            </w:r>
          </w:p>
        </w:tc>
        <w:tc>
          <w:tcPr>
            <w:tcW w:w="1799" w:type="dxa"/>
          </w:tcPr>
          <w:p w14:paraId="4B2E5C92" w14:textId="0EE84E4C" w:rsidR="0015667B" w:rsidRPr="008D0920" w:rsidRDefault="0015667B" w:rsidP="0015667B">
            <w:r w:rsidRPr="008D0920">
              <w:t>25</w:t>
            </w:r>
          </w:p>
        </w:tc>
      </w:tr>
      <w:tr w:rsidR="0015667B" w:rsidRPr="00F36900" w14:paraId="6F23E937" w14:textId="77777777" w:rsidTr="00F42A45">
        <w:tc>
          <w:tcPr>
            <w:tcW w:w="3749" w:type="dxa"/>
          </w:tcPr>
          <w:p w14:paraId="0452B08F" w14:textId="6C4D0CA6" w:rsidR="0015667B" w:rsidRPr="008D0920" w:rsidRDefault="0015667B" w:rsidP="0015667B">
            <w:r w:rsidRPr="008D0920">
              <w:t>Group_Member_Name_Last_Name</w:t>
            </w:r>
          </w:p>
        </w:tc>
        <w:tc>
          <w:tcPr>
            <w:tcW w:w="1980" w:type="dxa"/>
          </w:tcPr>
          <w:p w14:paraId="734C1CBC" w14:textId="712D562C" w:rsidR="0015667B" w:rsidRPr="008D0920" w:rsidRDefault="0015667B" w:rsidP="0015667B">
            <w:r w:rsidRPr="008D0920">
              <w:t>The last name of a volunteer that is volunteering with a group.</w:t>
            </w:r>
          </w:p>
        </w:tc>
        <w:tc>
          <w:tcPr>
            <w:tcW w:w="1822" w:type="dxa"/>
          </w:tcPr>
          <w:p w14:paraId="49F760BE" w14:textId="555AC954" w:rsidR="0015667B" w:rsidRPr="008D0920" w:rsidRDefault="0015667B" w:rsidP="0015667B">
            <w:r w:rsidRPr="008D0920">
              <w:t>Text</w:t>
            </w:r>
          </w:p>
        </w:tc>
        <w:tc>
          <w:tcPr>
            <w:tcW w:w="1799" w:type="dxa"/>
          </w:tcPr>
          <w:p w14:paraId="32472A06" w14:textId="3DEF5B59" w:rsidR="0015667B" w:rsidRPr="008D0920" w:rsidRDefault="0015667B" w:rsidP="0015667B">
            <w:r w:rsidRPr="008D0920">
              <w:t>25</w:t>
            </w:r>
          </w:p>
        </w:tc>
      </w:tr>
      <w:tr w:rsidR="0015667B" w:rsidRPr="00F36900" w14:paraId="3EA74DCE" w14:textId="77777777" w:rsidTr="00F42A45">
        <w:tc>
          <w:tcPr>
            <w:tcW w:w="3749" w:type="dxa"/>
          </w:tcPr>
          <w:p w14:paraId="4FB6D64B" w14:textId="134187BF" w:rsidR="0015667B" w:rsidRPr="008D0920" w:rsidRDefault="0015667B" w:rsidP="0015667B">
            <w:r w:rsidRPr="008D0920">
              <w:t>Group_Member_Phone_Number</w:t>
            </w:r>
          </w:p>
        </w:tc>
        <w:tc>
          <w:tcPr>
            <w:tcW w:w="1980" w:type="dxa"/>
          </w:tcPr>
          <w:p w14:paraId="3447EA11" w14:textId="52F0BF2A" w:rsidR="0015667B" w:rsidRPr="008D0920" w:rsidRDefault="0015667B" w:rsidP="0015667B">
            <w:r w:rsidRPr="008D0920">
              <w:t>The phone number of a volunteer that is volunteering with a group.</w:t>
            </w:r>
          </w:p>
        </w:tc>
        <w:tc>
          <w:tcPr>
            <w:tcW w:w="1822" w:type="dxa"/>
          </w:tcPr>
          <w:p w14:paraId="45EB5A74" w14:textId="2660AF30" w:rsidR="0015667B" w:rsidRPr="008D0920" w:rsidRDefault="0015667B" w:rsidP="0015667B">
            <w:r w:rsidRPr="008D0920">
              <w:t>Number</w:t>
            </w:r>
          </w:p>
        </w:tc>
        <w:tc>
          <w:tcPr>
            <w:tcW w:w="1799" w:type="dxa"/>
          </w:tcPr>
          <w:p w14:paraId="70F9EA88" w14:textId="79979B17" w:rsidR="0015667B" w:rsidRPr="008D0920" w:rsidRDefault="0015667B" w:rsidP="0015667B">
            <w:r w:rsidRPr="008D0920">
              <w:t>10</w:t>
            </w:r>
          </w:p>
        </w:tc>
      </w:tr>
      <w:tr w:rsidR="0015667B" w:rsidRPr="00F36900" w14:paraId="4F43AEA7" w14:textId="77777777" w:rsidTr="00F42A45">
        <w:tc>
          <w:tcPr>
            <w:tcW w:w="3749" w:type="dxa"/>
          </w:tcPr>
          <w:p w14:paraId="3360AEFB" w14:textId="0BC7D704" w:rsidR="0015667B" w:rsidRPr="008D0920" w:rsidRDefault="0015667B" w:rsidP="0015667B">
            <w:r w:rsidRPr="008D0920">
              <w:t>Minor_Date_of_Birth</w:t>
            </w:r>
          </w:p>
        </w:tc>
        <w:tc>
          <w:tcPr>
            <w:tcW w:w="1980" w:type="dxa"/>
          </w:tcPr>
          <w:p w14:paraId="1F25902D" w14:textId="5AD374A8" w:rsidR="0015667B" w:rsidRPr="008D0920" w:rsidRDefault="0015667B" w:rsidP="0015667B">
            <w:r w:rsidRPr="008D0920">
              <w:t xml:space="preserve">The date of birth of a volunteer under 16. </w:t>
            </w:r>
          </w:p>
        </w:tc>
        <w:tc>
          <w:tcPr>
            <w:tcW w:w="1822" w:type="dxa"/>
          </w:tcPr>
          <w:p w14:paraId="7F18E2A3" w14:textId="1686936F" w:rsidR="0015667B" w:rsidRPr="008D0920" w:rsidRDefault="0015667B" w:rsidP="0015667B">
            <w:r w:rsidRPr="008D0920">
              <w:t>Date</w:t>
            </w:r>
          </w:p>
        </w:tc>
        <w:tc>
          <w:tcPr>
            <w:tcW w:w="1799" w:type="dxa"/>
          </w:tcPr>
          <w:p w14:paraId="78BB94AD" w14:textId="0A566B78" w:rsidR="0015667B" w:rsidRPr="008D0920" w:rsidRDefault="0015667B" w:rsidP="0015667B">
            <w:r w:rsidRPr="008D0920">
              <w:t>10</w:t>
            </w:r>
          </w:p>
        </w:tc>
      </w:tr>
      <w:tr w:rsidR="0015667B" w:rsidRPr="00F36900" w14:paraId="6F47B82E" w14:textId="77777777" w:rsidTr="00F42A45">
        <w:tc>
          <w:tcPr>
            <w:tcW w:w="3749" w:type="dxa"/>
          </w:tcPr>
          <w:p w14:paraId="7290159B" w14:textId="0C906203" w:rsidR="0015667B" w:rsidRPr="008D0920" w:rsidRDefault="0015667B" w:rsidP="0015667B">
            <w:r w:rsidRPr="008D0920">
              <w:t>Minor_Name_Minor_First_Name</w:t>
            </w:r>
          </w:p>
        </w:tc>
        <w:tc>
          <w:tcPr>
            <w:tcW w:w="1980" w:type="dxa"/>
          </w:tcPr>
          <w:p w14:paraId="1C99CC74" w14:textId="1E4389EB" w:rsidR="0015667B" w:rsidRPr="008D0920" w:rsidRDefault="0015667B" w:rsidP="0015667B">
            <w:r w:rsidRPr="008D0920">
              <w:t>The first name of a volunteer under 16.</w:t>
            </w:r>
          </w:p>
        </w:tc>
        <w:tc>
          <w:tcPr>
            <w:tcW w:w="1822" w:type="dxa"/>
          </w:tcPr>
          <w:p w14:paraId="53453C68" w14:textId="7031D5D8" w:rsidR="0015667B" w:rsidRPr="008D0920" w:rsidRDefault="0015667B" w:rsidP="0015667B">
            <w:r w:rsidRPr="008D0920">
              <w:t>Text</w:t>
            </w:r>
          </w:p>
        </w:tc>
        <w:tc>
          <w:tcPr>
            <w:tcW w:w="1799" w:type="dxa"/>
          </w:tcPr>
          <w:p w14:paraId="222B3973" w14:textId="0102D1BD" w:rsidR="0015667B" w:rsidRPr="008D0920" w:rsidRDefault="0015667B" w:rsidP="0015667B">
            <w:r w:rsidRPr="008D0920">
              <w:t>25</w:t>
            </w:r>
          </w:p>
        </w:tc>
      </w:tr>
      <w:tr w:rsidR="0015667B" w:rsidRPr="00F36900" w14:paraId="17AECB9A" w14:textId="77777777" w:rsidTr="00F42A45">
        <w:tc>
          <w:tcPr>
            <w:tcW w:w="3749" w:type="dxa"/>
          </w:tcPr>
          <w:p w14:paraId="63AB426D" w14:textId="1A0CD15A" w:rsidR="0015667B" w:rsidRPr="008D0920" w:rsidRDefault="0015667B" w:rsidP="0015667B">
            <w:r w:rsidRPr="008D0920">
              <w:t>Minor_Name_Minor_Last_Name</w:t>
            </w:r>
          </w:p>
        </w:tc>
        <w:tc>
          <w:tcPr>
            <w:tcW w:w="1980" w:type="dxa"/>
          </w:tcPr>
          <w:p w14:paraId="3C2029BD" w14:textId="4A8FE11A" w:rsidR="0015667B" w:rsidRPr="008D0920" w:rsidRDefault="0015667B" w:rsidP="0015667B">
            <w:r w:rsidRPr="008D0920">
              <w:t>The last name of a volunteer under 16.</w:t>
            </w:r>
          </w:p>
        </w:tc>
        <w:tc>
          <w:tcPr>
            <w:tcW w:w="1822" w:type="dxa"/>
          </w:tcPr>
          <w:p w14:paraId="38EDFED8" w14:textId="0DF82114" w:rsidR="0015667B" w:rsidRPr="008D0920" w:rsidRDefault="0015667B" w:rsidP="0015667B">
            <w:r w:rsidRPr="008D0920">
              <w:t>Text</w:t>
            </w:r>
          </w:p>
        </w:tc>
        <w:tc>
          <w:tcPr>
            <w:tcW w:w="1799" w:type="dxa"/>
          </w:tcPr>
          <w:p w14:paraId="1D566D60" w14:textId="0994F36D" w:rsidR="0015667B" w:rsidRPr="008D0920" w:rsidRDefault="0015667B" w:rsidP="0015667B">
            <w:r w:rsidRPr="008D0920">
              <w:t>25</w:t>
            </w:r>
          </w:p>
        </w:tc>
      </w:tr>
      <w:tr w:rsidR="0015667B" w:rsidRPr="00F36900" w14:paraId="5B9862B8" w14:textId="77777777" w:rsidTr="00F42A45">
        <w:tc>
          <w:tcPr>
            <w:tcW w:w="3749" w:type="dxa"/>
          </w:tcPr>
          <w:p w14:paraId="3A9EEB0E" w14:textId="0E7F8F3E" w:rsidR="0015667B" w:rsidRPr="008D0920" w:rsidRDefault="0015667B" w:rsidP="0015667B">
            <w:r w:rsidRPr="008D0920">
              <w:t>Organization_Name</w:t>
            </w:r>
          </w:p>
        </w:tc>
        <w:tc>
          <w:tcPr>
            <w:tcW w:w="1980" w:type="dxa"/>
          </w:tcPr>
          <w:p w14:paraId="7DAC4243" w14:textId="77E3D2CD" w:rsidR="0015667B" w:rsidRPr="008D0920" w:rsidRDefault="0015667B" w:rsidP="0015667B">
            <w:pPr>
              <w:rPr>
                <w:highlight w:val="yellow"/>
              </w:rPr>
            </w:pPr>
            <w:r w:rsidRPr="008D0920">
              <w:t>The name of the organization which a group is affiliated with.</w:t>
            </w:r>
          </w:p>
        </w:tc>
        <w:tc>
          <w:tcPr>
            <w:tcW w:w="1822" w:type="dxa"/>
          </w:tcPr>
          <w:p w14:paraId="5476FDCC" w14:textId="7574045C" w:rsidR="0015667B" w:rsidRPr="008D0920" w:rsidRDefault="0015667B" w:rsidP="0015667B">
            <w:r w:rsidRPr="008D0920">
              <w:t>Text</w:t>
            </w:r>
          </w:p>
        </w:tc>
        <w:tc>
          <w:tcPr>
            <w:tcW w:w="1799" w:type="dxa"/>
          </w:tcPr>
          <w:p w14:paraId="73F365E1" w14:textId="45571C30" w:rsidR="0015667B" w:rsidRPr="008D0920" w:rsidRDefault="0015667B" w:rsidP="0015667B">
            <w:r w:rsidRPr="008D0920">
              <w:t>25</w:t>
            </w:r>
          </w:p>
        </w:tc>
      </w:tr>
      <w:tr w:rsidR="0015667B" w:rsidRPr="00F36900" w14:paraId="4C99389F" w14:textId="77777777" w:rsidTr="00F42A45">
        <w:tc>
          <w:tcPr>
            <w:tcW w:w="3749" w:type="dxa"/>
          </w:tcPr>
          <w:p w14:paraId="139F71E2" w14:textId="0F157BD9" w:rsidR="0015667B" w:rsidRPr="008D0920" w:rsidRDefault="0015667B" w:rsidP="0015667B">
            <w:r w:rsidRPr="008D0920">
              <w:t>Schedule_ID</w:t>
            </w:r>
          </w:p>
        </w:tc>
        <w:tc>
          <w:tcPr>
            <w:tcW w:w="1980" w:type="dxa"/>
          </w:tcPr>
          <w:p w14:paraId="66E0B7C0" w14:textId="2C0C3625" w:rsidR="0015667B" w:rsidRPr="008D0920" w:rsidRDefault="0015667B" w:rsidP="0015667B">
            <w:pPr>
              <w:rPr>
                <w:highlight w:val="yellow"/>
              </w:rPr>
            </w:pPr>
            <w:r w:rsidRPr="008D0920">
              <w:t xml:space="preserve">The unique identifier for each individual schedule. </w:t>
            </w:r>
          </w:p>
        </w:tc>
        <w:tc>
          <w:tcPr>
            <w:tcW w:w="1822" w:type="dxa"/>
          </w:tcPr>
          <w:p w14:paraId="55F639FC" w14:textId="0D8F45F9" w:rsidR="0015667B" w:rsidRPr="008D0920" w:rsidRDefault="0015667B" w:rsidP="0015667B">
            <w:r w:rsidRPr="008D0920">
              <w:t>Number</w:t>
            </w:r>
          </w:p>
        </w:tc>
        <w:tc>
          <w:tcPr>
            <w:tcW w:w="1799" w:type="dxa"/>
          </w:tcPr>
          <w:p w14:paraId="621B4E57" w14:textId="4E9AEDBD" w:rsidR="0015667B" w:rsidRPr="008D0920" w:rsidRDefault="0015667B" w:rsidP="0015667B">
            <w:r w:rsidRPr="008D0920">
              <w:t>5</w:t>
            </w:r>
          </w:p>
        </w:tc>
      </w:tr>
      <w:tr w:rsidR="0015667B" w:rsidRPr="00F36900" w14:paraId="5EBE5427" w14:textId="77777777" w:rsidTr="00F42A45">
        <w:tc>
          <w:tcPr>
            <w:tcW w:w="3749" w:type="dxa"/>
          </w:tcPr>
          <w:p w14:paraId="2D71C0E3" w14:textId="013FD0EB" w:rsidR="0015667B" w:rsidRPr="008D0920" w:rsidRDefault="0015667B" w:rsidP="0015667B">
            <w:r w:rsidRPr="008D0920">
              <w:t>Schedule_ID_Shift_ID</w:t>
            </w:r>
          </w:p>
        </w:tc>
        <w:tc>
          <w:tcPr>
            <w:tcW w:w="1980" w:type="dxa"/>
          </w:tcPr>
          <w:p w14:paraId="000187D4" w14:textId="5EAE3781" w:rsidR="0015667B" w:rsidRPr="008D0920" w:rsidRDefault="0015667B" w:rsidP="0015667B">
            <w:r w:rsidRPr="008D0920">
              <w:t>The unique identifier for each individual shift.</w:t>
            </w:r>
          </w:p>
        </w:tc>
        <w:tc>
          <w:tcPr>
            <w:tcW w:w="1822" w:type="dxa"/>
          </w:tcPr>
          <w:p w14:paraId="55C48ECE" w14:textId="3F5F0E81" w:rsidR="0015667B" w:rsidRPr="008D0920" w:rsidRDefault="0015667B" w:rsidP="0015667B">
            <w:r w:rsidRPr="008D0920">
              <w:t>Number</w:t>
            </w:r>
          </w:p>
        </w:tc>
        <w:tc>
          <w:tcPr>
            <w:tcW w:w="1799" w:type="dxa"/>
          </w:tcPr>
          <w:p w14:paraId="70A756EA" w14:textId="1CF806D3" w:rsidR="0015667B" w:rsidRPr="008D0920" w:rsidRDefault="0015667B" w:rsidP="0015667B">
            <w:r w:rsidRPr="008D0920">
              <w:t>10</w:t>
            </w:r>
          </w:p>
        </w:tc>
      </w:tr>
      <w:tr w:rsidR="0015667B" w:rsidRPr="00F36900" w14:paraId="13690958" w14:textId="77777777" w:rsidTr="00F42A45">
        <w:tc>
          <w:tcPr>
            <w:tcW w:w="3749" w:type="dxa"/>
          </w:tcPr>
          <w:p w14:paraId="46AF53D4" w14:textId="660066F3" w:rsidR="0015667B" w:rsidRPr="008D0920" w:rsidRDefault="0015667B" w:rsidP="0015667B">
            <w:r w:rsidRPr="008D0920">
              <w:t>Shift_End_Time</w:t>
            </w:r>
          </w:p>
        </w:tc>
        <w:tc>
          <w:tcPr>
            <w:tcW w:w="1980" w:type="dxa"/>
          </w:tcPr>
          <w:p w14:paraId="4F2FC8ED" w14:textId="487C1142" w:rsidR="0015667B" w:rsidRPr="008D0920" w:rsidRDefault="0015667B" w:rsidP="0015667B">
            <w:r w:rsidRPr="008D0920">
              <w:t xml:space="preserve">The time which the volunteer shift ends. </w:t>
            </w:r>
          </w:p>
        </w:tc>
        <w:tc>
          <w:tcPr>
            <w:tcW w:w="1822" w:type="dxa"/>
          </w:tcPr>
          <w:p w14:paraId="773C0EED" w14:textId="04E8D4CA" w:rsidR="0015667B" w:rsidRPr="008D0920" w:rsidRDefault="0015667B" w:rsidP="0015667B">
            <w:r w:rsidRPr="008D0920">
              <w:t>Time</w:t>
            </w:r>
          </w:p>
        </w:tc>
        <w:tc>
          <w:tcPr>
            <w:tcW w:w="1799" w:type="dxa"/>
          </w:tcPr>
          <w:p w14:paraId="56158A57" w14:textId="460ED40B" w:rsidR="0015667B" w:rsidRPr="008D0920" w:rsidRDefault="0015667B" w:rsidP="0015667B">
            <w:r w:rsidRPr="008D0920">
              <w:t>20</w:t>
            </w:r>
          </w:p>
        </w:tc>
      </w:tr>
      <w:tr w:rsidR="0015667B" w:rsidRPr="00F36900" w14:paraId="59571751" w14:textId="77777777" w:rsidTr="00F42A45">
        <w:tc>
          <w:tcPr>
            <w:tcW w:w="3749" w:type="dxa"/>
          </w:tcPr>
          <w:p w14:paraId="331A5235" w14:textId="34BE8E13" w:rsidR="0015667B" w:rsidRPr="008D0920" w:rsidRDefault="0015667B" w:rsidP="0015667B">
            <w:r w:rsidRPr="008D0920">
              <w:t>Shift_Start_Time</w:t>
            </w:r>
          </w:p>
        </w:tc>
        <w:tc>
          <w:tcPr>
            <w:tcW w:w="1980" w:type="dxa"/>
          </w:tcPr>
          <w:p w14:paraId="13D09BD7" w14:textId="4ACE5FF6" w:rsidR="0015667B" w:rsidRPr="008D0920" w:rsidRDefault="0015667B" w:rsidP="0015667B">
            <w:r w:rsidRPr="008D0920">
              <w:t>The time which the volunteer shift starts.</w:t>
            </w:r>
          </w:p>
        </w:tc>
        <w:tc>
          <w:tcPr>
            <w:tcW w:w="1822" w:type="dxa"/>
          </w:tcPr>
          <w:p w14:paraId="44F73FC0" w14:textId="54187058" w:rsidR="0015667B" w:rsidRPr="008D0920" w:rsidRDefault="0015667B" w:rsidP="0015667B">
            <w:r w:rsidRPr="008D0920">
              <w:t>Time</w:t>
            </w:r>
          </w:p>
        </w:tc>
        <w:tc>
          <w:tcPr>
            <w:tcW w:w="1799" w:type="dxa"/>
          </w:tcPr>
          <w:p w14:paraId="5C558EE0" w14:textId="71785BA5" w:rsidR="0015667B" w:rsidRPr="008D0920" w:rsidRDefault="0015667B" w:rsidP="0015667B">
            <w:r w:rsidRPr="008D0920">
              <w:t>20</w:t>
            </w:r>
          </w:p>
        </w:tc>
      </w:tr>
      <w:tr w:rsidR="0015667B" w:rsidRPr="00F36900" w14:paraId="30059279" w14:textId="77777777" w:rsidTr="00F42A45">
        <w:tc>
          <w:tcPr>
            <w:tcW w:w="3749" w:type="dxa"/>
          </w:tcPr>
          <w:p w14:paraId="7D26667F" w14:textId="699B5BFA" w:rsidR="0015667B" w:rsidRPr="008D0920" w:rsidRDefault="0015667B" w:rsidP="0015667B">
            <w:r w:rsidRPr="008D0920">
              <w:t>Shift_Type</w:t>
            </w:r>
          </w:p>
        </w:tc>
        <w:tc>
          <w:tcPr>
            <w:tcW w:w="1980" w:type="dxa"/>
          </w:tcPr>
          <w:p w14:paraId="453721CE" w14:textId="7C4A84F1" w:rsidR="0015667B" w:rsidRPr="008D0920" w:rsidRDefault="0015667B" w:rsidP="0015667B">
            <w:r w:rsidRPr="008D0920">
              <w:t>The types of shifts that are available for volunteers to sign up for.</w:t>
            </w:r>
          </w:p>
        </w:tc>
        <w:tc>
          <w:tcPr>
            <w:tcW w:w="1822" w:type="dxa"/>
          </w:tcPr>
          <w:p w14:paraId="6F18A57D" w14:textId="5DA0BB23" w:rsidR="0015667B" w:rsidRPr="008D0920" w:rsidRDefault="0015667B" w:rsidP="0015667B">
            <w:r w:rsidRPr="008D0920">
              <w:t>Text</w:t>
            </w:r>
          </w:p>
        </w:tc>
        <w:tc>
          <w:tcPr>
            <w:tcW w:w="1799" w:type="dxa"/>
          </w:tcPr>
          <w:p w14:paraId="1F919B75" w14:textId="527844E7" w:rsidR="0015667B" w:rsidRPr="008D0920" w:rsidRDefault="0015667B" w:rsidP="0015667B">
            <w:r w:rsidRPr="008D0920">
              <w:t>20</w:t>
            </w:r>
          </w:p>
        </w:tc>
      </w:tr>
      <w:tr w:rsidR="0015667B" w:rsidRPr="00F36900" w14:paraId="5E1A1605" w14:textId="77777777" w:rsidTr="00F42A45">
        <w:tc>
          <w:tcPr>
            <w:tcW w:w="3749" w:type="dxa"/>
          </w:tcPr>
          <w:p w14:paraId="60D103EC" w14:textId="50BBA03B" w:rsidR="0015667B" w:rsidRPr="008D0920" w:rsidRDefault="0015667B" w:rsidP="0015667B">
            <w:r w:rsidRPr="008D0920">
              <w:t>Sign_In_Time</w:t>
            </w:r>
          </w:p>
        </w:tc>
        <w:tc>
          <w:tcPr>
            <w:tcW w:w="1980" w:type="dxa"/>
          </w:tcPr>
          <w:p w14:paraId="4D905804" w14:textId="72983D22" w:rsidR="0015667B" w:rsidRPr="008D0920" w:rsidRDefault="0015667B" w:rsidP="0015667B">
            <w:r w:rsidRPr="008D0920">
              <w:t>The time which the volunteer checks into their volunteer shift.</w:t>
            </w:r>
          </w:p>
        </w:tc>
        <w:tc>
          <w:tcPr>
            <w:tcW w:w="1822" w:type="dxa"/>
          </w:tcPr>
          <w:p w14:paraId="358D5EC8" w14:textId="00F5806D" w:rsidR="0015667B" w:rsidRPr="008D0920" w:rsidRDefault="0015667B" w:rsidP="0015667B">
            <w:r w:rsidRPr="008D0920">
              <w:t>Time</w:t>
            </w:r>
          </w:p>
        </w:tc>
        <w:tc>
          <w:tcPr>
            <w:tcW w:w="1799" w:type="dxa"/>
          </w:tcPr>
          <w:p w14:paraId="0B79E385" w14:textId="419B6D73" w:rsidR="0015667B" w:rsidRPr="008D0920" w:rsidRDefault="0015667B" w:rsidP="0015667B">
            <w:r w:rsidRPr="008D0920">
              <w:t>20</w:t>
            </w:r>
          </w:p>
        </w:tc>
      </w:tr>
      <w:tr w:rsidR="0015667B" w:rsidRPr="00F36900" w14:paraId="13EC6866" w14:textId="77777777" w:rsidTr="00F42A45">
        <w:tc>
          <w:tcPr>
            <w:tcW w:w="3749" w:type="dxa"/>
          </w:tcPr>
          <w:p w14:paraId="29CB9A34" w14:textId="02472E59" w:rsidR="0015667B" w:rsidRPr="008D0920" w:rsidRDefault="0015667B" w:rsidP="0015667B">
            <w:r w:rsidRPr="008D0920">
              <w:t>Sign_Out_Time</w:t>
            </w:r>
          </w:p>
        </w:tc>
        <w:tc>
          <w:tcPr>
            <w:tcW w:w="1980" w:type="dxa"/>
          </w:tcPr>
          <w:p w14:paraId="02E7954F" w14:textId="7C20763A" w:rsidR="0015667B" w:rsidRPr="008D0920" w:rsidRDefault="0015667B" w:rsidP="0015667B">
            <w:r w:rsidRPr="008D0920">
              <w:t>The time which the volunteer checks out of their volunteer shift.</w:t>
            </w:r>
          </w:p>
        </w:tc>
        <w:tc>
          <w:tcPr>
            <w:tcW w:w="1822" w:type="dxa"/>
          </w:tcPr>
          <w:p w14:paraId="0957B811" w14:textId="1D8C2833" w:rsidR="0015667B" w:rsidRPr="008D0920" w:rsidRDefault="0015667B" w:rsidP="0015667B">
            <w:r w:rsidRPr="008D0920">
              <w:t>Time</w:t>
            </w:r>
          </w:p>
        </w:tc>
        <w:tc>
          <w:tcPr>
            <w:tcW w:w="1799" w:type="dxa"/>
          </w:tcPr>
          <w:p w14:paraId="053D18C8" w14:textId="7F67063E" w:rsidR="0015667B" w:rsidRPr="008D0920" w:rsidRDefault="0015667B" w:rsidP="0015667B">
            <w:r w:rsidRPr="008D0920">
              <w:t>20</w:t>
            </w:r>
          </w:p>
        </w:tc>
      </w:tr>
      <w:tr w:rsidR="0015667B" w:rsidRPr="00F36900" w14:paraId="4E41B1B3" w14:textId="77777777" w:rsidTr="00F42A45">
        <w:tc>
          <w:tcPr>
            <w:tcW w:w="3749" w:type="dxa"/>
          </w:tcPr>
          <w:p w14:paraId="6F6DBAAA" w14:textId="507001D5" w:rsidR="0015667B" w:rsidRPr="008D0920" w:rsidRDefault="0015667B" w:rsidP="0015667B">
            <w:r w:rsidRPr="008D0920">
              <w:t>Slots_Available</w:t>
            </w:r>
          </w:p>
        </w:tc>
        <w:tc>
          <w:tcPr>
            <w:tcW w:w="1980" w:type="dxa"/>
          </w:tcPr>
          <w:p w14:paraId="5F9F0C1C" w14:textId="3B0784B1" w:rsidR="0015667B" w:rsidRPr="008D0920" w:rsidRDefault="0015667B" w:rsidP="0015667B">
            <w:r w:rsidRPr="008D0920">
              <w:t>The slots that are available for a volunteer to sign up.</w:t>
            </w:r>
          </w:p>
        </w:tc>
        <w:tc>
          <w:tcPr>
            <w:tcW w:w="1822" w:type="dxa"/>
          </w:tcPr>
          <w:p w14:paraId="73A06DDA" w14:textId="32007A7E" w:rsidR="0015667B" w:rsidRPr="008D0920" w:rsidRDefault="0015667B" w:rsidP="0015667B">
            <w:r w:rsidRPr="008D0920">
              <w:t>Time</w:t>
            </w:r>
          </w:p>
        </w:tc>
        <w:tc>
          <w:tcPr>
            <w:tcW w:w="1799" w:type="dxa"/>
          </w:tcPr>
          <w:p w14:paraId="6CA342AC" w14:textId="4C91A0B5" w:rsidR="0015667B" w:rsidRPr="008D0920" w:rsidRDefault="0015667B" w:rsidP="0015667B">
            <w:r w:rsidRPr="008D0920">
              <w:t>20</w:t>
            </w:r>
          </w:p>
        </w:tc>
      </w:tr>
      <w:tr w:rsidR="0015667B" w:rsidRPr="00F36900" w14:paraId="7282661C" w14:textId="77777777" w:rsidTr="00F42A45">
        <w:tc>
          <w:tcPr>
            <w:tcW w:w="3749" w:type="dxa"/>
          </w:tcPr>
          <w:p w14:paraId="558916BE" w14:textId="6BAAD025" w:rsidR="0015667B" w:rsidRPr="008D0920" w:rsidRDefault="0015667B" w:rsidP="0015667B">
            <w:r w:rsidRPr="008D0920">
              <w:t>Volunteer_Address_City</w:t>
            </w:r>
          </w:p>
        </w:tc>
        <w:tc>
          <w:tcPr>
            <w:tcW w:w="1980" w:type="dxa"/>
          </w:tcPr>
          <w:p w14:paraId="073A561C" w14:textId="020F8A49" w:rsidR="0015667B" w:rsidRPr="008D0920" w:rsidRDefault="0015667B" w:rsidP="0015667B">
            <w:r w:rsidRPr="008D0920">
              <w:t>The city a volunteer lives in.</w:t>
            </w:r>
          </w:p>
        </w:tc>
        <w:tc>
          <w:tcPr>
            <w:tcW w:w="1822" w:type="dxa"/>
          </w:tcPr>
          <w:p w14:paraId="640636E7" w14:textId="0058CD1A" w:rsidR="0015667B" w:rsidRPr="008D0920" w:rsidRDefault="0015667B" w:rsidP="0015667B">
            <w:r w:rsidRPr="008D0920">
              <w:t>Text</w:t>
            </w:r>
          </w:p>
        </w:tc>
        <w:tc>
          <w:tcPr>
            <w:tcW w:w="1799" w:type="dxa"/>
          </w:tcPr>
          <w:p w14:paraId="5D7527BD" w14:textId="2EFBDADB" w:rsidR="0015667B" w:rsidRPr="008D0920" w:rsidRDefault="0015667B" w:rsidP="0015667B">
            <w:r w:rsidRPr="008D0920">
              <w:t>20</w:t>
            </w:r>
          </w:p>
        </w:tc>
      </w:tr>
      <w:tr w:rsidR="0015667B" w:rsidRPr="00F36900" w14:paraId="3A7A3D77" w14:textId="77777777" w:rsidTr="00F42A45">
        <w:tc>
          <w:tcPr>
            <w:tcW w:w="3749" w:type="dxa"/>
          </w:tcPr>
          <w:p w14:paraId="0F9421F5" w14:textId="3C329ED0" w:rsidR="0015667B" w:rsidRPr="008D0920" w:rsidRDefault="0015667B" w:rsidP="0015667B">
            <w:r w:rsidRPr="008D0920">
              <w:t>Volunteer_Address_State</w:t>
            </w:r>
          </w:p>
        </w:tc>
        <w:tc>
          <w:tcPr>
            <w:tcW w:w="1980" w:type="dxa"/>
          </w:tcPr>
          <w:p w14:paraId="40E76921" w14:textId="06B2264D" w:rsidR="0015667B" w:rsidRPr="008D0920" w:rsidRDefault="0015667B" w:rsidP="0015667B">
            <w:r w:rsidRPr="008D0920">
              <w:t>The address a volunteer lives in.</w:t>
            </w:r>
          </w:p>
        </w:tc>
        <w:tc>
          <w:tcPr>
            <w:tcW w:w="1822" w:type="dxa"/>
          </w:tcPr>
          <w:p w14:paraId="08B8E884" w14:textId="2EC2829F" w:rsidR="0015667B" w:rsidRPr="008D0920" w:rsidRDefault="0015667B" w:rsidP="0015667B">
            <w:r w:rsidRPr="008D0920">
              <w:t>Letter</w:t>
            </w:r>
          </w:p>
        </w:tc>
        <w:tc>
          <w:tcPr>
            <w:tcW w:w="1799" w:type="dxa"/>
          </w:tcPr>
          <w:p w14:paraId="38BCB50B" w14:textId="36D9DC00" w:rsidR="0015667B" w:rsidRPr="008D0920" w:rsidRDefault="0015667B" w:rsidP="0015667B">
            <w:r w:rsidRPr="008D0920">
              <w:t>2</w:t>
            </w:r>
          </w:p>
        </w:tc>
      </w:tr>
      <w:tr w:rsidR="0015667B" w:rsidRPr="00F36900" w14:paraId="75A16054" w14:textId="77777777" w:rsidTr="00F42A45">
        <w:tc>
          <w:tcPr>
            <w:tcW w:w="3749" w:type="dxa"/>
          </w:tcPr>
          <w:p w14:paraId="7E94C93B" w14:textId="60573F81" w:rsidR="0015667B" w:rsidRPr="008D0920" w:rsidRDefault="0015667B" w:rsidP="0015667B">
            <w:r w:rsidRPr="008D0920">
              <w:t>Volunteer_Address_Street</w:t>
            </w:r>
          </w:p>
        </w:tc>
        <w:tc>
          <w:tcPr>
            <w:tcW w:w="1980" w:type="dxa"/>
          </w:tcPr>
          <w:p w14:paraId="2CF8D5D2" w14:textId="4E8A1737" w:rsidR="0015667B" w:rsidRPr="008D0920" w:rsidRDefault="0015667B" w:rsidP="0015667B">
            <w:r w:rsidRPr="008D0920">
              <w:t>The street address of a volunteer.</w:t>
            </w:r>
          </w:p>
        </w:tc>
        <w:tc>
          <w:tcPr>
            <w:tcW w:w="1822" w:type="dxa"/>
          </w:tcPr>
          <w:p w14:paraId="612F96A7" w14:textId="57F1C79E" w:rsidR="0015667B" w:rsidRPr="008D0920" w:rsidRDefault="0015667B" w:rsidP="0015667B">
            <w:r w:rsidRPr="008D0920">
              <w:t>Text</w:t>
            </w:r>
          </w:p>
        </w:tc>
        <w:tc>
          <w:tcPr>
            <w:tcW w:w="1799" w:type="dxa"/>
          </w:tcPr>
          <w:p w14:paraId="79B37BCD" w14:textId="6AF6EAE1" w:rsidR="0015667B" w:rsidRPr="008D0920" w:rsidRDefault="0015667B" w:rsidP="0015667B">
            <w:r w:rsidRPr="008D0920">
              <w:t>25</w:t>
            </w:r>
          </w:p>
        </w:tc>
      </w:tr>
      <w:tr w:rsidR="0015667B" w:rsidRPr="00F36900" w14:paraId="65B183A5" w14:textId="77777777" w:rsidTr="00F42A45">
        <w:tc>
          <w:tcPr>
            <w:tcW w:w="3749" w:type="dxa"/>
          </w:tcPr>
          <w:p w14:paraId="0BE2556A" w14:textId="05FA5921" w:rsidR="0015667B" w:rsidRPr="008D0920" w:rsidRDefault="0015667B" w:rsidP="0015667B">
            <w:r w:rsidRPr="008D0920">
              <w:t>Volunteer_Address_Zip</w:t>
            </w:r>
            <w:r w:rsidR="004779C2">
              <w:t>_Code</w:t>
            </w:r>
          </w:p>
        </w:tc>
        <w:tc>
          <w:tcPr>
            <w:tcW w:w="1980" w:type="dxa"/>
          </w:tcPr>
          <w:p w14:paraId="04F38A9E" w14:textId="643D2436" w:rsidR="0015667B" w:rsidRPr="008D0920" w:rsidRDefault="0015667B" w:rsidP="0015667B">
            <w:r w:rsidRPr="008D0920">
              <w:t>The zip code a volunteer lives in.</w:t>
            </w:r>
          </w:p>
        </w:tc>
        <w:tc>
          <w:tcPr>
            <w:tcW w:w="1822" w:type="dxa"/>
          </w:tcPr>
          <w:p w14:paraId="0E199157" w14:textId="41AD8452" w:rsidR="0015667B" w:rsidRPr="008D0920" w:rsidRDefault="0015667B" w:rsidP="0015667B">
            <w:r w:rsidRPr="008D0920">
              <w:t>Number</w:t>
            </w:r>
          </w:p>
        </w:tc>
        <w:tc>
          <w:tcPr>
            <w:tcW w:w="1799" w:type="dxa"/>
          </w:tcPr>
          <w:p w14:paraId="05E96417" w14:textId="57DB59A1" w:rsidR="0015667B" w:rsidRPr="008D0920" w:rsidRDefault="0015667B" w:rsidP="0015667B">
            <w:r w:rsidRPr="008D0920">
              <w:t>5</w:t>
            </w:r>
          </w:p>
        </w:tc>
      </w:tr>
      <w:tr w:rsidR="0015667B" w:rsidRPr="00F36900" w14:paraId="4FD74EAE" w14:textId="77777777" w:rsidTr="00F42A45">
        <w:tc>
          <w:tcPr>
            <w:tcW w:w="3749" w:type="dxa"/>
          </w:tcPr>
          <w:p w14:paraId="3F98315C" w14:textId="4BFBC85D" w:rsidR="0015667B" w:rsidRPr="008D0920" w:rsidRDefault="0015667B" w:rsidP="0015667B">
            <w:r w:rsidRPr="008D0920">
              <w:t>Volunteer_Date_of_Birth</w:t>
            </w:r>
          </w:p>
        </w:tc>
        <w:tc>
          <w:tcPr>
            <w:tcW w:w="1980" w:type="dxa"/>
          </w:tcPr>
          <w:p w14:paraId="4CAA7FB2" w14:textId="2FBD87EE" w:rsidR="0015667B" w:rsidRPr="008D0920" w:rsidRDefault="0015667B" w:rsidP="0015667B">
            <w:r w:rsidRPr="008D0920">
              <w:t>The date of birth of a volunteer.</w:t>
            </w:r>
          </w:p>
        </w:tc>
        <w:tc>
          <w:tcPr>
            <w:tcW w:w="1822" w:type="dxa"/>
          </w:tcPr>
          <w:p w14:paraId="43F1B15F" w14:textId="4E3DCC00" w:rsidR="0015667B" w:rsidRPr="008D0920" w:rsidRDefault="0015667B" w:rsidP="0015667B">
            <w:r w:rsidRPr="008D0920">
              <w:t>Date</w:t>
            </w:r>
          </w:p>
        </w:tc>
        <w:tc>
          <w:tcPr>
            <w:tcW w:w="1799" w:type="dxa"/>
          </w:tcPr>
          <w:p w14:paraId="2A2E5DF5" w14:textId="1B541214" w:rsidR="0015667B" w:rsidRPr="008D0920" w:rsidRDefault="0015667B" w:rsidP="0015667B">
            <w:r w:rsidRPr="008D0920">
              <w:t>10</w:t>
            </w:r>
          </w:p>
        </w:tc>
      </w:tr>
      <w:tr w:rsidR="0015667B" w:rsidRPr="00F36900" w14:paraId="75B8C46D" w14:textId="77777777" w:rsidTr="00F42A45">
        <w:tc>
          <w:tcPr>
            <w:tcW w:w="3749" w:type="dxa"/>
          </w:tcPr>
          <w:p w14:paraId="029E2266" w14:textId="3B49D787" w:rsidR="0015667B" w:rsidRPr="008D0920" w:rsidRDefault="0015667B" w:rsidP="0015667B">
            <w:r w:rsidRPr="008D0920">
              <w:t>Volunteer_Email</w:t>
            </w:r>
          </w:p>
        </w:tc>
        <w:tc>
          <w:tcPr>
            <w:tcW w:w="1980" w:type="dxa"/>
          </w:tcPr>
          <w:p w14:paraId="079A4347" w14:textId="5972732E" w:rsidR="0015667B" w:rsidRPr="008D0920" w:rsidRDefault="0015667B" w:rsidP="0015667B">
            <w:r w:rsidRPr="008D0920">
              <w:t>The email address of a volunteer.</w:t>
            </w:r>
          </w:p>
        </w:tc>
        <w:tc>
          <w:tcPr>
            <w:tcW w:w="1822" w:type="dxa"/>
          </w:tcPr>
          <w:p w14:paraId="4413B251" w14:textId="67D7B1C9" w:rsidR="0015667B" w:rsidRPr="008D0920" w:rsidRDefault="0015667B" w:rsidP="0015667B">
            <w:r w:rsidRPr="008D0920">
              <w:t>Email</w:t>
            </w:r>
          </w:p>
        </w:tc>
        <w:tc>
          <w:tcPr>
            <w:tcW w:w="1799" w:type="dxa"/>
          </w:tcPr>
          <w:p w14:paraId="42ACAEC0" w14:textId="3515DBBE" w:rsidR="0015667B" w:rsidRPr="008D0920" w:rsidRDefault="0015667B" w:rsidP="0015667B">
            <w:r w:rsidRPr="008D0920">
              <w:t>30</w:t>
            </w:r>
          </w:p>
        </w:tc>
      </w:tr>
      <w:tr w:rsidR="0015667B" w:rsidRPr="00F36900" w14:paraId="59C90C6D" w14:textId="77777777" w:rsidTr="00F42A45">
        <w:tc>
          <w:tcPr>
            <w:tcW w:w="3749" w:type="dxa"/>
          </w:tcPr>
          <w:p w14:paraId="4C549124" w14:textId="4FF2BB71" w:rsidR="0015667B" w:rsidRPr="008D0920" w:rsidRDefault="0015667B" w:rsidP="0015667B">
            <w:r w:rsidRPr="008D0920">
              <w:t>Volunteer_ID</w:t>
            </w:r>
          </w:p>
        </w:tc>
        <w:tc>
          <w:tcPr>
            <w:tcW w:w="1980" w:type="dxa"/>
          </w:tcPr>
          <w:p w14:paraId="6351028B" w14:textId="5F713635" w:rsidR="0015667B" w:rsidRPr="008D0920" w:rsidRDefault="0015667B" w:rsidP="0015667B">
            <w:r w:rsidRPr="008D0920">
              <w:t>A unique identifier for each volunteer.</w:t>
            </w:r>
          </w:p>
        </w:tc>
        <w:tc>
          <w:tcPr>
            <w:tcW w:w="1822" w:type="dxa"/>
          </w:tcPr>
          <w:p w14:paraId="35DB80FD" w14:textId="56031514" w:rsidR="0015667B" w:rsidRPr="008D0920" w:rsidRDefault="0015667B" w:rsidP="0015667B">
            <w:r w:rsidRPr="008D0920">
              <w:t>Number</w:t>
            </w:r>
          </w:p>
        </w:tc>
        <w:tc>
          <w:tcPr>
            <w:tcW w:w="1799" w:type="dxa"/>
          </w:tcPr>
          <w:p w14:paraId="40F0325E" w14:textId="48114026" w:rsidR="0015667B" w:rsidRPr="008D0920" w:rsidRDefault="0015667B" w:rsidP="0015667B">
            <w:r w:rsidRPr="008D0920">
              <w:t>7</w:t>
            </w:r>
          </w:p>
        </w:tc>
      </w:tr>
      <w:tr w:rsidR="0015667B" w:rsidRPr="00F36900" w14:paraId="62478229" w14:textId="77777777" w:rsidTr="00F42A45">
        <w:tc>
          <w:tcPr>
            <w:tcW w:w="3749" w:type="dxa"/>
          </w:tcPr>
          <w:p w14:paraId="10EE87FE" w14:textId="416C6057" w:rsidR="0015667B" w:rsidRPr="008D0920" w:rsidRDefault="0015667B" w:rsidP="0015667B">
            <w:r w:rsidRPr="008D0920">
              <w:t>Volunteer_ID_Group_ID</w:t>
            </w:r>
          </w:p>
        </w:tc>
        <w:tc>
          <w:tcPr>
            <w:tcW w:w="1980" w:type="dxa"/>
          </w:tcPr>
          <w:p w14:paraId="29E3DF4F" w14:textId="4C627BC2" w:rsidR="0015667B" w:rsidRPr="008D0920" w:rsidRDefault="0015667B" w:rsidP="0015667B">
            <w:r w:rsidRPr="008D0920">
              <w:t xml:space="preserve">The unique identifier for a volunteer coming with a </w:t>
            </w:r>
          </w:p>
        </w:tc>
        <w:tc>
          <w:tcPr>
            <w:tcW w:w="1822" w:type="dxa"/>
          </w:tcPr>
          <w:p w14:paraId="25FAB0D8" w14:textId="25CDC07A" w:rsidR="0015667B" w:rsidRPr="008D0920" w:rsidRDefault="0015667B" w:rsidP="0015667B">
            <w:r w:rsidRPr="008D0920">
              <w:t>Number</w:t>
            </w:r>
          </w:p>
        </w:tc>
        <w:tc>
          <w:tcPr>
            <w:tcW w:w="1799" w:type="dxa"/>
          </w:tcPr>
          <w:p w14:paraId="1D5F0B76" w14:textId="69A31199" w:rsidR="0015667B" w:rsidRPr="008D0920" w:rsidRDefault="0015667B" w:rsidP="0015667B">
            <w:r w:rsidRPr="008D0920">
              <w:t>10</w:t>
            </w:r>
          </w:p>
        </w:tc>
      </w:tr>
      <w:tr w:rsidR="0015667B" w:rsidRPr="00F36900" w14:paraId="13FA9663" w14:textId="77777777" w:rsidTr="00F42A45">
        <w:tc>
          <w:tcPr>
            <w:tcW w:w="3749" w:type="dxa"/>
          </w:tcPr>
          <w:p w14:paraId="6C5945FE" w14:textId="4F1B2CC7" w:rsidR="0015667B" w:rsidRPr="008D0920" w:rsidRDefault="0015667B" w:rsidP="0015667B">
            <w:r w:rsidRPr="008D0920">
              <w:t>Volunteer_ID_Minor_ID</w:t>
            </w:r>
          </w:p>
        </w:tc>
        <w:tc>
          <w:tcPr>
            <w:tcW w:w="1980" w:type="dxa"/>
          </w:tcPr>
          <w:p w14:paraId="37DF1F14" w14:textId="510859B6" w:rsidR="0015667B" w:rsidRPr="008D0920" w:rsidRDefault="0015667B" w:rsidP="0015667B">
            <w:r w:rsidRPr="008D0920">
              <w:t xml:space="preserve"> The unique identifier for a minor and the adult linked to their account.</w:t>
            </w:r>
          </w:p>
        </w:tc>
        <w:tc>
          <w:tcPr>
            <w:tcW w:w="1822" w:type="dxa"/>
          </w:tcPr>
          <w:p w14:paraId="05B81B36" w14:textId="1C70FA63" w:rsidR="0015667B" w:rsidRPr="008D0920" w:rsidRDefault="0015667B" w:rsidP="0015667B">
            <w:r w:rsidRPr="008D0920">
              <w:t>Number</w:t>
            </w:r>
          </w:p>
        </w:tc>
        <w:tc>
          <w:tcPr>
            <w:tcW w:w="1799" w:type="dxa"/>
          </w:tcPr>
          <w:p w14:paraId="02F88B09" w14:textId="4FE2B6E4" w:rsidR="0015667B" w:rsidRPr="008D0920" w:rsidRDefault="0015667B" w:rsidP="0015667B">
            <w:r w:rsidRPr="008D0920">
              <w:t>12</w:t>
            </w:r>
          </w:p>
        </w:tc>
      </w:tr>
      <w:tr w:rsidR="0015667B" w:rsidRPr="00F36900" w14:paraId="6A165022" w14:textId="77777777" w:rsidTr="00F42A45">
        <w:tc>
          <w:tcPr>
            <w:tcW w:w="3749" w:type="dxa"/>
          </w:tcPr>
          <w:p w14:paraId="5D76463B" w14:textId="5B4873BD" w:rsidR="0015667B" w:rsidRPr="008D0920" w:rsidRDefault="0015667B" w:rsidP="0015667B">
            <w:r w:rsidRPr="008D0920">
              <w:t>Volunteer_Name_First_Name</w:t>
            </w:r>
          </w:p>
        </w:tc>
        <w:tc>
          <w:tcPr>
            <w:tcW w:w="1980" w:type="dxa"/>
          </w:tcPr>
          <w:p w14:paraId="1D713408" w14:textId="0B71C6A8" w:rsidR="0015667B" w:rsidRPr="008D0920" w:rsidRDefault="0015667B" w:rsidP="0015667B">
            <w:r w:rsidRPr="008D0920">
              <w:t>The first name of a volunteer.</w:t>
            </w:r>
          </w:p>
        </w:tc>
        <w:tc>
          <w:tcPr>
            <w:tcW w:w="1822" w:type="dxa"/>
          </w:tcPr>
          <w:p w14:paraId="1AE5CE48" w14:textId="4FDB3DE9" w:rsidR="0015667B" w:rsidRPr="008D0920" w:rsidRDefault="0015667B" w:rsidP="0015667B">
            <w:r w:rsidRPr="008D0920">
              <w:t>Text</w:t>
            </w:r>
          </w:p>
        </w:tc>
        <w:tc>
          <w:tcPr>
            <w:tcW w:w="1799" w:type="dxa"/>
          </w:tcPr>
          <w:p w14:paraId="7D275C8C" w14:textId="26446E22" w:rsidR="0015667B" w:rsidRPr="008D0920" w:rsidRDefault="0015667B" w:rsidP="0015667B">
            <w:r w:rsidRPr="008D0920">
              <w:t>25</w:t>
            </w:r>
          </w:p>
        </w:tc>
      </w:tr>
      <w:tr w:rsidR="0015667B" w:rsidRPr="00F36900" w14:paraId="5C14F14E" w14:textId="77777777" w:rsidTr="00F42A45">
        <w:tc>
          <w:tcPr>
            <w:tcW w:w="3749" w:type="dxa"/>
          </w:tcPr>
          <w:p w14:paraId="7515DDDA" w14:textId="39E35A99" w:rsidR="0015667B" w:rsidRPr="008D0920" w:rsidRDefault="0015667B" w:rsidP="0015667B">
            <w:r w:rsidRPr="008D0920">
              <w:t>Volunteer_Name_Last_Name</w:t>
            </w:r>
          </w:p>
        </w:tc>
        <w:tc>
          <w:tcPr>
            <w:tcW w:w="1980" w:type="dxa"/>
          </w:tcPr>
          <w:p w14:paraId="62ECE4D0" w14:textId="3A746C14" w:rsidR="0015667B" w:rsidRPr="008D0920" w:rsidRDefault="0015667B" w:rsidP="0015667B">
            <w:r w:rsidRPr="008D0920">
              <w:t>The last name of a volunteer.</w:t>
            </w:r>
          </w:p>
        </w:tc>
        <w:tc>
          <w:tcPr>
            <w:tcW w:w="1822" w:type="dxa"/>
          </w:tcPr>
          <w:p w14:paraId="3512D9B4" w14:textId="362ACA1F" w:rsidR="0015667B" w:rsidRPr="008D0920" w:rsidRDefault="0015667B" w:rsidP="0015667B">
            <w:r w:rsidRPr="008D0920">
              <w:t>Text</w:t>
            </w:r>
          </w:p>
        </w:tc>
        <w:tc>
          <w:tcPr>
            <w:tcW w:w="1799" w:type="dxa"/>
          </w:tcPr>
          <w:p w14:paraId="2F369593" w14:textId="5C068AE1" w:rsidR="0015667B" w:rsidRPr="008D0920" w:rsidRDefault="0015667B" w:rsidP="0015667B">
            <w:r w:rsidRPr="008D0920">
              <w:t>25</w:t>
            </w:r>
          </w:p>
        </w:tc>
      </w:tr>
      <w:tr w:rsidR="0015667B" w:rsidRPr="00F36900" w14:paraId="64517F8C" w14:textId="77777777" w:rsidTr="00F42A45">
        <w:tc>
          <w:tcPr>
            <w:tcW w:w="3749" w:type="dxa"/>
          </w:tcPr>
          <w:p w14:paraId="2A7A336D" w14:textId="6EFCCD6B" w:rsidR="0015667B" w:rsidRPr="008D0920" w:rsidRDefault="0015667B" w:rsidP="0015667B">
            <w:r w:rsidRPr="008D0920">
              <w:t>Volunteer_Phone_Number</w:t>
            </w:r>
          </w:p>
        </w:tc>
        <w:tc>
          <w:tcPr>
            <w:tcW w:w="1980" w:type="dxa"/>
          </w:tcPr>
          <w:p w14:paraId="2D139A44" w14:textId="7D91898A" w:rsidR="0015667B" w:rsidRPr="008D0920" w:rsidRDefault="0015667B" w:rsidP="0015667B">
            <w:r w:rsidRPr="008D0920">
              <w:t xml:space="preserve">The phone number of a volunteer. </w:t>
            </w:r>
          </w:p>
        </w:tc>
        <w:tc>
          <w:tcPr>
            <w:tcW w:w="1822" w:type="dxa"/>
          </w:tcPr>
          <w:p w14:paraId="6411E8FC" w14:textId="389EA474" w:rsidR="0015667B" w:rsidRPr="008D0920" w:rsidRDefault="0015667B" w:rsidP="0015667B">
            <w:r w:rsidRPr="008D0920">
              <w:t>Number</w:t>
            </w:r>
          </w:p>
        </w:tc>
        <w:tc>
          <w:tcPr>
            <w:tcW w:w="1799" w:type="dxa"/>
          </w:tcPr>
          <w:p w14:paraId="1E23F3ED" w14:textId="5F621B13" w:rsidR="0015667B" w:rsidRPr="008D0920" w:rsidRDefault="0015667B" w:rsidP="0015667B">
            <w:r w:rsidRPr="008D0920">
              <w:t>10</w:t>
            </w:r>
          </w:p>
        </w:tc>
      </w:tr>
    </w:tbl>
    <w:p w14:paraId="5F9070FB" w14:textId="77777777" w:rsidR="00FE61ED" w:rsidRDefault="00FE61ED" w:rsidP="0038694B">
      <w:pPr>
        <w:pStyle w:val="Heading3"/>
        <w:spacing w:before="0" w:after="0" w:line="360" w:lineRule="auto"/>
        <w:rPr>
          <w:rStyle w:val="Heading2Char"/>
          <w:rFonts w:ascii="Times New Roman" w:hAnsi="Times New Roman" w:cs="Times New Roman"/>
          <w:color w:val="auto"/>
        </w:rPr>
      </w:pPr>
    </w:p>
    <w:p w14:paraId="38639D7A" w14:textId="77777777" w:rsidR="00FE61ED" w:rsidRDefault="00FE61ED">
      <w:pPr>
        <w:rPr>
          <w:rStyle w:val="Heading2Char"/>
          <w:rFonts w:ascii="Times New Roman" w:hAnsi="Times New Roman" w:cs="Times New Roman"/>
          <w:color w:val="auto"/>
        </w:rPr>
      </w:pPr>
      <w:r>
        <w:rPr>
          <w:rStyle w:val="Heading2Char"/>
          <w:rFonts w:ascii="Times New Roman" w:hAnsi="Times New Roman" w:cs="Times New Roman"/>
          <w:color w:val="auto"/>
        </w:rPr>
        <w:br w:type="page"/>
      </w:r>
    </w:p>
    <w:p w14:paraId="176340AE" w14:textId="43847017" w:rsidR="00F361AE" w:rsidRPr="0038694B" w:rsidRDefault="00F36900" w:rsidP="0038694B">
      <w:pPr>
        <w:pStyle w:val="Heading3"/>
        <w:spacing w:before="0" w:after="0" w:line="360" w:lineRule="auto"/>
        <w:rPr>
          <w:rStyle w:val="Heading2Char"/>
          <w:rFonts w:ascii="Times New Roman" w:hAnsi="Times New Roman" w:cs="Times New Roman"/>
          <w:color w:val="auto"/>
        </w:rPr>
      </w:pPr>
      <w:bookmarkStart w:id="214" w:name="_Toc213589123"/>
      <w:bookmarkStart w:id="215" w:name="_Toc213618891"/>
      <w:bookmarkStart w:id="216" w:name="_Toc215649075"/>
      <w:bookmarkStart w:id="217" w:name="_Toc215649247"/>
      <w:bookmarkStart w:id="218" w:name="_Toc215671560"/>
      <w:r w:rsidRPr="00F36900">
        <w:rPr>
          <w:rStyle w:val="Heading2Char"/>
          <w:rFonts w:ascii="Times New Roman" w:hAnsi="Times New Roman" w:cs="Times New Roman"/>
          <w:color w:val="auto"/>
        </w:rPr>
        <w:t>Process Report</w:t>
      </w:r>
      <w:bookmarkEnd w:id="214"/>
      <w:bookmarkEnd w:id="215"/>
      <w:bookmarkEnd w:id="216"/>
      <w:bookmarkEnd w:id="217"/>
      <w:bookmarkEnd w:id="218"/>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FE61ED" w:rsidRPr="00F36900" w14:paraId="2E752577" w14:textId="77777777" w:rsidTr="002031A6">
        <w:tc>
          <w:tcPr>
            <w:tcW w:w="4675" w:type="dxa"/>
            <w:shd w:val="clear" w:color="auto" w:fill="E8E8E8" w:themeFill="background2"/>
          </w:tcPr>
          <w:p w14:paraId="63BE743D" w14:textId="5BE65099" w:rsidR="00FE61ED" w:rsidRPr="00FE61ED" w:rsidRDefault="00FE61ED" w:rsidP="00FE61ED">
            <w:pPr>
              <w:rPr>
                <w:b/>
              </w:rPr>
            </w:pPr>
            <w:r w:rsidRPr="00FE61ED">
              <w:rPr>
                <w:b/>
              </w:rPr>
              <w:t>Process Name</w:t>
            </w:r>
          </w:p>
        </w:tc>
        <w:tc>
          <w:tcPr>
            <w:tcW w:w="4675" w:type="dxa"/>
            <w:shd w:val="clear" w:color="auto" w:fill="E8E8E8" w:themeFill="background2"/>
          </w:tcPr>
          <w:p w14:paraId="1C7E2599" w14:textId="4B2CC8D2" w:rsidR="00FE61ED" w:rsidRPr="00FE61ED" w:rsidRDefault="00FE61ED" w:rsidP="00FE61ED">
            <w:pPr>
              <w:rPr>
                <w:b/>
              </w:rPr>
            </w:pPr>
            <w:r w:rsidRPr="00FE61ED">
              <w:rPr>
                <w:b/>
              </w:rPr>
              <w:t>Description</w:t>
            </w:r>
          </w:p>
        </w:tc>
      </w:tr>
      <w:tr w:rsidR="00FE61ED" w:rsidRPr="00F36900" w14:paraId="21247269" w14:textId="77777777" w:rsidTr="002031A6">
        <w:tc>
          <w:tcPr>
            <w:tcW w:w="4675" w:type="dxa"/>
          </w:tcPr>
          <w:p w14:paraId="5F2B19A0" w14:textId="13EB898E" w:rsidR="00FE61ED" w:rsidRPr="00FE61ED" w:rsidRDefault="00FE61ED" w:rsidP="00FE61ED">
            <w:r w:rsidRPr="00FE61ED">
              <w:t>Cancel Volunteer Shift (2.3.2P)</w:t>
            </w:r>
          </w:p>
        </w:tc>
        <w:tc>
          <w:tcPr>
            <w:tcW w:w="4675" w:type="dxa"/>
          </w:tcPr>
          <w:p w14:paraId="1382EF56" w14:textId="43B6B537" w:rsidR="00FE61ED" w:rsidRPr="00FE61ED" w:rsidRDefault="00FE61ED" w:rsidP="00FE61ED">
            <w:r w:rsidRPr="00FE61ED">
              <w:t>This process allows volunteers to cancel the date or time they had previously selected to volunteer.</w:t>
            </w:r>
          </w:p>
        </w:tc>
      </w:tr>
      <w:tr w:rsidR="00FE61ED" w:rsidRPr="00F36900" w14:paraId="2FB763B7" w14:textId="77777777" w:rsidTr="002031A6">
        <w:tc>
          <w:tcPr>
            <w:tcW w:w="4675" w:type="dxa"/>
          </w:tcPr>
          <w:p w14:paraId="0E45FA84" w14:textId="299481A6" w:rsidR="00FE61ED" w:rsidRPr="00FE61ED" w:rsidRDefault="00FE61ED" w:rsidP="00FE61ED">
            <w:r w:rsidRPr="00FE61ED">
              <w:t>Create Account (1.1)</w:t>
            </w:r>
          </w:p>
        </w:tc>
        <w:tc>
          <w:tcPr>
            <w:tcW w:w="4675" w:type="dxa"/>
          </w:tcPr>
          <w:p w14:paraId="2DA861A9" w14:textId="153CC607" w:rsidR="00FE61ED" w:rsidRPr="00FE61ED" w:rsidRDefault="00FE61ED" w:rsidP="00FE61ED">
            <w:r w:rsidRPr="00FE61ED">
              <w:t>This process facilitates the creation of a unique ID and secure password for a volunteer.</w:t>
            </w:r>
          </w:p>
        </w:tc>
      </w:tr>
      <w:tr w:rsidR="00FE61ED" w:rsidRPr="00F36900" w14:paraId="1073F47A" w14:textId="77777777" w:rsidTr="002031A6">
        <w:tc>
          <w:tcPr>
            <w:tcW w:w="4675" w:type="dxa"/>
          </w:tcPr>
          <w:p w14:paraId="7F466E8F" w14:textId="3F26DF57" w:rsidR="00FE61ED" w:rsidRPr="00FE61ED" w:rsidRDefault="00FE61ED" w:rsidP="00FE61ED">
            <w:r w:rsidRPr="00FE61ED">
              <w:t>Create Report (4)</w:t>
            </w:r>
          </w:p>
        </w:tc>
        <w:tc>
          <w:tcPr>
            <w:tcW w:w="4675" w:type="dxa"/>
          </w:tcPr>
          <w:p w14:paraId="4C0C570A" w14:textId="75A44678" w:rsidR="00FE61ED" w:rsidRPr="00FE61ED" w:rsidRDefault="00FE61ED" w:rsidP="00FE61ED">
            <w:r w:rsidRPr="00FE61ED">
              <w:t xml:space="preserve">This process generates helpful reports for the Director. </w:t>
            </w:r>
          </w:p>
        </w:tc>
      </w:tr>
      <w:tr w:rsidR="00FE61ED" w:rsidRPr="00F36900" w14:paraId="6B2A89F6" w14:textId="77777777" w:rsidTr="002031A6">
        <w:tc>
          <w:tcPr>
            <w:tcW w:w="4675" w:type="dxa"/>
          </w:tcPr>
          <w:p w14:paraId="4B7697A1" w14:textId="6D7A32E3" w:rsidR="00FE61ED" w:rsidRPr="00FE61ED" w:rsidRDefault="00FE61ED" w:rsidP="00FE61ED">
            <w:r w:rsidRPr="00FE61ED">
              <w:t>Create Volunteer Schedule (2.2)</w:t>
            </w:r>
          </w:p>
        </w:tc>
        <w:tc>
          <w:tcPr>
            <w:tcW w:w="4675" w:type="dxa"/>
          </w:tcPr>
          <w:p w14:paraId="1FA3D4E1" w14:textId="6D8360E6" w:rsidR="00FE61ED" w:rsidRPr="00FE61ED" w:rsidRDefault="00FE61ED" w:rsidP="00FE61ED">
            <w:r w:rsidRPr="00FE61ED">
              <w:t>This process facilitates volunteer sign-ups for available time slots.</w:t>
            </w:r>
          </w:p>
        </w:tc>
      </w:tr>
      <w:tr w:rsidR="00FE61ED" w:rsidRPr="00F36900" w14:paraId="459AECCD" w14:textId="77777777" w:rsidTr="002031A6">
        <w:tc>
          <w:tcPr>
            <w:tcW w:w="4675" w:type="dxa"/>
          </w:tcPr>
          <w:p w14:paraId="6CA817EE" w14:textId="219419BD" w:rsidR="00FE61ED" w:rsidRPr="00FE61ED" w:rsidRDefault="00FE61ED" w:rsidP="00FE61ED">
            <w:r w:rsidRPr="00FE61ED">
              <w:t>Enter Additional Volunteer Information (2.2.3P)</w:t>
            </w:r>
          </w:p>
        </w:tc>
        <w:tc>
          <w:tcPr>
            <w:tcW w:w="4675" w:type="dxa"/>
          </w:tcPr>
          <w:p w14:paraId="07AAFC3A" w14:textId="6ECFCEE3" w:rsidR="00FE61ED" w:rsidRPr="00FE61ED" w:rsidRDefault="00FE61ED" w:rsidP="00FE61ED">
            <w:r w:rsidRPr="00FE61ED">
              <w:t>This process allows any adults who are volunteering with a minor can enter the minor’s information and link it to the adult’s account.</w:t>
            </w:r>
          </w:p>
        </w:tc>
      </w:tr>
      <w:tr w:rsidR="00FE61ED" w:rsidRPr="00F36900" w14:paraId="6C9DA432" w14:textId="77777777" w:rsidTr="002031A6">
        <w:tc>
          <w:tcPr>
            <w:tcW w:w="4675" w:type="dxa"/>
          </w:tcPr>
          <w:p w14:paraId="637B42FF" w14:textId="22904B33" w:rsidR="00FE61ED" w:rsidRPr="00FE61ED" w:rsidRDefault="00FE61ED" w:rsidP="00FE61ED">
            <w:r w:rsidRPr="00FE61ED">
              <w:t>Enter Contact Information (1.2)</w:t>
            </w:r>
          </w:p>
        </w:tc>
        <w:tc>
          <w:tcPr>
            <w:tcW w:w="4675" w:type="dxa"/>
          </w:tcPr>
          <w:p w14:paraId="0AC61844" w14:textId="551CBDBE" w:rsidR="00FE61ED" w:rsidRPr="00FE61ED" w:rsidRDefault="00FE61ED" w:rsidP="00FE61ED">
            <w:r w:rsidRPr="00FE61ED">
              <w:t>This process allows volunteers to enter their contact information into the system for the first time.</w:t>
            </w:r>
          </w:p>
        </w:tc>
      </w:tr>
      <w:tr w:rsidR="00FE61ED" w:rsidRPr="00F36900" w14:paraId="5A179E24" w14:textId="77777777" w:rsidTr="002031A6">
        <w:tc>
          <w:tcPr>
            <w:tcW w:w="4675" w:type="dxa"/>
          </w:tcPr>
          <w:p w14:paraId="76B0F48B" w14:textId="247F4CB8" w:rsidR="00FE61ED" w:rsidRPr="00FE61ED" w:rsidRDefault="00FE61ED" w:rsidP="00FE61ED">
            <w:r w:rsidRPr="00FE61ED">
              <w:t>Enter New Contact Information (1.2.1P)</w:t>
            </w:r>
          </w:p>
        </w:tc>
        <w:tc>
          <w:tcPr>
            <w:tcW w:w="4675" w:type="dxa"/>
          </w:tcPr>
          <w:p w14:paraId="7DA2655D" w14:textId="50C04E2F" w:rsidR="00FE61ED" w:rsidRPr="00FE61ED" w:rsidRDefault="00FE61ED" w:rsidP="00FE61ED">
            <w:r w:rsidRPr="00FE61ED">
              <w:t>This process allows volunteers to enter new contact information to the existing contact information.</w:t>
            </w:r>
          </w:p>
        </w:tc>
      </w:tr>
      <w:tr w:rsidR="00FE61ED" w:rsidRPr="00F36900" w14:paraId="0BE28ABB" w14:textId="77777777" w:rsidTr="002031A6">
        <w:tc>
          <w:tcPr>
            <w:tcW w:w="4675" w:type="dxa"/>
          </w:tcPr>
          <w:p w14:paraId="571AA092" w14:textId="4AF8494B" w:rsidR="00FE61ED" w:rsidRPr="00FE61ED" w:rsidRDefault="00FE61ED" w:rsidP="00FE61ED">
            <w:r w:rsidRPr="00FE61ED">
              <w:t>Enter Number of Volunteers (2.2.2P)</w:t>
            </w:r>
          </w:p>
        </w:tc>
        <w:tc>
          <w:tcPr>
            <w:tcW w:w="4675" w:type="dxa"/>
          </w:tcPr>
          <w:p w14:paraId="338EE48B" w14:textId="25AF6515" w:rsidR="00FE61ED" w:rsidRPr="00FE61ED" w:rsidRDefault="00FE61ED" w:rsidP="00FE61ED">
            <w:r w:rsidRPr="00FE61ED">
              <w:t>This process allows volunteers to enter the number of volunteers that will be signing up, including whether they are an individual or with a group.</w:t>
            </w:r>
          </w:p>
        </w:tc>
      </w:tr>
      <w:tr w:rsidR="00FE61ED" w:rsidRPr="00F36900" w14:paraId="4EF70C38" w14:textId="77777777" w:rsidTr="002031A6">
        <w:tc>
          <w:tcPr>
            <w:tcW w:w="4675" w:type="dxa"/>
          </w:tcPr>
          <w:p w14:paraId="6DB20DFD" w14:textId="3DB10D0B" w:rsidR="00FE61ED" w:rsidRPr="00FE61ED" w:rsidRDefault="00FE61ED" w:rsidP="00FE61ED">
            <w:r w:rsidRPr="00FE61ED">
              <w:t>Log Arrival (3.1P)</w:t>
            </w:r>
          </w:p>
        </w:tc>
        <w:tc>
          <w:tcPr>
            <w:tcW w:w="4675" w:type="dxa"/>
          </w:tcPr>
          <w:p w14:paraId="62CF8A3C" w14:textId="70713534" w:rsidR="00FE61ED" w:rsidRPr="00FE61ED" w:rsidRDefault="00FE61ED" w:rsidP="00FE61ED">
            <w:r w:rsidRPr="00FE61ED">
              <w:t>This process marks when volunteers arrive to TNM and check in for their shift.</w:t>
            </w:r>
          </w:p>
        </w:tc>
      </w:tr>
      <w:tr w:rsidR="00FE61ED" w:rsidRPr="00F36900" w14:paraId="6B4E2624" w14:textId="77777777" w:rsidTr="002031A6">
        <w:tc>
          <w:tcPr>
            <w:tcW w:w="4675" w:type="dxa"/>
          </w:tcPr>
          <w:p w14:paraId="769C93D0" w14:textId="6ECC9196" w:rsidR="00FE61ED" w:rsidRPr="00FE61ED" w:rsidRDefault="00FE61ED" w:rsidP="00FE61ED">
            <w:r w:rsidRPr="00FE61ED">
              <w:t>Log Departure (3.2P)</w:t>
            </w:r>
          </w:p>
        </w:tc>
        <w:tc>
          <w:tcPr>
            <w:tcW w:w="4675" w:type="dxa"/>
          </w:tcPr>
          <w:p w14:paraId="6FDF79BC" w14:textId="6C6AB085" w:rsidR="00FE61ED" w:rsidRPr="00FE61ED" w:rsidRDefault="00FE61ED" w:rsidP="00FE61ED">
            <w:r w:rsidRPr="00FE61ED">
              <w:t>This process marks when volunteers depart from TNM and check out for their shift.</w:t>
            </w:r>
          </w:p>
        </w:tc>
      </w:tr>
      <w:tr w:rsidR="00FE61ED" w:rsidRPr="00F36900" w14:paraId="5024996F" w14:textId="77777777" w:rsidTr="002031A6">
        <w:tc>
          <w:tcPr>
            <w:tcW w:w="4675" w:type="dxa"/>
          </w:tcPr>
          <w:p w14:paraId="301A353B" w14:textId="0A7624CB" w:rsidR="00FE61ED" w:rsidRPr="00FE61ED" w:rsidRDefault="00FE61ED" w:rsidP="00FE61ED">
            <w:r w:rsidRPr="00FE61ED">
              <w:t>Make New Account (1.1.1P)</w:t>
            </w:r>
          </w:p>
        </w:tc>
        <w:tc>
          <w:tcPr>
            <w:tcW w:w="4675" w:type="dxa"/>
          </w:tcPr>
          <w:p w14:paraId="7878DF8A" w14:textId="2A990FED" w:rsidR="00FE61ED" w:rsidRPr="00FE61ED" w:rsidRDefault="00FE61ED" w:rsidP="00FE61ED">
            <w:r w:rsidRPr="00FE61ED">
              <w:t>This process allows volunteers to enter their ID and password into the system for the first time.</w:t>
            </w:r>
          </w:p>
        </w:tc>
      </w:tr>
      <w:tr w:rsidR="00FE61ED" w:rsidRPr="00F36900" w14:paraId="2739F199" w14:textId="77777777" w:rsidTr="002031A6">
        <w:tc>
          <w:tcPr>
            <w:tcW w:w="4675" w:type="dxa"/>
          </w:tcPr>
          <w:p w14:paraId="271F0B2C" w14:textId="496C3FEA" w:rsidR="00FE61ED" w:rsidRPr="00FE61ED" w:rsidRDefault="00FE61ED" w:rsidP="00FE61ED">
            <w:r w:rsidRPr="00FE61ED">
              <w:t>Modify Volunteer Shift (2.3.1P)</w:t>
            </w:r>
          </w:p>
        </w:tc>
        <w:tc>
          <w:tcPr>
            <w:tcW w:w="4675" w:type="dxa"/>
          </w:tcPr>
          <w:p w14:paraId="6CFC5446" w14:textId="2C4A330E" w:rsidR="00FE61ED" w:rsidRPr="00FE61ED" w:rsidRDefault="00FE61ED" w:rsidP="00FE61ED">
            <w:r w:rsidRPr="00FE61ED">
              <w:t>This process allows volunteers to update the date or time they had previously selected to volunteer.</w:t>
            </w:r>
          </w:p>
        </w:tc>
      </w:tr>
      <w:tr w:rsidR="00FE61ED" w:rsidRPr="00F36900" w14:paraId="08973244" w14:textId="77777777" w:rsidTr="002031A6">
        <w:tc>
          <w:tcPr>
            <w:tcW w:w="4675" w:type="dxa"/>
          </w:tcPr>
          <w:p w14:paraId="74F65145" w14:textId="3EBEB573" w:rsidR="00FE61ED" w:rsidRPr="00FE61ED" w:rsidRDefault="00FE61ED" w:rsidP="00FE61ED">
            <w:r w:rsidRPr="00FE61ED">
              <w:t>Process Account (1)</w:t>
            </w:r>
          </w:p>
        </w:tc>
        <w:tc>
          <w:tcPr>
            <w:tcW w:w="4675" w:type="dxa"/>
          </w:tcPr>
          <w:p w14:paraId="2898CA57" w14:textId="03516252" w:rsidR="00FE61ED" w:rsidRPr="00FE61ED" w:rsidRDefault="00FE61ED" w:rsidP="00FE61ED">
            <w:r w:rsidRPr="00FE61ED">
              <w:t>This process allows users to create and edit their ID, password and contact information.</w:t>
            </w:r>
          </w:p>
        </w:tc>
      </w:tr>
      <w:tr w:rsidR="00FE61ED" w:rsidRPr="00F36900" w14:paraId="780872EA" w14:textId="77777777" w:rsidTr="002031A6">
        <w:tc>
          <w:tcPr>
            <w:tcW w:w="4675" w:type="dxa"/>
          </w:tcPr>
          <w:p w14:paraId="2B701932" w14:textId="768BA24A" w:rsidR="00FE61ED" w:rsidRPr="00FE61ED" w:rsidRDefault="00FE61ED" w:rsidP="00FE61ED">
            <w:r w:rsidRPr="00FE61ED">
              <w:t>Process Arrival and Departure (3)</w:t>
            </w:r>
          </w:p>
        </w:tc>
        <w:tc>
          <w:tcPr>
            <w:tcW w:w="4675" w:type="dxa"/>
          </w:tcPr>
          <w:p w14:paraId="06835960" w14:textId="0C90E0AC" w:rsidR="00FE61ED" w:rsidRPr="00FE61ED" w:rsidRDefault="00FE61ED" w:rsidP="00FE61ED">
            <w:r w:rsidRPr="00FE61ED">
              <w:t>This process handles volunteers checking in and out when they arrive or depart from their shift at TNM.</w:t>
            </w:r>
          </w:p>
        </w:tc>
      </w:tr>
      <w:tr w:rsidR="00FE61ED" w:rsidRPr="00F36900" w14:paraId="428228C8" w14:textId="77777777" w:rsidTr="002031A6">
        <w:tc>
          <w:tcPr>
            <w:tcW w:w="4675" w:type="dxa"/>
          </w:tcPr>
          <w:p w14:paraId="772D804D" w14:textId="242A028C" w:rsidR="00FE61ED" w:rsidRPr="00FE61ED" w:rsidRDefault="00FE61ED" w:rsidP="00FE61ED">
            <w:r w:rsidRPr="00FE61ED">
              <w:t>Produce Email (2.4P)</w:t>
            </w:r>
          </w:p>
        </w:tc>
        <w:tc>
          <w:tcPr>
            <w:tcW w:w="4675" w:type="dxa"/>
          </w:tcPr>
          <w:p w14:paraId="27A00F92" w14:textId="5D93D1EB" w:rsidR="00FE61ED" w:rsidRPr="00FE61ED" w:rsidRDefault="00FE61ED" w:rsidP="00FE61ED">
            <w:r w:rsidRPr="00FE61ED">
              <w:t xml:space="preserve">This process produces a confirmation email that goes to the volunteer containing the relevant information for their volunteer shift. </w:t>
            </w:r>
          </w:p>
        </w:tc>
      </w:tr>
      <w:tr w:rsidR="00FE61ED" w:rsidRPr="00F36900" w14:paraId="52BD9B35" w14:textId="77777777" w:rsidTr="002031A6">
        <w:tc>
          <w:tcPr>
            <w:tcW w:w="4675" w:type="dxa"/>
          </w:tcPr>
          <w:p w14:paraId="16636B35" w14:textId="4823F955" w:rsidR="00FE61ED" w:rsidRPr="00FE61ED" w:rsidRDefault="004779C2" w:rsidP="00FE61ED">
            <w:r>
              <w:t xml:space="preserve">Produce </w:t>
            </w:r>
            <w:r w:rsidR="00FE61ED" w:rsidRPr="00FE61ED">
              <w:t xml:space="preserve">Report 1 (Volunteer Participation Report) (4.1P) </w:t>
            </w:r>
          </w:p>
        </w:tc>
        <w:tc>
          <w:tcPr>
            <w:tcW w:w="4675" w:type="dxa"/>
          </w:tcPr>
          <w:p w14:paraId="7F148EF7" w14:textId="4D003BDF" w:rsidR="00FE61ED" w:rsidRPr="00FE61ED" w:rsidRDefault="00FE61ED" w:rsidP="00FE61ED">
            <w:r w:rsidRPr="00FE61ED">
              <w:t xml:space="preserve">This generates a report that demonstrates the total number of volunteers per month. </w:t>
            </w:r>
          </w:p>
        </w:tc>
      </w:tr>
      <w:tr w:rsidR="00FE61ED" w:rsidRPr="00F36900" w14:paraId="771DA41C" w14:textId="77777777" w:rsidTr="002031A6">
        <w:tc>
          <w:tcPr>
            <w:tcW w:w="4675" w:type="dxa"/>
          </w:tcPr>
          <w:p w14:paraId="6C38F53A" w14:textId="19B4B3D2" w:rsidR="00FE61ED" w:rsidRPr="00FE61ED" w:rsidRDefault="004779C2" w:rsidP="00FE61ED">
            <w:r>
              <w:t xml:space="preserve">Produce </w:t>
            </w:r>
            <w:r w:rsidR="00FE61ED" w:rsidRPr="00FE61ED">
              <w:t>Report 2 (Produce Monthly Volunteer Summary) (4.2P)</w:t>
            </w:r>
          </w:p>
        </w:tc>
        <w:tc>
          <w:tcPr>
            <w:tcW w:w="4675" w:type="dxa"/>
          </w:tcPr>
          <w:p w14:paraId="60249965" w14:textId="6970E800" w:rsidR="00FE61ED" w:rsidRPr="00FE61ED" w:rsidRDefault="00FE61ED" w:rsidP="00FE61ED">
            <w:r w:rsidRPr="00FE61ED">
              <w:t>This generates a report that demonstrates the total number of unique volunteers per month.</w:t>
            </w:r>
          </w:p>
        </w:tc>
      </w:tr>
      <w:tr w:rsidR="00FE61ED" w:rsidRPr="00F36900" w14:paraId="487EC549" w14:textId="77777777" w:rsidTr="002031A6">
        <w:tc>
          <w:tcPr>
            <w:tcW w:w="4675" w:type="dxa"/>
          </w:tcPr>
          <w:p w14:paraId="472DC001" w14:textId="40C16E5E" w:rsidR="00FE61ED" w:rsidRPr="00FE61ED" w:rsidRDefault="004779C2" w:rsidP="00FE61ED">
            <w:r>
              <w:t xml:space="preserve">Produce </w:t>
            </w:r>
            <w:r w:rsidR="00FE61ED" w:rsidRPr="00FE61ED">
              <w:t>Report 3 (Produce Hourly Shift Analysis) (4.3P)</w:t>
            </w:r>
          </w:p>
        </w:tc>
        <w:tc>
          <w:tcPr>
            <w:tcW w:w="4675" w:type="dxa"/>
          </w:tcPr>
          <w:p w14:paraId="412BCDB1" w14:textId="29BC1DB0" w:rsidR="00FE61ED" w:rsidRPr="00FE61ED" w:rsidRDefault="00FE61ED" w:rsidP="00FE61ED">
            <w:r w:rsidRPr="00FE61ED">
              <w:t xml:space="preserve">This generates a report that demonstrates a breakdown of individual or group volunteer hours for the month. </w:t>
            </w:r>
          </w:p>
        </w:tc>
      </w:tr>
      <w:tr w:rsidR="00FE61ED" w:rsidRPr="00F36900" w14:paraId="18F89393" w14:textId="77777777" w:rsidTr="002031A6">
        <w:tc>
          <w:tcPr>
            <w:tcW w:w="4675" w:type="dxa"/>
          </w:tcPr>
          <w:p w14:paraId="42634E06" w14:textId="7A2B3815" w:rsidR="00FE61ED" w:rsidRPr="00FE61ED" w:rsidRDefault="004779C2" w:rsidP="00FE61ED">
            <w:r>
              <w:t xml:space="preserve">Produce </w:t>
            </w:r>
            <w:r w:rsidR="00FE61ED" w:rsidRPr="00FE61ED">
              <w:t>Report 4 (Produce Shift Allocation Summary) (4.4P)</w:t>
            </w:r>
          </w:p>
        </w:tc>
        <w:tc>
          <w:tcPr>
            <w:tcW w:w="4675" w:type="dxa"/>
          </w:tcPr>
          <w:p w14:paraId="76B5011C" w14:textId="7311746F" w:rsidR="00FE61ED" w:rsidRPr="00FE61ED" w:rsidRDefault="00FE61ED" w:rsidP="00FE61ED">
            <w:r w:rsidRPr="00FE61ED">
              <w:t>This generates a report that breaks down the number of shifts that have been overstaffed, fully staffed, and understaffed per month.</w:t>
            </w:r>
          </w:p>
        </w:tc>
      </w:tr>
      <w:tr w:rsidR="00FE61ED" w:rsidRPr="00F36900" w14:paraId="6A7C3A63" w14:textId="77777777" w:rsidTr="002031A6">
        <w:tc>
          <w:tcPr>
            <w:tcW w:w="4675" w:type="dxa"/>
          </w:tcPr>
          <w:p w14:paraId="4F027799" w14:textId="4B1161D9" w:rsidR="00FE61ED" w:rsidRPr="00FE61ED" w:rsidRDefault="00FE61ED" w:rsidP="00FE61ED">
            <w:r w:rsidRPr="00FE61ED">
              <w:t>Select Shift (2.2.1P)</w:t>
            </w:r>
          </w:p>
        </w:tc>
        <w:tc>
          <w:tcPr>
            <w:tcW w:w="4675" w:type="dxa"/>
          </w:tcPr>
          <w:p w14:paraId="2CB302B9" w14:textId="297BBBBE" w:rsidR="00FE61ED" w:rsidRPr="00FE61ED" w:rsidRDefault="00FE61ED" w:rsidP="00FE61ED">
            <w:r w:rsidRPr="00FE61ED">
              <w:t>This process allows volunteers to select which date and time they would prefer to sign up for.</w:t>
            </w:r>
          </w:p>
        </w:tc>
      </w:tr>
      <w:tr w:rsidR="00FE61ED" w:rsidRPr="00F36900" w14:paraId="62761A58" w14:textId="77777777" w:rsidTr="002031A6">
        <w:tc>
          <w:tcPr>
            <w:tcW w:w="4675" w:type="dxa"/>
          </w:tcPr>
          <w:p w14:paraId="3AD8D73C" w14:textId="0FB93AC4" w:rsidR="00FE61ED" w:rsidRPr="00FE61ED" w:rsidRDefault="00FE61ED" w:rsidP="00FE61ED">
            <w:r w:rsidRPr="00FE61ED">
              <w:t>Select Shift to Volunteer (2)</w:t>
            </w:r>
          </w:p>
        </w:tc>
        <w:tc>
          <w:tcPr>
            <w:tcW w:w="4675" w:type="dxa"/>
          </w:tcPr>
          <w:p w14:paraId="2BC5E886" w14:textId="14E4D9C3" w:rsidR="00FE61ED" w:rsidRPr="00FE61ED" w:rsidRDefault="00FE61ED" w:rsidP="00FE61ED">
            <w:r w:rsidRPr="00FE61ED">
              <w:t>This process allows volunteers to select the date and time in which they would like to volunteer.</w:t>
            </w:r>
          </w:p>
        </w:tc>
      </w:tr>
      <w:tr w:rsidR="00FE61ED" w:rsidRPr="00F36900" w14:paraId="709D67F4" w14:textId="77777777" w:rsidTr="002031A6">
        <w:tc>
          <w:tcPr>
            <w:tcW w:w="4675" w:type="dxa"/>
          </w:tcPr>
          <w:p w14:paraId="67DD8E9D" w14:textId="78279099" w:rsidR="00FE61ED" w:rsidRPr="00FE61ED" w:rsidRDefault="00FE61ED" w:rsidP="00FE61ED">
            <w:r w:rsidRPr="00FE61ED">
              <w:t>Update Dashboard (2.5P)</w:t>
            </w:r>
          </w:p>
        </w:tc>
        <w:tc>
          <w:tcPr>
            <w:tcW w:w="4675" w:type="dxa"/>
          </w:tcPr>
          <w:p w14:paraId="39B50569" w14:textId="49BA6EB3" w:rsidR="00FE61ED" w:rsidRPr="00FE61ED" w:rsidRDefault="00FE61ED" w:rsidP="00FE61ED">
            <w:r w:rsidRPr="00FE61ED">
              <w:t>This process updates the dashboard that contains relevant reports and information.</w:t>
            </w:r>
          </w:p>
        </w:tc>
      </w:tr>
      <w:tr w:rsidR="00FE61ED" w:rsidRPr="00F36900" w14:paraId="4B386824" w14:textId="77777777" w:rsidTr="002031A6">
        <w:tc>
          <w:tcPr>
            <w:tcW w:w="4675" w:type="dxa"/>
          </w:tcPr>
          <w:p w14:paraId="19129D12" w14:textId="73E419C2" w:rsidR="00FE61ED" w:rsidRPr="00FE61ED" w:rsidRDefault="00FE61ED" w:rsidP="00FE61ED">
            <w:pPr>
              <w:rPr>
                <w:highlight w:val="yellow"/>
              </w:rPr>
            </w:pPr>
            <w:r w:rsidRPr="00FE61ED">
              <w:t>Update Existing Account (1.1.2P)</w:t>
            </w:r>
          </w:p>
        </w:tc>
        <w:tc>
          <w:tcPr>
            <w:tcW w:w="4675" w:type="dxa"/>
          </w:tcPr>
          <w:p w14:paraId="7A207BC0" w14:textId="42ADFB22" w:rsidR="00FE61ED" w:rsidRPr="00FE61ED" w:rsidRDefault="00FE61ED" w:rsidP="00FE61ED">
            <w:r w:rsidRPr="00FE61ED">
              <w:t>This process allows volunteers to edit their existing ID and password.</w:t>
            </w:r>
          </w:p>
        </w:tc>
      </w:tr>
      <w:tr w:rsidR="00FE61ED" w:rsidRPr="00F36900" w14:paraId="2679703C" w14:textId="77777777" w:rsidTr="002031A6">
        <w:tc>
          <w:tcPr>
            <w:tcW w:w="4675" w:type="dxa"/>
          </w:tcPr>
          <w:p w14:paraId="2736201F" w14:textId="2E59B05C" w:rsidR="00FE61ED" w:rsidRPr="00FE61ED" w:rsidRDefault="00FE61ED" w:rsidP="00FE61ED">
            <w:r w:rsidRPr="00FE61ED">
              <w:t>Update Existing Contact Information (1.2.2P)</w:t>
            </w:r>
          </w:p>
        </w:tc>
        <w:tc>
          <w:tcPr>
            <w:tcW w:w="4675" w:type="dxa"/>
          </w:tcPr>
          <w:p w14:paraId="627B1249" w14:textId="5120BC3B" w:rsidR="00FE61ED" w:rsidRPr="00FE61ED" w:rsidRDefault="00FE61ED" w:rsidP="00FE61ED">
            <w:r w:rsidRPr="00FE61ED">
              <w:t>This process allows volunteers to edit their existing contact information.</w:t>
            </w:r>
          </w:p>
        </w:tc>
      </w:tr>
      <w:tr w:rsidR="00FE61ED" w:rsidRPr="00F36900" w14:paraId="032C4CD5" w14:textId="77777777" w:rsidTr="002031A6">
        <w:tc>
          <w:tcPr>
            <w:tcW w:w="4675" w:type="dxa"/>
          </w:tcPr>
          <w:p w14:paraId="1BD36EFD" w14:textId="4B5F5C5E" w:rsidR="00FE61ED" w:rsidRPr="00FE61ED" w:rsidRDefault="00FE61ED" w:rsidP="00FE61ED">
            <w:r w:rsidRPr="00FE61ED">
              <w:t>Update Volunteer Schedule (2.3)</w:t>
            </w:r>
          </w:p>
        </w:tc>
        <w:tc>
          <w:tcPr>
            <w:tcW w:w="4675" w:type="dxa"/>
          </w:tcPr>
          <w:p w14:paraId="19559470" w14:textId="2F546726" w:rsidR="00FE61ED" w:rsidRPr="00FE61ED" w:rsidRDefault="00FE61ED" w:rsidP="00FE61ED">
            <w:r w:rsidRPr="00FE61ED">
              <w:t xml:space="preserve">This process allows volunteer time slots to be edited and updated. </w:t>
            </w:r>
          </w:p>
        </w:tc>
      </w:tr>
      <w:tr w:rsidR="00FE61ED" w:rsidRPr="00F36900" w14:paraId="72508315" w14:textId="77777777" w:rsidTr="002031A6">
        <w:tc>
          <w:tcPr>
            <w:tcW w:w="4675" w:type="dxa"/>
          </w:tcPr>
          <w:p w14:paraId="73263CA4" w14:textId="0144871B" w:rsidR="00FE61ED" w:rsidRPr="00FE61ED" w:rsidRDefault="00FE61ED" w:rsidP="00FE61ED">
            <w:r w:rsidRPr="00FE61ED">
              <w:t>View Available Shifts (2.1P)</w:t>
            </w:r>
          </w:p>
        </w:tc>
        <w:tc>
          <w:tcPr>
            <w:tcW w:w="4675" w:type="dxa"/>
          </w:tcPr>
          <w:p w14:paraId="1CF15B83" w14:textId="39038698" w:rsidR="00FE61ED" w:rsidRPr="00FE61ED" w:rsidRDefault="00FE61ED" w:rsidP="00FE61ED">
            <w:r w:rsidRPr="00FE61ED">
              <w:t>This process allows volunteers to view what dates and times have not already been filled and are available for sign-ups.</w:t>
            </w:r>
          </w:p>
        </w:tc>
      </w:tr>
      <w:tr w:rsidR="00FE61ED" w:rsidRPr="00F36900" w14:paraId="02828AA2" w14:textId="77777777" w:rsidTr="002031A6">
        <w:tc>
          <w:tcPr>
            <w:tcW w:w="4675" w:type="dxa"/>
          </w:tcPr>
          <w:p w14:paraId="65EE72E0" w14:textId="17CCAD4E" w:rsidR="00FE61ED" w:rsidRPr="00FE61ED" w:rsidRDefault="00FE61ED" w:rsidP="00FE61ED">
            <w:r w:rsidRPr="00FE61ED">
              <w:t>Volunteer Management System (0)</w:t>
            </w:r>
          </w:p>
        </w:tc>
        <w:tc>
          <w:tcPr>
            <w:tcW w:w="4675" w:type="dxa"/>
          </w:tcPr>
          <w:p w14:paraId="07B9EB3F" w14:textId="73B0407E" w:rsidR="00FE61ED" w:rsidRPr="00FE61ED" w:rsidRDefault="00FE61ED" w:rsidP="00FE61ED">
            <w:r w:rsidRPr="00FE61ED">
              <w:t>The overall Volunteer System for TNM.</w:t>
            </w:r>
          </w:p>
        </w:tc>
      </w:tr>
    </w:tbl>
    <w:p w14:paraId="7698A11B" w14:textId="77777777" w:rsidR="00F36900" w:rsidRPr="00F36900" w:rsidRDefault="00F36900" w:rsidP="00F36900"/>
    <w:p w14:paraId="5AEC63E2" w14:textId="67121865" w:rsidR="00F36900" w:rsidRPr="00F36900" w:rsidRDefault="00F36900" w:rsidP="00F36900">
      <w:pPr>
        <w:pStyle w:val="Heading3"/>
        <w:spacing w:before="0" w:after="0" w:line="360" w:lineRule="auto"/>
        <w:rPr>
          <w:rStyle w:val="Heading2Char"/>
          <w:rFonts w:ascii="Times New Roman" w:hAnsi="Times New Roman" w:cs="Times New Roman"/>
          <w:color w:val="auto"/>
        </w:rPr>
      </w:pPr>
      <w:bookmarkStart w:id="219" w:name="_Toc213589124"/>
      <w:bookmarkStart w:id="220" w:name="_Toc213618892"/>
      <w:bookmarkStart w:id="221" w:name="_Toc215649076"/>
      <w:bookmarkStart w:id="222" w:name="_Toc215649248"/>
      <w:bookmarkStart w:id="223" w:name="_Toc215671561"/>
      <w:r w:rsidRPr="00F36900">
        <w:rPr>
          <w:rStyle w:val="Heading2Char"/>
          <w:rFonts w:ascii="Times New Roman" w:hAnsi="Times New Roman" w:cs="Times New Roman"/>
          <w:color w:val="auto"/>
        </w:rPr>
        <w:t xml:space="preserve">Source/Sink (External </w:t>
      </w:r>
      <w:r w:rsidR="00DB5E76">
        <w:rPr>
          <w:rStyle w:val="Heading2Char"/>
          <w:rFonts w:ascii="Times New Roman" w:hAnsi="Times New Roman" w:cs="Times New Roman"/>
          <w:color w:val="auto"/>
        </w:rPr>
        <w:t>Entity</w:t>
      </w:r>
      <w:r w:rsidRPr="00F36900">
        <w:rPr>
          <w:rStyle w:val="Heading2Char"/>
          <w:rFonts w:ascii="Times New Roman" w:hAnsi="Times New Roman" w:cs="Times New Roman"/>
          <w:color w:val="auto"/>
        </w:rPr>
        <w:t>) Report</w:t>
      </w:r>
      <w:bookmarkEnd w:id="219"/>
      <w:bookmarkEnd w:id="220"/>
      <w:bookmarkEnd w:id="221"/>
      <w:bookmarkEnd w:id="222"/>
      <w:bookmarkEnd w:id="223"/>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F36900" w:rsidRPr="00F36900" w14:paraId="5045ED21" w14:textId="77777777" w:rsidTr="00790F42">
        <w:tc>
          <w:tcPr>
            <w:tcW w:w="4675" w:type="dxa"/>
            <w:shd w:val="clear" w:color="auto" w:fill="E8E8E8" w:themeFill="background2"/>
          </w:tcPr>
          <w:p w14:paraId="29793CB9" w14:textId="479C3243" w:rsidR="00F36900" w:rsidRPr="00790F42" w:rsidRDefault="00F36900">
            <w:pPr>
              <w:rPr>
                <w:b/>
              </w:rPr>
            </w:pPr>
            <w:r w:rsidRPr="00790F42">
              <w:rPr>
                <w:b/>
              </w:rPr>
              <w:t>External Entity Name</w:t>
            </w:r>
          </w:p>
        </w:tc>
        <w:tc>
          <w:tcPr>
            <w:tcW w:w="4675" w:type="dxa"/>
            <w:shd w:val="clear" w:color="auto" w:fill="E8E8E8" w:themeFill="background2"/>
          </w:tcPr>
          <w:p w14:paraId="2B1B457F" w14:textId="62022397" w:rsidR="00F36900" w:rsidRPr="00790F42" w:rsidRDefault="00F36900">
            <w:pPr>
              <w:rPr>
                <w:b/>
              </w:rPr>
            </w:pPr>
            <w:r w:rsidRPr="00790F42">
              <w:rPr>
                <w:b/>
              </w:rPr>
              <w:t>Description</w:t>
            </w:r>
          </w:p>
        </w:tc>
      </w:tr>
      <w:tr w:rsidR="00F36900" w:rsidRPr="00F36900" w14:paraId="082BDAAC" w14:textId="77777777" w:rsidTr="00F36900">
        <w:tc>
          <w:tcPr>
            <w:tcW w:w="4675" w:type="dxa"/>
          </w:tcPr>
          <w:p w14:paraId="25A6FC95" w14:textId="69D633F1" w:rsidR="00F36900" w:rsidRPr="00F36900" w:rsidRDefault="005C2D61">
            <w:r>
              <w:t>Director</w:t>
            </w:r>
          </w:p>
        </w:tc>
        <w:tc>
          <w:tcPr>
            <w:tcW w:w="4675" w:type="dxa"/>
          </w:tcPr>
          <w:p w14:paraId="1234A1B2" w14:textId="2F804BBF" w:rsidR="00F36900" w:rsidRPr="00F36900" w:rsidRDefault="00F84356">
            <w:r>
              <w:t>The Director</w:t>
            </w:r>
            <w:r w:rsidR="0092007F">
              <w:t xml:space="preserve"> of </w:t>
            </w:r>
            <w:r>
              <w:t xml:space="preserve">the </w:t>
            </w:r>
            <w:r w:rsidR="0092007F">
              <w:t>Tulsa Neighbors Market</w:t>
            </w:r>
            <w:r w:rsidR="00BD2A65">
              <w:t xml:space="preserve">. </w:t>
            </w:r>
          </w:p>
        </w:tc>
      </w:tr>
      <w:tr w:rsidR="00F36900" w:rsidRPr="00F36900" w14:paraId="4BA2569D" w14:textId="77777777" w:rsidTr="00F36900">
        <w:tc>
          <w:tcPr>
            <w:tcW w:w="4675" w:type="dxa"/>
          </w:tcPr>
          <w:p w14:paraId="1570A405" w14:textId="01D4ADFE" w:rsidR="00F36900" w:rsidRPr="00F36900" w:rsidRDefault="005C2D61">
            <w:r>
              <w:t>Volunteer</w:t>
            </w:r>
          </w:p>
        </w:tc>
        <w:tc>
          <w:tcPr>
            <w:tcW w:w="4675" w:type="dxa"/>
          </w:tcPr>
          <w:p w14:paraId="1D511BC0" w14:textId="5D532BFB" w:rsidR="00F36900" w:rsidRPr="00F36900" w:rsidRDefault="00BD2A65">
            <w:r>
              <w:t xml:space="preserve">Individuals that volunteer their time in the Tulsa Neighbors Market. </w:t>
            </w:r>
          </w:p>
        </w:tc>
      </w:tr>
    </w:tbl>
    <w:p w14:paraId="2C0B8BA2" w14:textId="77777777" w:rsidR="00F36900" w:rsidRPr="00F36900" w:rsidRDefault="00F36900" w:rsidP="00F36900"/>
    <w:p w14:paraId="01CCA685" w14:textId="221D0586" w:rsidR="00F361AE" w:rsidRPr="00FE61ED" w:rsidRDefault="00F36900" w:rsidP="00FE61ED">
      <w:pPr>
        <w:pStyle w:val="Heading3"/>
        <w:spacing w:before="0" w:after="0" w:line="360" w:lineRule="auto"/>
        <w:rPr>
          <w:rFonts w:cs="Times New Roman"/>
          <w:color w:val="auto"/>
          <w:sz w:val="32"/>
          <w:szCs w:val="32"/>
        </w:rPr>
      </w:pPr>
      <w:bookmarkStart w:id="224" w:name="_Toc213589125"/>
      <w:bookmarkStart w:id="225" w:name="_Toc213618893"/>
      <w:bookmarkStart w:id="226" w:name="_Toc215649077"/>
      <w:bookmarkStart w:id="227" w:name="_Toc215649249"/>
      <w:bookmarkStart w:id="228" w:name="_Toc215671562"/>
      <w:r w:rsidRPr="00F36900">
        <w:rPr>
          <w:rStyle w:val="Heading2Char"/>
          <w:rFonts w:ascii="Times New Roman" w:hAnsi="Times New Roman" w:cs="Times New Roman"/>
          <w:color w:val="auto"/>
        </w:rPr>
        <w:t>Data Flow Report</w:t>
      </w:r>
      <w:bookmarkEnd w:id="224"/>
      <w:bookmarkEnd w:id="225"/>
      <w:bookmarkEnd w:id="226"/>
      <w:bookmarkEnd w:id="227"/>
      <w:bookmarkEnd w:id="228"/>
      <w:r w:rsidR="007670E5">
        <w:rPr>
          <w:rStyle w:val="Heading2Char"/>
          <w:rFonts w:ascii="Times New Roman" w:hAnsi="Times New Roman" w:cs="Times New Roman"/>
          <w:color w:val="auto"/>
        </w:rPr>
        <w:t xml:space="preserve">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7"/>
        <w:gridCol w:w="2959"/>
        <w:gridCol w:w="3214"/>
      </w:tblGrid>
      <w:tr w:rsidR="006D06AD" w:rsidRPr="00F36900" w14:paraId="7C880590" w14:textId="77777777" w:rsidTr="00790F42">
        <w:tc>
          <w:tcPr>
            <w:tcW w:w="3177" w:type="dxa"/>
            <w:shd w:val="clear" w:color="auto" w:fill="E8E8E8" w:themeFill="background2"/>
          </w:tcPr>
          <w:p w14:paraId="163C322B" w14:textId="78A90AF3" w:rsidR="006D06AD" w:rsidRPr="006D06AD" w:rsidRDefault="006D06AD" w:rsidP="006D06AD">
            <w:pPr>
              <w:rPr>
                <w:b/>
              </w:rPr>
            </w:pPr>
            <w:r w:rsidRPr="006D06AD">
              <w:rPr>
                <w:b/>
              </w:rPr>
              <w:t>Data Flow Name</w:t>
            </w:r>
          </w:p>
        </w:tc>
        <w:tc>
          <w:tcPr>
            <w:tcW w:w="2959" w:type="dxa"/>
            <w:shd w:val="clear" w:color="auto" w:fill="E8E8E8" w:themeFill="background2"/>
          </w:tcPr>
          <w:p w14:paraId="4B2DAFBE" w14:textId="516DD67B" w:rsidR="006D06AD" w:rsidRPr="006D06AD" w:rsidRDefault="006D06AD" w:rsidP="006D06AD">
            <w:pPr>
              <w:rPr>
                <w:b/>
              </w:rPr>
            </w:pPr>
            <w:r w:rsidRPr="006D06AD">
              <w:rPr>
                <w:b/>
              </w:rPr>
              <w:t>Source</w:t>
            </w:r>
          </w:p>
        </w:tc>
        <w:tc>
          <w:tcPr>
            <w:tcW w:w="3214" w:type="dxa"/>
            <w:shd w:val="clear" w:color="auto" w:fill="E8E8E8" w:themeFill="background2"/>
          </w:tcPr>
          <w:p w14:paraId="1E5D4E0D" w14:textId="4BB96538" w:rsidR="006D06AD" w:rsidRPr="006D06AD" w:rsidRDefault="006D06AD" w:rsidP="006D06AD">
            <w:pPr>
              <w:rPr>
                <w:b/>
              </w:rPr>
            </w:pPr>
            <w:r w:rsidRPr="006D06AD">
              <w:rPr>
                <w:b/>
              </w:rPr>
              <w:t>Destination</w:t>
            </w:r>
          </w:p>
        </w:tc>
      </w:tr>
      <w:tr w:rsidR="00957E7F" w:rsidRPr="00F36900" w14:paraId="1FB83C34" w14:textId="77777777" w:rsidTr="0098559D">
        <w:tc>
          <w:tcPr>
            <w:tcW w:w="3177" w:type="dxa"/>
          </w:tcPr>
          <w:p w14:paraId="14814C5B" w14:textId="5ECBBA21" w:rsidR="00957E7F" w:rsidRPr="00957E7F" w:rsidRDefault="00957E7F" w:rsidP="00957E7F">
            <w:r w:rsidRPr="00957E7F">
              <w:t>Approved Shift Cancellation</w:t>
            </w:r>
          </w:p>
        </w:tc>
        <w:tc>
          <w:tcPr>
            <w:tcW w:w="2959" w:type="dxa"/>
          </w:tcPr>
          <w:p w14:paraId="58FDEAC1" w14:textId="348D3757" w:rsidR="00957E7F" w:rsidRPr="00957E7F" w:rsidRDefault="00957E7F" w:rsidP="00957E7F">
            <w:r w:rsidRPr="00957E7F">
              <w:t>Process 2.3.2P (Cancel Volunteer Shift)</w:t>
            </w:r>
          </w:p>
        </w:tc>
        <w:tc>
          <w:tcPr>
            <w:tcW w:w="3214" w:type="dxa"/>
          </w:tcPr>
          <w:p w14:paraId="3F5AF6BB" w14:textId="55AA7001" w:rsidR="00957E7F" w:rsidRPr="00957E7F" w:rsidRDefault="00957E7F" w:rsidP="00957E7F">
            <w:r w:rsidRPr="00957E7F">
              <w:t>Process 2.3.1P (Modify Volunteer Shift)</w:t>
            </w:r>
          </w:p>
        </w:tc>
      </w:tr>
      <w:tr w:rsidR="00957E7F" w:rsidRPr="00F36900" w14:paraId="577B78B0" w14:textId="77777777" w:rsidTr="0098559D">
        <w:tc>
          <w:tcPr>
            <w:tcW w:w="3177" w:type="dxa"/>
          </w:tcPr>
          <w:p w14:paraId="607D6E82" w14:textId="04440D15" w:rsidR="00957E7F" w:rsidRPr="00957E7F" w:rsidRDefault="00957E7F" w:rsidP="00957E7F">
            <w:r w:rsidRPr="00957E7F">
              <w:t>Additional Volunteer Info</w:t>
            </w:r>
          </w:p>
        </w:tc>
        <w:tc>
          <w:tcPr>
            <w:tcW w:w="2959" w:type="dxa"/>
          </w:tcPr>
          <w:p w14:paraId="4705636B" w14:textId="16770BCF" w:rsidR="00957E7F" w:rsidRPr="00957E7F" w:rsidRDefault="00957E7F" w:rsidP="00957E7F">
            <w:r w:rsidRPr="00957E7F">
              <w:t>Source (Volunteer)</w:t>
            </w:r>
          </w:p>
        </w:tc>
        <w:tc>
          <w:tcPr>
            <w:tcW w:w="3214" w:type="dxa"/>
          </w:tcPr>
          <w:p w14:paraId="34C3D2D1" w14:textId="32EF3985" w:rsidR="00957E7F" w:rsidRPr="00957E7F" w:rsidRDefault="00957E7F" w:rsidP="00957E7F">
            <w:r w:rsidRPr="00957E7F">
              <w:t>Process 2.2.3P (Enter Additional Volunteer Information)</w:t>
            </w:r>
          </w:p>
        </w:tc>
      </w:tr>
      <w:tr w:rsidR="00957E7F" w:rsidRPr="00F36900" w14:paraId="35821F1B" w14:textId="77777777" w:rsidTr="0098559D">
        <w:tc>
          <w:tcPr>
            <w:tcW w:w="3177" w:type="dxa"/>
          </w:tcPr>
          <w:p w14:paraId="36D1CCD5" w14:textId="7588B9B8" w:rsidR="00957E7F" w:rsidRPr="00957E7F" w:rsidRDefault="00957E7F" w:rsidP="00957E7F">
            <w:r w:rsidRPr="00957E7F">
              <w:t>Available Shift</w:t>
            </w:r>
          </w:p>
        </w:tc>
        <w:tc>
          <w:tcPr>
            <w:tcW w:w="2959" w:type="dxa"/>
          </w:tcPr>
          <w:p w14:paraId="29ABD981" w14:textId="3B33ACA5" w:rsidR="00957E7F" w:rsidRPr="00957E7F" w:rsidRDefault="00957E7F" w:rsidP="00957E7F">
            <w:r w:rsidRPr="00957E7F">
              <w:t>Data Store (Shifts)</w:t>
            </w:r>
          </w:p>
        </w:tc>
        <w:tc>
          <w:tcPr>
            <w:tcW w:w="3214" w:type="dxa"/>
          </w:tcPr>
          <w:p w14:paraId="40C3E056" w14:textId="023C914E" w:rsidR="00957E7F" w:rsidRPr="00957E7F" w:rsidRDefault="00957E7F" w:rsidP="00957E7F">
            <w:r w:rsidRPr="00957E7F">
              <w:t>Process 2.1P (View Available Shifts)</w:t>
            </w:r>
          </w:p>
        </w:tc>
      </w:tr>
      <w:tr w:rsidR="00957E7F" w:rsidRPr="00F36900" w14:paraId="36BD538E" w14:textId="77777777" w:rsidTr="0098559D">
        <w:tc>
          <w:tcPr>
            <w:tcW w:w="3177" w:type="dxa"/>
          </w:tcPr>
          <w:p w14:paraId="015836CF" w14:textId="3951ED5E" w:rsidR="00957E7F" w:rsidRPr="00957E7F" w:rsidRDefault="00957E7F" w:rsidP="00957E7F">
            <w:r w:rsidRPr="00957E7F">
              <w:t>Current Linked Minor Info</w:t>
            </w:r>
          </w:p>
        </w:tc>
        <w:tc>
          <w:tcPr>
            <w:tcW w:w="2959" w:type="dxa"/>
          </w:tcPr>
          <w:p w14:paraId="303B5BEC" w14:textId="420137C2" w:rsidR="00957E7F" w:rsidRPr="00957E7F" w:rsidRDefault="00957E7F" w:rsidP="00957E7F">
            <w:r w:rsidRPr="00957E7F">
              <w:t>Data Store (Minors)</w:t>
            </w:r>
          </w:p>
        </w:tc>
        <w:tc>
          <w:tcPr>
            <w:tcW w:w="3214" w:type="dxa"/>
          </w:tcPr>
          <w:p w14:paraId="70423377" w14:textId="727530E8" w:rsidR="00957E7F" w:rsidRPr="00957E7F" w:rsidRDefault="00957E7F" w:rsidP="00957E7F">
            <w:r w:rsidRPr="00957E7F">
              <w:t>Process 1.2.2P (Update Existing Contact Information)</w:t>
            </w:r>
          </w:p>
        </w:tc>
      </w:tr>
      <w:tr w:rsidR="00957E7F" w:rsidRPr="00F36900" w14:paraId="1E4DB294" w14:textId="77777777" w:rsidTr="0098559D">
        <w:tc>
          <w:tcPr>
            <w:tcW w:w="3177" w:type="dxa"/>
          </w:tcPr>
          <w:p w14:paraId="23995669" w14:textId="44BF4DE6" w:rsidR="00957E7F" w:rsidRPr="00957E7F" w:rsidRDefault="00957E7F" w:rsidP="00957E7F">
            <w:r w:rsidRPr="00957E7F">
              <w:t>Current Schedule</w:t>
            </w:r>
          </w:p>
        </w:tc>
        <w:tc>
          <w:tcPr>
            <w:tcW w:w="2959" w:type="dxa"/>
          </w:tcPr>
          <w:p w14:paraId="4C94B124" w14:textId="28EC070C" w:rsidR="00957E7F" w:rsidRPr="00957E7F" w:rsidRDefault="00957E7F" w:rsidP="00957E7F">
            <w:r w:rsidRPr="00957E7F">
              <w:t>Data Store (Schedules)</w:t>
            </w:r>
          </w:p>
        </w:tc>
        <w:tc>
          <w:tcPr>
            <w:tcW w:w="3214" w:type="dxa"/>
          </w:tcPr>
          <w:p w14:paraId="7F5C985A" w14:textId="36A70D4A" w:rsidR="00957E7F" w:rsidRPr="00957E7F" w:rsidRDefault="00957E7F" w:rsidP="00957E7F">
            <w:r w:rsidRPr="00957E7F">
              <w:t>Process 2.1P (View Available Shifts)</w:t>
            </w:r>
          </w:p>
        </w:tc>
      </w:tr>
      <w:tr w:rsidR="00957E7F" w:rsidRPr="00F36900" w14:paraId="5446EDD8" w14:textId="77777777" w:rsidTr="0098559D">
        <w:tc>
          <w:tcPr>
            <w:tcW w:w="3177" w:type="dxa"/>
          </w:tcPr>
          <w:p w14:paraId="10DFE42B" w14:textId="6D99B0C8" w:rsidR="00957E7F" w:rsidRPr="00957E7F" w:rsidRDefault="00957E7F" w:rsidP="00957E7F">
            <w:r w:rsidRPr="00957E7F">
              <w:t>Current Schedule</w:t>
            </w:r>
          </w:p>
        </w:tc>
        <w:tc>
          <w:tcPr>
            <w:tcW w:w="2959" w:type="dxa"/>
          </w:tcPr>
          <w:p w14:paraId="7840FAF8" w14:textId="2CA88EF4" w:rsidR="00957E7F" w:rsidRPr="00957E7F" w:rsidRDefault="00957E7F" w:rsidP="00957E7F">
            <w:r w:rsidRPr="00957E7F">
              <w:t>Process 2.3 (Update Volunteer Schedule)</w:t>
            </w:r>
          </w:p>
        </w:tc>
        <w:tc>
          <w:tcPr>
            <w:tcW w:w="3214" w:type="dxa"/>
          </w:tcPr>
          <w:p w14:paraId="6FE8E285" w14:textId="416189DF" w:rsidR="00957E7F" w:rsidRPr="00957E7F" w:rsidRDefault="00957E7F" w:rsidP="00957E7F">
            <w:r w:rsidRPr="00957E7F">
              <w:t>Process 2.5P (Update Dashboard)</w:t>
            </w:r>
          </w:p>
        </w:tc>
      </w:tr>
      <w:tr w:rsidR="00957E7F" w:rsidRPr="00F36900" w14:paraId="73D37408" w14:textId="77777777" w:rsidTr="0098559D">
        <w:tc>
          <w:tcPr>
            <w:tcW w:w="3177" w:type="dxa"/>
          </w:tcPr>
          <w:p w14:paraId="25C8913D" w14:textId="64C2C4EA" w:rsidR="00957E7F" w:rsidRPr="00957E7F" w:rsidRDefault="00957E7F" w:rsidP="00957E7F">
            <w:r w:rsidRPr="00957E7F">
              <w:t>Current Scheduled Shift</w:t>
            </w:r>
          </w:p>
        </w:tc>
        <w:tc>
          <w:tcPr>
            <w:tcW w:w="2959" w:type="dxa"/>
          </w:tcPr>
          <w:p w14:paraId="1A7890DA" w14:textId="3C83D5E9" w:rsidR="00957E7F" w:rsidRPr="00957E7F" w:rsidRDefault="00957E7F" w:rsidP="00957E7F">
            <w:r w:rsidRPr="00957E7F">
              <w:t>Process 2.3.1P (Modify Volunteer Shift)</w:t>
            </w:r>
          </w:p>
        </w:tc>
        <w:tc>
          <w:tcPr>
            <w:tcW w:w="3214" w:type="dxa"/>
          </w:tcPr>
          <w:p w14:paraId="1E59BDCF" w14:textId="5283582E" w:rsidR="00957E7F" w:rsidRPr="00957E7F" w:rsidRDefault="00957E7F" w:rsidP="00957E7F">
            <w:r w:rsidRPr="00957E7F">
              <w:t>Sink (Volunteer)</w:t>
            </w:r>
          </w:p>
        </w:tc>
      </w:tr>
      <w:tr w:rsidR="00957E7F" w:rsidRPr="00F36900" w14:paraId="5BF99905" w14:textId="77777777" w:rsidTr="0098559D">
        <w:tc>
          <w:tcPr>
            <w:tcW w:w="3177" w:type="dxa"/>
          </w:tcPr>
          <w:p w14:paraId="6C68CE39" w14:textId="48523421" w:rsidR="00957E7F" w:rsidRPr="00957E7F" w:rsidRDefault="00957E7F" w:rsidP="00957E7F">
            <w:r w:rsidRPr="00957E7F">
              <w:t>Current Volunteer Account Info</w:t>
            </w:r>
          </w:p>
        </w:tc>
        <w:tc>
          <w:tcPr>
            <w:tcW w:w="2959" w:type="dxa"/>
          </w:tcPr>
          <w:p w14:paraId="0BBC52FA" w14:textId="57D41F49" w:rsidR="00957E7F" w:rsidRPr="00957E7F" w:rsidRDefault="00957E7F" w:rsidP="00957E7F">
            <w:r w:rsidRPr="00957E7F">
              <w:t>Process 1.1.2P (Update Existing Account)</w:t>
            </w:r>
          </w:p>
        </w:tc>
        <w:tc>
          <w:tcPr>
            <w:tcW w:w="3214" w:type="dxa"/>
          </w:tcPr>
          <w:p w14:paraId="52C7F472" w14:textId="2BBFF8E1" w:rsidR="00957E7F" w:rsidRPr="00957E7F" w:rsidRDefault="00957E7F" w:rsidP="00957E7F">
            <w:r w:rsidRPr="00957E7F">
              <w:t>Data Store (Volunteer)</w:t>
            </w:r>
          </w:p>
        </w:tc>
      </w:tr>
      <w:tr w:rsidR="00957E7F" w:rsidRPr="00F36900" w14:paraId="071153D2" w14:textId="77777777" w:rsidTr="0098559D">
        <w:tc>
          <w:tcPr>
            <w:tcW w:w="3177" w:type="dxa"/>
          </w:tcPr>
          <w:p w14:paraId="4055752D" w14:textId="0031A6C5" w:rsidR="00957E7F" w:rsidRPr="00957E7F" w:rsidRDefault="00957E7F" w:rsidP="00957E7F">
            <w:r w:rsidRPr="00957E7F">
              <w:t>Current Volunteer Contact Info</w:t>
            </w:r>
          </w:p>
        </w:tc>
        <w:tc>
          <w:tcPr>
            <w:tcW w:w="2959" w:type="dxa"/>
          </w:tcPr>
          <w:p w14:paraId="297D23FA" w14:textId="65F187D7" w:rsidR="00957E7F" w:rsidRPr="00957E7F" w:rsidRDefault="00957E7F" w:rsidP="00957E7F">
            <w:r w:rsidRPr="00957E7F">
              <w:t>Process 1.2.2P (Update Existing Contact Information)</w:t>
            </w:r>
          </w:p>
        </w:tc>
        <w:tc>
          <w:tcPr>
            <w:tcW w:w="3214" w:type="dxa"/>
          </w:tcPr>
          <w:p w14:paraId="40DA057D" w14:textId="432F79DD" w:rsidR="00957E7F" w:rsidRPr="00957E7F" w:rsidRDefault="00957E7F" w:rsidP="00957E7F">
            <w:r w:rsidRPr="00957E7F">
              <w:t>Source (Volunteer)</w:t>
            </w:r>
          </w:p>
        </w:tc>
      </w:tr>
      <w:tr w:rsidR="00957E7F" w:rsidRPr="00F36900" w14:paraId="31B80EAA" w14:textId="77777777" w:rsidTr="0098559D">
        <w:tc>
          <w:tcPr>
            <w:tcW w:w="3177" w:type="dxa"/>
          </w:tcPr>
          <w:p w14:paraId="233A200B" w14:textId="5F07CF20" w:rsidR="00957E7F" w:rsidRPr="00957E7F" w:rsidRDefault="00957E7F" w:rsidP="00957E7F">
            <w:r w:rsidRPr="00957E7F">
              <w:t>Dashboard</w:t>
            </w:r>
          </w:p>
        </w:tc>
        <w:tc>
          <w:tcPr>
            <w:tcW w:w="2959" w:type="dxa"/>
          </w:tcPr>
          <w:p w14:paraId="07EBFE6C" w14:textId="6480B64B" w:rsidR="00957E7F" w:rsidRPr="00957E7F" w:rsidRDefault="00957E7F" w:rsidP="00957E7F">
            <w:r w:rsidRPr="00957E7F">
              <w:t>Process 2.5P (Update Dashboard)</w:t>
            </w:r>
          </w:p>
        </w:tc>
        <w:tc>
          <w:tcPr>
            <w:tcW w:w="3214" w:type="dxa"/>
          </w:tcPr>
          <w:p w14:paraId="038C2019" w14:textId="4122CD98" w:rsidR="00957E7F" w:rsidRPr="00957E7F" w:rsidRDefault="00957E7F" w:rsidP="00957E7F">
            <w:r w:rsidRPr="00957E7F">
              <w:t>Sink (Director)</w:t>
            </w:r>
          </w:p>
        </w:tc>
      </w:tr>
      <w:tr w:rsidR="00957E7F" w:rsidRPr="00F36900" w14:paraId="594E6277" w14:textId="77777777" w:rsidTr="0098559D">
        <w:tc>
          <w:tcPr>
            <w:tcW w:w="3177" w:type="dxa"/>
          </w:tcPr>
          <w:p w14:paraId="32C2B392" w14:textId="0878CFCC" w:rsidR="00957E7F" w:rsidRPr="00957E7F" w:rsidRDefault="00957E7F" w:rsidP="00957E7F">
            <w:r w:rsidRPr="00957E7F">
              <w:t>Existing Volunteer Account</w:t>
            </w:r>
          </w:p>
        </w:tc>
        <w:tc>
          <w:tcPr>
            <w:tcW w:w="2959" w:type="dxa"/>
          </w:tcPr>
          <w:p w14:paraId="726FBBCE" w14:textId="31BDC206" w:rsidR="00957E7F" w:rsidRPr="00957E7F" w:rsidRDefault="00957E7F" w:rsidP="00957E7F">
            <w:r w:rsidRPr="00957E7F">
              <w:t>Data Store (Volunteers)</w:t>
            </w:r>
          </w:p>
        </w:tc>
        <w:tc>
          <w:tcPr>
            <w:tcW w:w="3214" w:type="dxa"/>
          </w:tcPr>
          <w:p w14:paraId="4384D0E3" w14:textId="5BA17C0F" w:rsidR="00957E7F" w:rsidRPr="00957E7F" w:rsidRDefault="00957E7F" w:rsidP="00957E7F">
            <w:r w:rsidRPr="00957E7F">
              <w:t>Process 1.1.2P (Update Existing Account)</w:t>
            </w:r>
          </w:p>
        </w:tc>
      </w:tr>
      <w:tr w:rsidR="00957E7F" w:rsidRPr="00F36900" w14:paraId="0C9F80F3" w14:textId="77777777" w:rsidTr="0098559D">
        <w:tc>
          <w:tcPr>
            <w:tcW w:w="3177" w:type="dxa"/>
          </w:tcPr>
          <w:p w14:paraId="5BF639E0" w14:textId="5DEABF2C" w:rsidR="00957E7F" w:rsidRPr="00957E7F" w:rsidRDefault="00957E7F" w:rsidP="00957E7F">
            <w:r w:rsidRPr="00957E7F">
              <w:t>Existing Volunteer Contact</w:t>
            </w:r>
          </w:p>
        </w:tc>
        <w:tc>
          <w:tcPr>
            <w:tcW w:w="2959" w:type="dxa"/>
          </w:tcPr>
          <w:p w14:paraId="10173798" w14:textId="61C2AF68" w:rsidR="00957E7F" w:rsidRPr="00957E7F" w:rsidRDefault="00957E7F" w:rsidP="00957E7F">
            <w:r w:rsidRPr="00957E7F">
              <w:t>Data Store (Volunteers)</w:t>
            </w:r>
          </w:p>
        </w:tc>
        <w:tc>
          <w:tcPr>
            <w:tcW w:w="3214" w:type="dxa"/>
          </w:tcPr>
          <w:p w14:paraId="65BC874D" w14:textId="4037236D" w:rsidR="00957E7F" w:rsidRPr="00957E7F" w:rsidRDefault="00957E7F" w:rsidP="00957E7F">
            <w:r w:rsidRPr="00957E7F">
              <w:t>Process 1.2.2P (Update Existing Contact Information)</w:t>
            </w:r>
          </w:p>
        </w:tc>
      </w:tr>
      <w:tr w:rsidR="00957E7F" w:rsidRPr="00F36900" w14:paraId="4658EA80" w14:textId="77777777" w:rsidTr="0098559D">
        <w:tc>
          <w:tcPr>
            <w:tcW w:w="3177" w:type="dxa"/>
          </w:tcPr>
          <w:p w14:paraId="3D887467" w14:textId="07A7DECB" w:rsidR="00957E7F" w:rsidRPr="00957E7F" w:rsidRDefault="00957E7F" w:rsidP="00957E7F">
            <w:r w:rsidRPr="00957E7F">
              <w:t>Group Member Instance</w:t>
            </w:r>
          </w:p>
        </w:tc>
        <w:tc>
          <w:tcPr>
            <w:tcW w:w="2959" w:type="dxa"/>
          </w:tcPr>
          <w:p w14:paraId="36E6605F" w14:textId="74466ACA" w:rsidR="00957E7F" w:rsidRPr="00957E7F" w:rsidRDefault="00957E7F" w:rsidP="00957E7F">
            <w:r w:rsidRPr="00957E7F">
              <w:t>Process 2.2.2P (Enter Number of Volunteers)</w:t>
            </w:r>
          </w:p>
        </w:tc>
        <w:tc>
          <w:tcPr>
            <w:tcW w:w="3214" w:type="dxa"/>
          </w:tcPr>
          <w:p w14:paraId="3F0BE4E5" w14:textId="42B8E1D8" w:rsidR="00957E7F" w:rsidRPr="00957E7F" w:rsidRDefault="00957E7F" w:rsidP="00957E7F">
            <w:r w:rsidRPr="00957E7F">
              <w:t>Data Store (Group Members)</w:t>
            </w:r>
          </w:p>
        </w:tc>
      </w:tr>
      <w:tr w:rsidR="00957E7F" w:rsidRPr="00F36900" w14:paraId="7F4D2560" w14:textId="77777777" w:rsidTr="0098559D">
        <w:tc>
          <w:tcPr>
            <w:tcW w:w="3177" w:type="dxa"/>
          </w:tcPr>
          <w:p w14:paraId="1AF78300" w14:textId="70FC0ACA" w:rsidR="00957E7F" w:rsidRPr="00957E7F" w:rsidRDefault="00957E7F" w:rsidP="00957E7F">
            <w:r w:rsidRPr="00957E7F">
              <w:t>Hourly Shift Analysis Per Month</w:t>
            </w:r>
          </w:p>
        </w:tc>
        <w:tc>
          <w:tcPr>
            <w:tcW w:w="2959" w:type="dxa"/>
          </w:tcPr>
          <w:p w14:paraId="24696407" w14:textId="26594C10" w:rsidR="00957E7F" w:rsidRPr="00957E7F" w:rsidRDefault="00957E7F" w:rsidP="00957E7F">
            <w:r w:rsidRPr="00957E7F">
              <w:t>Process 4.3P (Report 3 (Produce Hourly Shift Analysis Per Month))</w:t>
            </w:r>
          </w:p>
        </w:tc>
        <w:tc>
          <w:tcPr>
            <w:tcW w:w="3214" w:type="dxa"/>
          </w:tcPr>
          <w:p w14:paraId="7A2F2FE4" w14:textId="704B06F3" w:rsidR="00957E7F" w:rsidRPr="00957E7F" w:rsidRDefault="00957E7F" w:rsidP="00957E7F">
            <w:r w:rsidRPr="00957E7F">
              <w:t>Sink (Director)</w:t>
            </w:r>
          </w:p>
        </w:tc>
      </w:tr>
      <w:tr w:rsidR="00957E7F" w:rsidRPr="00F36900" w14:paraId="42C4CD1C" w14:textId="77777777" w:rsidTr="0098559D">
        <w:tc>
          <w:tcPr>
            <w:tcW w:w="3177" w:type="dxa"/>
          </w:tcPr>
          <w:p w14:paraId="46882F3B" w14:textId="5838EE78" w:rsidR="00957E7F" w:rsidRPr="00957E7F" w:rsidRDefault="00957E7F" w:rsidP="00957E7F">
            <w:r w:rsidRPr="00957E7F">
              <w:t>Member Info for Report 1</w:t>
            </w:r>
          </w:p>
        </w:tc>
        <w:tc>
          <w:tcPr>
            <w:tcW w:w="2959" w:type="dxa"/>
          </w:tcPr>
          <w:p w14:paraId="7188C672" w14:textId="6965BB54" w:rsidR="00957E7F" w:rsidRPr="00957E7F" w:rsidRDefault="00957E7F" w:rsidP="00957E7F">
            <w:r w:rsidRPr="00957E7F">
              <w:t>Data Store (Group Members)</w:t>
            </w:r>
          </w:p>
        </w:tc>
        <w:tc>
          <w:tcPr>
            <w:tcW w:w="3214" w:type="dxa"/>
          </w:tcPr>
          <w:p w14:paraId="2731F65B" w14:textId="1CCCC1E0" w:rsidR="00957E7F" w:rsidRPr="00957E7F" w:rsidRDefault="00957E7F" w:rsidP="00957E7F">
            <w:r w:rsidRPr="00957E7F">
              <w:t>Process 4.1P (Produce Report 1 (Total Volunteer Participation Report))</w:t>
            </w:r>
          </w:p>
        </w:tc>
      </w:tr>
      <w:tr w:rsidR="00957E7F" w:rsidRPr="00F36900" w14:paraId="7342C293" w14:textId="77777777" w:rsidTr="0098559D">
        <w:tc>
          <w:tcPr>
            <w:tcW w:w="3177" w:type="dxa"/>
          </w:tcPr>
          <w:p w14:paraId="12FD9307" w14:textId="24230285" w:rsidR="00957E7F" w:rsidRPr="00957E7F" w:rsidRDefault="00957E7F" w:rsidP="00957E7F">
            <w:r w:rsidRPr="00957E7F">
              <w:t>Member Info for Report 2</w:t>
            </w:r>
          </w:p>
        </w:tc>
        <w:tc>
          <w:tcPr>
            <w:tcW w:w="2959" w:type="dxa"/>
          </w:tcPr>
          <w:p w14:paraId="24FE1D94" w14:textId="03F94B63" w:rsidR="00957E7F" w:rsidRPr="00957E7F" w:rsidRDefault="00957E7F" w:rsidP="00957E7F">
            <w:r w:rsidRPr="00957E7F">
              <w:t>Data Store (Group Members)</w:t>
            </w:r>
          </w:p>
        </w:tc>
        <w:tc>
          <w:tcPr>
            <w:tcW w:w="3214" w:type="dxa"/>
          </w:tcPr>
          <w:p w14:paraId="43C18CC9" w14:textId="2B52DFEE" w:rsidR="00957E7F" w:rsidRPr="00957E7F" w:rsidRDefault="00957E7F" w:rsidP="00957E7F">
            <w:r w:rsidRPr="00957E7F">
              <w:t>Process 4.2P (Produce Report 2 (Monthly Volunteer Summary))</w:t>
            </w:r>
          </w:p>
        </w:tc>
      </w:tr>
      <w:tr w:rsidR="00957E7F" w:rsidRPr="00F36900" w14:paraId="5248280E" w14:textId="77777777" w:rsidTr="0098559D">
        <w:tc>
          <w:tcPr>
            <w:tcW w:w="3177" w:type="dxa"/>
          </w:tcPr>
          <w:p w14:paraId="632F6D26" w14:textId="4132BB98" w:rsidR="00957E7F" w:rsidRPr="00957E7F" w:rsidRDefault="00957E7F" w:rsidP="00957E7F">
            <w:r w:rsidRPr="00957E7F">
              <w:t>Member Info for Report 3</w:t>
            </w:r>
          </w:p>
        </w:tc>
        <w:tc>
          <w:tcPr>
            <w:tcW w:w="2959" w:type="dxa"/>
          </w:tcPr>
          <w:p w14:paraId="2D7B2C70" w14:textId="6D094741" w:rsidR="00957E7F" w:rsidRPr="00957E7F" w:rsidRDefault="00957E7F" w:rsidP="00957E7F">
            <w:r w:rsidRPr="00957E7F">
              <w:t>Data Store (Group Members)</w:t>
            </w:r>
          </w:p>
        </w:tc>
        <w:tc>
          <w:tcPr>
            <w:tcW w:w="3214" w:type="dxa"/>
          </w:tcPr>
          <w:p w14:paraId="69649229" w14:textId="3E566C86" w:rsidR="00957E7F" w:rsidRPr="00957E7F" w:rsidRDefault="00957E7F" w:rsidP="00957E7F">
            <w:r w:rsidRPr="00957E7F">
              <w:t>Process 4.3P (Produce Report 3 (Hourly Shift Analysis Per Month))</w:t>
            </w:r>
          </w:p>
        </w:tc>
      </w:tr>
      <w:tr w:rsidR="00957E7F" w:rsidRPr="00F36900" w14:paraId="30C6BC6C" w14:textId="77777777" w:rsidTr="0098559D">
        <w:tc>
          <w:tcPr>
            <w:tcW w:w="3177" w:type="dxa"/>
          </w:tcPr>
          <w:p w14:paraId="35356FE9" w14:textId="29E00612" w:rsidR="00957E7F" w:rsidRPr="00957E7F" w:rsidRDefault="00957E7F" w:rsidP="00957E7F">
            <w:r w:rsidRPr="00957E7F">
              <w:t>Minor And/ Or Group Member Info</w:t>
            </w:r>
          </w:p>
        </w:tc>
        <w:tc>
          <w:tcPr>
            <w:tcW w:w="2959" w:type="dxa"/>
          </w:tcPr>
          <w:p w14:paraId="5E131AC7" w14:textId="7D9F8F9F" w:rsidR="00957E7F" w:rsidRPr="00957E7F" w:rsidRDefault="00957E7F" w:rsidP="00957E7F">
            <w:r w:rsidRPr="00957E7F">
              <w:t>Process 2.2.2P (Enter Number of Volunteers)</w:t>
            </w:r>
          </w:p>
        </w:tc>
        <w:tc>
          <w:tcPr>
            <w:tcW w:w="3214" w:type="dxa"/>
          </w:tcPr>
          <w:p w14:paraId="1DF73C08" w14:textId="1026133D" w:rsidR="00957E7F" w:rsidRPr="00957E7F" w:rsidRDefault="00957E7F" w:rsidP="00957E7F">
            <w:r w:rsidRPr="00957E7F">
              <w:t>Process 2.2.3P (Enter Additional Volunteer Information)</w:t>
            </w:r>
          </w:p>
        </w:tc>
      </w:tr>
      <w:tr w:rsidR="00957E7F" w:rsidRPr="00F36900" w14:paraId="09C21A28" w14:textId="77777777" w:rsidTr="0098559D">
        <w:tc>
          <w:tcPr>
            <w:tcW w:w="3177" w:type="dxa"/>
          </w:tcPr>
          <w:p w14:paraId="533759F1" w14:textId="2A261FA4" w:rsidR="00957E7F" w:rsidRPr="00957E7F" w:rsidRDefault="00957E7F" w:rsidP="00957E7F">
            <w:r w:rsidRPr="00957E7F">
              <w:t>Minor Info for Report 1</w:t>
            </w:r>
          </w:p>
        </w:tc>
        <w:tc>
          <w:tcPr>
            <w:tcW w:w="2959" w:type="dxa"/>
          </w:tcPr>
          <w:p w14:paraId="0D82632C" w14:textId="63FF872E" w:rsidR="00957E7F" w:rsidRPr="00957E7F" w:rsidRDefault="00957E7F" w:rsidP="00957E7F">
            <w:r w:rsidRPr="00957E7F">
              <w:t>Data Store (Minors)</w:t>
            </w:r>
          </w:p>
        </w:tc>
        <w:tc>
          <w:tcPr>
            <w:tcW w:w="3214" w:type="dxa"/>
          </w:tcPr>
          <w:p w14:paraId="5E2342AF" w14:textId="43ED6AF6" w:rsidR="00957E7F" w:rsidRPr="00957E7F" w:rsidRDefault="00957E7F" w:rsidP="00957E7F">
            <w:r w:rsidRPr="00957E7F">
              <w:t>Process 4.1P (Produce Report 1 (Total Volunteer Participation Report))</w:t>
            </w:r>
          </w:p>
        </w:tc>
      </w:tr>
      <w:tr w:rsidR="00957E7F" w:rsidRPr="00F36900" w14:paraId="6438CCD6" w14:textId="77777777" w:rsidTr="0098559D">
        <w:tc>
          <w:tcPr>
            <w:tcW w:w="3177" w:type="dxa"/>
          </w:tcPr>
          <w:p w14:paraId="76721731" w14:textId="1162A7A2" w:rsidR="00957E7F" w:rsidRPr="00957E7F" w:rsidRDefault="00957E7F" w:rsidP="00957E7F">
            <w:r w:rsidRPr="00957E7F">
              <w:t>Minor Info for Report 2</w:t>
            </w:r>
          </w:p>
        </w:tc>
        <w:tc>
          <w:tcPr>
            <w:tcW w:w="2959" w:type="dxa"/>
          </w:tcPr>
          <w:p w14:paraId="11F0A884" w14:textId="0BFF3B30" w:rsidR="00957E7F" w:rsidRPr="00957E7F" w:rsidRDefault="00957E7F" w:rsidP="00957E7F">
            <w:r w:rsidRPr="00957E7F">
              <w:t>Data Store (Minors)</w:t>
            </w:r>
          </w:p>
        </w:tc>
        <w:tc>
          <w:tcPr>
            <w:tcW w:w="3214" w:type="dxa"/>
          </w:tcPr>
          <w:p w14:paraId="587D9137" w14:textId="4497C548" w:rsidR="00957E7F" w:rsidRPr="00957E7F" w:rsidRDefault="00957E7F" w:rsidP="00957E7F">
            <w:r w:rsidRPr="00957E7F">
              <w:t>Process 4.2P (Produce Report 2 (Monthly Volunteer Summary))</w:t>
            </w:r>
          </w:p>
        </w:tc>
      </w:tr>
      <w:tr w:rsidR="00957E7F" w:rsidRPr="00F36900" w14:paraId="425780B3" w14:textId="77777777" w:rsidTr="0098559D">
        <w:tc>
          <w:tcPr>
            <w:tcW w:w="3177" w:type="dxa"/>
          </w:tcPr>
          <w:p w14:paraId="7217101F" w14:textId="59845610" w:rsidR="00957E7F" w:rsidRPr="00957E7F" w:rsidRDefault="00957E7F" w:rsidP="00957E7F">
            <w:r w:rsidRPr="00957E7F">
              <w:t>Minor Info for Report 3</w:t>
            </w:r>
          </w:p>
        </w:tc>
        <w:tc>
          <w:tcPr>
            <w:tcW w:w="2959" w:type="dxa"/>
          </w:tcPr>
          <w:p w14:paraId="79D2620E" w14:textId="5C605F74" w:rsidR="00957E7F" w:rsidRPr="00957E7F" w:rsidRDefault="00957E7F" w:rsidP="00957E7F">
            <w:r w:rsidRPr="00957E7F">
              <w:t>Data Store (Minors)</w:t>
            </w:r>
          </w:p>
        </w:tc>
        <w:tc>
          <w:tcPr>
            <w:tcW w:w="3214" w:type="dxa"/>
          </w:tcPr>
          <w:p w14:paraId="1708A967" w14:textId="05973CFE" w:rsidR="00957E7F" w:rsidRPr="00957E7F" w:rsidRDefault="00957E7F" w:rsidP="00957E7F">
            <w:r w:rsidRPr="00957E7F">
              <w:t>Process 4.3P (Produce Report 3 (Hourly Shift Analysis Per Month))</w:t>
            </w:r>
          </w:p>
        </w:tc>
      </w:tr>
      <w:tr w:rsidR="00957E7F" w:rsidRPr="00F36900" w14:paraId="47B2E564" w14:textId="77777777" w:rsidTr="0098559D">
        <w:tc>
          <w:tcPr>
            <w:tcW w:w="3177" w:type="dxa"/>
          </w:tcPr>
          <w:p w14:paraId="6C46A03B" w14:textId="523525D7" w:rsidR="00957E7F" w:rsidRPr="00957E7F" w:rsidRDefault="00957E7F" w:rsidP="00957E7F">
            <w:r w:rsidRPr="00957E7F">
              <w:t>Minor Profile</w:t>
            </w:r>
          </w:p>
        </w:tc>
        <w:tc>
          <w:tcPr>
            <w:tcW w:w="2959" w:type="dxa"/>
          </w:tcPr>
          <w:p w14:paraId="6C7DD8FD" w14:textId="0CC29F5E" w:rsidR="00957E7F" w:rsidRPr="00957E7F" w:rsidRDefault="00957E7F" w:rsidP="00957E7F">
            <w:r w:rsidRPr="00957E7F">
              <w:t>Process 1.2 (Enter Contact Information)</w:t>
            </w:r>
          </w:p>
        </w:tc>
        <w:tc>
          <w:tcPr>
            <w:tcW w:w="3214" w:type="dxa"/>
          </w:tcPr>
          <w:p w14:paraId="32FA4EEF" w14:textId="4371A197" w:rsidR="00957E7F" w:rsidRPr="00957E7F" w:rsidRDefault="00957E7F" w:rsidP="00957E7F">
            <w:r w:rsidRPr="00957E7F">
              <w:t>Process 2.1P (View Available Shifts)</w:t>
            </w:r>
          </w:p>
        </w:tc>
      </w:tr>
      <w:tr w:rsidR="00957E7F" w:rsidRPr="00F36900" w14:paraId="1C4A052D" w14:textId="77777777" w:rsidTr="0098559D">
        <w:tc>
          <w:tcPr>
            <w:tcW w:w="3177" w:type="dxa"/>
          </w:tcPr>
          <w:p w14:paraId="3516FA81" w14:textId="31440476" w:rsidR="00957E7F" w:rsidRPr="00957E7F" w:rsidRDefault="00957E7F" w:rsidP="00957E7F">
            <w:r w:rsidRPr="00957E7F">
              <w:t>Minor Profile</w:t>
            </w:r>
          </w:p>
        </w:tc>
        <w:tc>
          <w:tcPr>
            <w:tcW w:w="2959" w:type="dxa"/>
          </w:tcPr>
          <w:p w14:paraId="4D950426" w14:textId="5A5830A3" w:rsidR="00957E7F" w:rsidRPr="00957E7F" w:rsidRDefault="00957E7F" w:rsidP="00957E7F">
            <w:r w:rsidRPr="00957E7F">
              <w:t>Process 1.2.2P (Update Existing Contact Information)</w:t>
            </w:r>
          </w:p>
        </w:tc>
        <w:tc>
          <w:tcPr>
            <w:tcW w:w="3214" w:type="dxa"/>
          </w:tcPr>
          <w:p w14:paraId="68CD051C" w14:textId="5DD982D7" w:rsidR="00957E7F" w:rsidRPr="00957E7F" w:rsidRDefault="00957E7F" w:rsidP="00957E7F">
            <w:r w:rsidRPr="00957E7F">
              <w:t>Process 2.1P (View Available Shifts)</w:t>
            </w:r>
          </w:p>
        </w:tc>
      </w:tr>
      <w:tr w:rsidR="00957E7F" w:rsidRPr="00F36900" w14:paraId="3B30E0EE" w14:textId="77777777" w:rsidTr="0098559D">
        <w:tc>
          <w:tcPr>
            <w:tcW w:w="3177" w:type="dxa"/>
          </w:tcPr>
          <w:p w14:paraId="5EB54871" w14:textId="6DC0559E" w:rsidR="00957E7F" w:rsidRPr="00957E7F" w:rsidRDefault="00957E7F" w:rsidP="00957E7F">
            <w:r w:rsidRPr="00957E7F">
              <w:t>Monthly Volunteer Summary</w:t>
            </w:r>
          </w:p>
        </w:tc>
        <w:tc>
          <w:tcPr>
            <w:tcW w:w="2959" w:type="dxa"/>
          </w:tcPr>
          <w:p w14:paraId="6BA9009F" w14:textId="7E0E0584" w:rsidR="00957E7F" w:rsidRPr="00957E7F" w:rsidRDefault="00957E7F" w:rsidP="00957E7F">
            <w:r w:rsidRPr="00957E7F">
              <w:t>Process 4.2P (Produce Report 2 (Monthly Volunteer Summary))</w:t>
            </w:r>
          </w:p>
        </w:tc>
        <w:tc>
          <w:tcPr>
            <w:tcW w:w="3214" w:type="dxa"/>
          </w:tcPr>
          <w:p w14:paraId="4D89D157" w14:textId="6349EF3D" w:rsidR="00957E7F" w:rsidRPr="00957E7F" w:rsidRDefault="00957E7F" w:rsidP="00957E7F">
            <w:r w:rsidRPr="00957E7F">
              <w:t>Sink (Director)</w:t>
            </w:r>
          </w:p>
        </w:tc>
      </w:tr>
      <w:tr w:rsidR="00957E7F" w:rsidRPr="00F36900" w14:paraId="40856EF3" w14:textId="77777777" w:rsidTr="0098559D">
        <w:tc>
          <w:tcPr>
            <w:tcW w:w="3177" w:type="dxa"/>
          </w:tcPr>
          <w:p w14:paraId="5D31DAA2" w14:textId="1126BFB6" w:rsidR="00957E7F" w:rsidRPr="00957E7F" w:rsidRDefault="00957E7F" w:rsidP="00957E7F">
            <w:r w:rsidRPr="00957E7F">
              <w:t>New Minor Profile</w:t>
            </w:r>
          </w:p>
        </w:tc>
        <w:tc>
          <w:tcPr>
            <w:tcW w:w="2959" w:type="dxa"/>
          </w:tcPr>
          <w:p w14:paraId="5C9D6053" w14:textId="7A2DCEFA" w:rsidR="00957E7F" w:rsidRPr="00957E7F" w:rsidRDefault="00957E7F" w:rsidP="00957E7F">
            <w:r w:rsidRPr="00957E7F">
              <w:t>Process 1.2.2P (Update Existing Contact Information)</w:t>
            </w:r>
          </w:p>
        </w:tc>
        <w:tc>
          <w:tcPr>
            <w:tcW w:w="3214" w:type="dxa"/>
          </w:tcPr>
          <w:p w14:paraId="1C854A70" w14:textId="67765AD3" w:rsidR="00957E7F" w:rsidRPr="00957E7F" w:rsidRDefault="00957E7F" w:rsidP="00957E7F">
            <w:r w:rsidRPr="00957E7F">
              <w:t>Data Store (Minors)</w:t>
            </w:r>
          </w:p>
        </w:tc>
      </w:tr>
      <w:tr w:rsidR="00957E7F" w:rsidRPr="00F36900" w14:paraId="2D417F8E" w14:textId="77777777" w:rsidTr="0098559D">
        <w:tc>
          <w:tcPr>
            <w:tcW w:w="3177" w:type="dxa"/>
          </w:tcPr>
          <w:p w14:paraId="0E0184EF" w14:textId="5C1054E9" w:rsidR="00957E7F" w:rsidRPr="00957E7F" w:rsidRDefault="00957E7F" w:rsidP="00957E7F">
            <w:r w:rsidRPr="00957E7F">
              <w:t>New Schedule</w:t>
            </w:r>
          </w:p>
        </w:tc>
        <w:tc>
          <w:tcPr>
            <w:tcW w:w="2959" w:type="dxa"/>
          </w:tcPr>
          <w:p w14:paraId="6B557CF1" w14:textId="179DD53F" w:rsidR="00957E7F" w:rsidRPr="00957E7F" w:rsidRDefault="00957E7F" w:rsidP="00957E7F">
            <w:r w:rsidRPr="00957E7F">
              <w:t>Process 2.2.3P (Enter Additional Volunteer Information)</w:t>
            </w:r>
          </w:p>
        </w:tc>
        <w:tc>
          <w:tcPr>
            <w:tcW w:w="3214" w:type="dxa"/>
          </w:tcPr>
          <w:p w14:paraId="49A72BA0" w14:textId="36AE1DD7" w:rsidR="00957E7F" w:rsidRPr="00957E7F" w:rsidRDefault="00957E7F" w:rsidP="00957E7F">
            <w:r w:rsidRPr="00957E7F">
              <w:t>Data Store (Schedules)</w:t>
            </w:r>
          </w:p>
        </w:tc>
      </w:tr>
      <w:tr w:rsidR="00957E7F" w:rsidRPr="00F36900" w14:paraId="43F1E157" w14:textId="77777777" w:rsidTr="0098559D">
        <w:tc>
          <w:tcPr>
            <w:tcW w:w="3177" w:type="dxa"/>
          </w:tcPr>
          <w:p w14:paraId="44C729AD" w14:textId="44FDEC93" w:rsidR="00957E7F" w:rsidRPr="00957E7F" w:rsidRDefault="00957E7F" w:rsidP="00957E7F">
            <w:r w:rsidRPr="00957E7F">
              <w:t>New Volunteer Account</w:t>
            </w:r>
          </w:p>
        </w:tc>
        <w:tc>
          <w:tcPr>
            <w:tcW w:w="2959" w:type="dxa"/>
          </w:tcPr>
          <w:p w14:paraId="2796A971" w14:textId="5918B856" w:rsidR="00957E7F" w:rsidRPr="00957E7F" w:rsidRDefault="00957E7F" w:rsidP="00957E7F">
            <w:r w:rsidRPr="00957E7F">
              <w:t>Process 1.1.P (Make New Account)</w:t>
            </w:r>
          </w:p>
        </w:tc>
        <w:tc>
          <w:tcPr>
            <w:tcW w:w="3214" w:type="dxa"/>
          </w:tcPr>
          <w:p w14:paraId="59EF147D" w14:textId="41115FCD" w:rsidR="00957E7F" w:rsidRPr="00957E7F" w:rsidRDefault="00957E7F" w:rsidP="00957E7F">
            <w:r w:rsidRPr="00957E7F">
              <w:t>Data Store (Volunteers)</w:t>
            </w:r>
          </w:p>
        </w:tc>
      </w:tr>
      <w:tr w:rsidR="00957E7F" w:rsidRPr="00F36900" w14:paraId="7B0A47CC" w14:textId="77777777" w:rsidTr="0098559D">
        <w:tc>
          <w:tcPr>
            <w:tcW w:w="3177" w:type="dxa"/>
          </w:tcPr>
          <w:p w14:paraId="315EAFF5" w14:textId="3DA16140" w:rsidR="00957E7F" w:rsidRPr="00957E7F" w:rsidRDefault="00957E7F" w:rsidP="00957E7F">
            <w:r w:rsidRPr="00957E7F">
              <w:t>Requested Shift</w:t>
            </w:r>
          </w:p>
        </w:tc>
        <w:tc>
          <w:tcPr>
            <w:tcW w:w="2959" w:type="dxa"/>
          </w:tcPr>
          <w:p w14:paraId="18910C51" w14:textId="2E103CE0" w:rsidR="00957E7F" w:rsidRPr="00957E7F" w:rsidRDefault="00957E7F" w:rsidP="00957E7F">
            <w:r w:rsidRPr="00957E7F">
              <w:t>Source (Volunteer)</w:t>
            </w:r>
          </w:p>
        </w:tc>
        <w:tc>
          <w:tcPr>
            <w:tcW w:w="3214" w:type="dxa"/>
          </w:tcPr>
          <w:p w14:paraId="0F924FC1" w14:textId="4624B597" w:rsidR="00957E7F" w:rsidRPr="00957E7F" w:rsidRDefault="00957E7F" w:rsidP="00957E7F">
            <w:r w:rsidRPr="00957E7F">
              <w:t>Process 2.2.1P (Select Shift)</w:t>
            </w:r>
          </w:p>
        </w:tc>
      </w:tr>
      <w:tr w:rsidR="00957E7F" w:rsidRPr="00F36900" w14:paraId="23702BA0" w14:textId="77777777" w:rsidTr="0098559D">
        <w:tc>
          <w:tcPr>
            <w:tcW w:w="3177" w:type="dxa"/>
          </w:tcPr>
          <w:p w14:paraId="54714F26" w14:textId="709A445A" w:rsidR="00957E7F" w:rsidRPr="00957E7F" w:rsidRDefault="00957E7F" w:rsidP="00957E7F">
            <w:r w:rsidRPr="00957E7F">
              <w:t>Requested Shift to Cancel</w:t>
            </w:r>
          </w:p>
        </w:tc>
        <w:tc>
          <w:tcPr>
            <w:tcW w:w="2959" w:type="dxa"/>
          </w:tcPr>
          <w:p w14:paraId="19F65054" w14:textId="6C2AB20F" w:rsidR="00957E7F" w:rsidRPr="00957E7F" w:rsidRDefault="00957E7F" w:rsidP="00957E7F">
            <w:r w:rsidRPr="00957E7F">
              <w:t>Process 2.3.1P (Modify Volunteer Shift)</w:t>
            </w:r>
          </w:p>
        </w:tc>
        <w:tc>
          <w:tcPr>
            <w:tcW w:w="3214" w:type="dxa"/>
          </w:tcPr>
          <w:p w14:paraId="19747318" w14:textId="6F1CD57C" w:rsidR="00957E7F" w:rsidRPr="00957E7F" w:rsidRDefault="00957E7F" w:rsidP="00957E7F">
            <w:r w:rsidRPr="00957E7F">
              <w:t>Process 2.3.2P (Cancel Volunteer Shift)</w:t>
            </w:r>
          </w:p>
        </w:tc>
      </w:tr>
      <w:tr w:rsidR="00957E7F" w:rsidRPr="00F36900" w14:paraId="469F5AD0" w14:textId="77777777" w:rsidTr="0098559D">
        <w:tc>
          <w:tcPr>
            <w:tcW w:w="3177" w:type="dxa"/>
          </w:tcPr>
          <w:p w14:paraId="21464CAE" w14:textId="16CB6FFF" w:rsidR="00957E7F" w:rsidRPr="00957E7F" w:rsidRDefault="00957E7F" w:rsidP="00957E7F">
            <w:r w:rsidRPr="00957E7F">
              <w:t>Schedule Detail for Report 1</w:t>
            </w:r>
          </w:p>
        </w:tc>
        <w:tc>
          <w:tcPr>
            <w:tcW w:w="2959" w:type="dxa"/>
          </w:tcPr>
          <w:p w14:paraId="20F8617D" w14:textId="775D40A3" w:rsidR="00957E7F" w:rsidRPr="00957E7F" w:rsidRDefault="00957E7F" w:rsidP="00957E7F">
            <w:r w:rsidRPr="00957E7F">
              <w:t>Data Store (Schedules)</w:t>
            </w:r>
          </w:p>
        </w:tc>
        <w:tc>
          <w:tcPr>
            <w:tcW w:w="3214" w:type="dxa"/>
          </w:tcPr>
          <w:p w14:paraId="73C0CDAD" w14:textId="56469472" w:rsidR="00957E7F" w:rsidRPr="00957E7F" w:rsidRDefault="00957E7F" w:rsidP="00957E7F">
            <w:r w:rsidRPr="00957E7F">
              <w:t>Process 4.1P (Produce Report 1 (Total Volunteer Participation Report))</w:t>
            </w:r>
          </w:p>
        </w:tc>
      </w:tr>
      <w:tr w:rsidR="00957E7F" w:rsidRPr="00F36900" w14:paraId="0BB3F92B" w14:textId="77777777" w:rsidTr="0098559D">
        <w:tc>
          <w:tcPr>
            <w:tcW w:w="3177" w:type="dxa"/>
          </w:tcPr>
          <w:p w14:paraId="6A6BA5DE" w14:textId="2F600546" w:rsidR="00957E7F" w:rsidRPr="00957E7F" w:rsidRDefault="00957E7F" w:rsidP="00957E7F">
            <w:r w:rsidRPr="00957E7F">
              <w:t>Schedule Detail for Report 2</w:t>
            </w:r>
          </w:p>
        </w:tc>
        <w:tc>
          <w:tcPr>
            <w:tcW w:w="2959" w:type="dxa"/>
          </w:tcPr>
          <w:p w14:paraId="3EC71A5A" w14:textId="36692097" w:rsidR="00957E7F" w:rsidRPr="00957E7F" w:rsidRDefault="00957E7F" w:rsidP="00957E7F">
            <w:r w:rsidRPr="00957E7F">
              <w:t>Data Store (Schedules)</w:t>
            </w:r>
          </w:p>
        </w:tc>
        <w:tc>
          <w:tcPr>
            <w:tcW w:w="3214" w:type="dxa"/>
          </w:tcPr>
          <w:p w14:paraId="774ACD54" w14:textId="6ECA01EC" w:rsidR="00957E7F" w:rsidRPr="00957E7F" w:rsidRDefault="00957E7F" w:rsidP="00957E7F">
            <w:r w:rsidRPr="00957E7F">
              <w:t>Process 4.2P (Produce Report 2 (Monthly Volunteer Summary))</w:t>
            </w:r>
          </w:p>
        </w:tc>
      </w:tr>
      <w:tr w:rsidR="00957E7F" w:rsidRPr="00F36900" w14:paraId="6F239240" w14:textId="77777777" w:rsidTr="0098559D">
        <w:tc>
          <w:tcPr>
            <w:tcW w:w="3177" w:type="dxa"/>
          </w:tcPr>
          <w:p w14:paraId="126A9E98" w14:textId="059DF552" w:rsidR="00957E7F" w:rsidRPr="00957E7F" w:rsidRDefault="00957E7F" w:rsidP="00957E7F">
            <w:r w:rsidRPr="00957E7F">
              <w:t>Schedule Detail for Report 3</w:t>
            </w:r>
          </w:p>
        </w:tc>
        <w:tc>
          <w:tcPr>
            <w:tcW w:w="2959" w:type="dxa"/>
          </w:tcPr>
          <w:p w14:paraId="1F52FAFF" w14:textId="7B1AE2D0" w:rsidR="00957E7F" w:rsidRPr="00957E7F" w:rsidRDefault="00957E7F" w:rsidP="00957E7F">
            <w:r w:rsidRPr="00957E7F">
              <w:t>Data Store (Schedules)</w:t>
            </w:r>
          </w:p>
        </w:tc>
        <w:tc>
          <w:tcPr>
            <w:tcW w:w="3214" w:type="dxa"/>
          </w:tcPr>
          <w:p w14:paraId="4D73D0F1" w14:textId="23ECCBA6" w:rsidR="00957E7F" w:rsidRPr="00957E7F" w:rsidRDefault="00957E7F" w:rsidP="00957E7F">
            <w:r w:rsidRPr="00957E7F">
              <w:t>Process 4.3P (Produce Report 3 (Hourly Shift Analysis Per Month))</w:t>
            </w:r>
          </w:p>
        </w:tc>
      </w:tr>
      <w:tr w:rsidR="00957E7F" w:rsidRPr="00F36900" w14:paraId="55AF79BC" w14:textId="77777777" w:rsidTr="0098559D">
        <w:tc>
          <w:tcPr>
            <w:tcW w:w="3177" w:type="dxa"/>
          </w:tcPr>
          <w:p w14:paraId="42AEA63F" w14:textId="0B5E86F0" w:rsidR="00957E7F" w:rsidRPr="00957E7F" w:rsidRDefault="00957E7F" w:rsidP="00957E7F">
            <w:r w:rsidRPr="00957E7F">
              <w:t>Schedule Detail for Report 4</w:t>
            </w:r>
          </w:p>
        </w:tc>
        <w:tc>
          <w:tcPr>
            <w:tcW w:w="2959" w:type="dxa"/>
          </w:tcPr>
          <w:p w14:paraId="412CA89C" w14:textId="66D610AD" w:rsidR="00957E7F" w:rsidRPr="00957E7F" w:rsidRDefault="00957E7F" w:rsidP="00957E7F">
            <w:r w:rsidRPr="00957E7F">
              <w:t>Data Store (Schedules)</w:t>
            </w:r>
          </w:p>
        </w:tc>
        <w:tc>
          <w:tcPr>
            <w:tcW w:w="3214" w:type="dxa"/>
          </w:tcPr>
          <w:p w14:paraId="694D4DD3" w14:textId="73E23452" w:rsidR="00957E7F" w:rsidRPr="00957E7F" w:rsidRDefault="00957E7F" w:rsidP="00957E7F">
            <w:r w:rsidRPr="00957E7F">
              <w:t>Process 4.4P (Produce Report 4 (Shift Allocation Summary))</w:t>
            </w:r>
          </w:p>
        </w:tc>
      </w:tr>
      <w:tr w:rsidR="00957E7F" w:rsidRPr="00F36900" w14:paraId="5BC4FEF6" w14:textId="77777777" w:rsidTr="0098559D">
        <w:tc>
          <w:tcPr>
            <w:tcW w:w="3177" w:type="dxa"/>
          </w:tcPr>
          <w:p w14:paraId="2C1456DB" w14:textId="7951C7D1" w:rsidR="00957E7F" w:rsidRPr="00957E7F" w:rsidRDefault="00957E7F" w:rsidP="00957E7F">
            <w:r w:rsidRPr="00957E7F">
              <w:t>Scheduled Shift</w:t>
            </w:r>
          </w:p>
        </w:tc>
        <w:tc>
          <w:tcPr>
            <w:tcW w:w="2959" w:type="dxa"/>
          </w:tcPr>
          <w:p w14:paraId="2354CD4D" w14:textId="29FBDB5A" w:rsidR="00957E7F" w:rsidRPr="00957E7F" w:rsidRDefault="00957E7F" w:rsidP="00957E7F">
            <w:r w:rsidRPr="00957E7F">
              <w:t>Process 2.2.1P (Select Shift)</w:t>
            </w:r>
          </w:p>
        </w:tc>
        <w:tc>
          <w:tcPr>
            <w:tcW w:w="3214" w:type="dxa"/>
          </w:tcPr>
          <w:p w14:paraId="0754D03A" w14:textId="28073467" w:rsidR="00957E7F" w:rsidRPr="00957E7F" w:rsidRDefault="00957E7F" w:rsidP="00957E7F">
            <w:r w:rsidRPr="00957E7F">
              <w:t>Data Store (Shifts)</w:t>
            </w:r>
          </w:p>
        </w:tc>
      </w:tr>
      <w:tr w:rsidR="00957E7F" w:rsidRPr="00F36900" w14:paraId="5B593949" w14:textId="77777777" w:rsidTr="0098559D">
        <w:tc>
          <w:tcPr>
            <w:tcW w:w="3177" w:type="dxa"/>
          </w:tcPr>
          <w:p w14:paraId="2F75FE8E" w14:textId="2DFD9FAA" w:rsidR="00957E7F" w:rsidRPr="00957E7F" w:rsidRDefault="00957E7F" w:rsidP="00957E7F">
            <w:r w:rsidRPr="00957E7F">
              <w:t>Selected Shift</w:t>
            </w:r>
          </w:p>
        </w:tc>
        <w:tc>
          <w:tcPr>
            <w:tcW w:w="2959" w:type="dxa"/>
          </w:tcPr>
          <w:p w14:paraId="5CB36999" w14:textId="222EF10B" w:rsidR="00957E7F" w:rsidRPr="00957E7F" w:rsidRDefault="00957E7F" w:rsidP="00957E7F">
            <w:r w:rsidRPr="00957E7F">
              <w:t>Process 2.2.1P (Select Shift)</w:t>
            </w:r>
          </w:p>
        </w:tc>
        <w:tc>
          <w:tcPr>
            <w:tcW w:w="3214" w:type="dxa"/>
          </w:tcPr>
          <w:p w14:paraId="69E6EE84" w14:textId="60C6256F" w:rsidR="00957E7F" w:rsidRPr="00957E7F" w:rsidRDefault="00957E7F" w:rsidP="00957E7F">
            <w:r w:rsidRPr="00957E7F">
              <w:t>Process 2.2.2P (Enter Number of Volunteers)</w:t>
            </w:r>
          </w:p>
        </w:tc>
      </w:tr>
      <w:tr w:rsidR="00957E7F" w:rsidRPr="00F36900" w14:paraId="065B7660" w14:textId="77777777" w:rsidTr="0098559D">
        <w:tc>
          <w:tcPr>
            <w:tcW w:w="3177" w:type="dxa"/>
          </w:tcPr>
          <w:p w14:paraId="08F77E9D" w14:textId="385C902B" w:rsidR="00957E7F" w:rsidRPr="00957E7F" w:rsidRDefault="00957E7F" w:rsidP="00957E7F">
            <w:r w:rsidRPr="00957E7F">
              <w:t>Shift Allocation Summary</w:t>
            </w:r>
          </w:p>
        </w:tc>
        <w:tc>
          <w:tcPr>
            <w:tcW w:w="2959" w:type="dxa"/>
          </w:tcPr>
          <w:p w14:paraId="19C0FF64" w14:textId="531228A1" w:rsidR="00957E7F" w:rsidRPr="00957E7F" w:rsidRDefault="00957E7F" w:rsidP="00957E7F">
            <w:r w:rsidRPr="00957E7F">
              <w:t>Process 4.4P (Produce Report 4 (Shift Allocation Summary))</w:t>
            </w:r>
          </w:p>
        </w:tc>
        <w:tc>
          <w:tcPr>
            <w:tcW w:w="3214" w:type="dxa"/>
          </w:tcPr>
          <w:p w14:paraId="1C125534" w14:textId="6C70AD91" w:rsidR="00957E7F" w:rsidRPr="00957E7F" w:rsidRDefault="00957E7F" w:rsidP="00957E7F">
            <w:r w:rsidRPr="00957E7F">
              <w:t>Sink (Director)</w:t>
            </w:r>
          </w:p>
        </w:tc>
      </w:tr>
      <w:tr w:rsidR="00957E7F" w:rsidRPr="00F36900" w14:paraId="71EE42B8" w14:textId="77777777" w:rsidTr="0098559D">
        <w:tc>
          <w:tcPr>
            <w:tcW w:w="3177" w:type="dxa"/>
          </w:tcPr>
          <w:p w14:paraId="7DD8E31D" w14:textId="02689538" w:rsidR="00957E7F" w:rsidRPr="00957E7F" w:rsidRDefault="00957E7F" w:rsidP="00957E7F">
            <w:r w:rsidRPr="00957E7F">
              <w:t>Shift Confirmation Email</w:t>
            </w:r>
          </w:p>
        </w:tc>
        <w:tc>
          <w:tcPr>
            <w:tcW w:w="2959" w:type="dxa"/>
          </w:tcPr>
          <w:p w14:paraId="048DD01E" w14:textId="5683574D" w:rsidR="00957E7F" w:rsidRPr="00957E7F" w:rsidRDefault="00957E7F" w:rsidP="00957E7F">
            <w:r w:rsidRPr="00957E7F">
              <w:t>Process 2.4P (Produce Email)</w:t>
            </w:r>
          </w:p>
        </w:tc>
        <w:tc>
          <w:tcPr>
            <w:tcW w:w="3214" w:type="dxa"/>
          </w:tcPr>
          <w:p w14:paraId="4F75B6AF" w14:textId="60DFF512" w:rsidR="00957E7F" w:rsidRPr="00957E7F" w:rsidRDefault="00957E7F" w:rsidP="00957E7F">
            <w:r w:rsidRPr="00957E7F">
              <w:t>Sink (Volunteer)</w:t>
            </w:r>
          </w:p>
        </w:tc>
      </w:tr>
      <w:tr w:rsidR="00957E7F" w:rsidRPr="00F36900" w14:paraId="35550C5E" w14:textId="77777777" w:rsidTr="0098559D">
        <w:tc>
          <w:tcPr>
            <w:tcW w:w="3177" w:type="dxa"/>
          </w:tcPr>
          <w:p w14:paraId="5C82834E" w14:textId="740793F7" w:rsidR="00957E7F" w:rsidRPr="00957E7F" w:rsidRDefault="00957E7F" w:rsidP="00957E7F">
            <w:r w:rsidRPr="00957E7F">
              <w:t>Shift Detail for Email</w:t>
            </w:r>
          </w:p>
        </w:tc>
        <w:tc>
          <w:tcPr>
            <w:tcW w:w="2959" w:type="dxa"/>
          </w:tcPr>
          <w:p w14:paraId="15F427EC" w14:textId="44252894" w:rsidR="00957E7F" w:rsidRPr="00957E7F" w:rsidRDefault="00957E7F" w:rsidP="00957E7F">
            <w:r w:rsidRPr="00957E7F">
              <w:t>Process 2.3.2P (Cancel Volunteer Shift)</w:t>
            </w:r>
          </w:p>
        </w:tc>
        <w:tc>
          <w:tcPr>
            <w:tcW w:w="3214" w:type="dxa"/>
          </w:tcPr>
          <w:p w14:paraId="52AC4161" w14:textId="715FA1B2" w:rsidR="00957E7F" w:rsidRPr="00957E7F" w:rsidRDefault="00957E7F" w:rsidP="00957E7F">
            <w:r w:rsidRPr="00957E7F">
              <w:t>Process 2.4P (Produce Email)</w:t>
            </w:r>
          </w:p>
        </w:tc>
      </w:tr>
      <w:tr w:rsidR="00957E7F" w:rsidRPr="00F36900" w14:paraId="094B638B" w14:textId="77777777" w:rsidTr="0098559D">
        <w:tc>
          <w:tcPr>
            <w:tcW w:w="3177" w:type="dxa"/>
          </w:tcPr>
          <w:p w14:paraId="1AC83BBB" w14:textId="14B98D5F" w:rsidR="00957E7F" w:rsidRPr="00957E7F" w:rsidRDefault="00957E7F" w:rsidP="00957E7F">
            <w:r w:rsidRPr="00957E7F">
              <w:t>Shift Detail for Report 1</w:t>
            </w:r>
          </w:p>
        </w:tc>
        <w:tc>
          <w:tcPr>
            <w:tcW w:w="2959" w:type="dxa"/>
          </w:tcPr>
          <w:p w14:paraId="0EA836A6" w14:textId="6C7A1E55" w:rsidR="00957E7F" w:rsidRPr="00957E7F" w:rsidRDefault="00957E7F" w:rsidP="00957E7F">
            <w:r w:rsidRPr="00957E7F">
              <w:t>Data Store (Shifts)</w:t>
            </w:r>
          </w:p>
        </w:tc>
        <w:tc>
          <w:tcPr>
            <w:tcW w:w="3214" w:type="dxa"/>
          </w:tcPr>
          <w:p w14:paraId="66453D3E" w14:textId="7BC9EB03" w:rsidR="00957E7F" w:rsidRPr="00957E7F" w:rsidRDefault="00957E7F" w:rsidP="00957E7F">
            <w:r w:rsidRPr="00957E7F">
              <w:t>Process 4.1P (Produce Report 1 (Total Volunteer Participation Report))</w:t>
            </w:r>
          </w:p>
        </w:tc>
      </w:tr>
      <w:tr w:rsidR="00957E7F" w:rsidRPr="00F36900" w14:paraId="3F07E7D9" w14:textId="77777777" w:rsidTr="0098559D">
        <w:tc>
          <w:tcPr>
            <w:tcW w:w="3177" w:type="dxa"/>
          </w:tcPr>
          <w:p w14:paraId="2C36942E" w14:textId="0380622D" w:rsidR="00957E7F" w:rsidRPr="00957E7F" w:rsidRDefault="00957E7F" w:rsidP="00957E7F">
            <w:r w:rsidRPr="00957E7F">
              <w:t>Shift Detail for Report 2</w:t>
            </w:r>
          </w:p>
        </w:tc>
        <w:tc>
          <w:tcPr>
            <w:tcW w:w="2959" w:type="dxa"/>
          </w:tcPr>
          <w:p w14:paraId="44DF6388" w14:textId="7BA1FE61" w:rsidR="00957E7F" w:rsidRPr="00957E7F" w:rsidRDefault="00957E7F" w:rsidP="00957E7F">
            <w:r w:rsidRPr="00957E7F">
              <w:t>Data Store (Shifts)</w:t>
            </w:r>
          </w:p>
        </w:tc>
        <w:tc>
          <w:tcPr>
            <w:tcW w:w="3214" w:type="dxa"/>
          </w:tcPr>
          <w:p w14:paraId="48FA226F" w14:textId="36B2393B" w:rsidR="00957E7F" w:rsidRPr="00957E7F" w:rsidRDefault="00957E7F" w:rsidP="00957E7F">
            <w:r w:rsidRPr="00957E7F">
              <w:t>Process 4.2P (Produce Report 2 (Monthly Volunteer Summary))</w:t>
            </w:r>
          </w:p>
        </w:tc>
      </w:tr>
      <w:tr w:rsidR="00957E7F" w:rsidRPr="00F36900" w14:paraId="236B9812" w14:textId="77777777" w:rsidTr="0098559D">
        <w:tc>
          <w:tcPr>
            <w:tcW w:w="3177" w:type="dxa"/>
          </w:tcPr>
          <w:p w14:paraId="2D563C69" w14:textId="356DD22F" w:rsidR="00957E7F" w:rsidRPr="00957E7F" w:rsidRDefault="00957E7F" w:rsidP="00957E7F">
            <w:r w:rsidRPr="00957E7F">
              <w:t>Shift Detail for Report 3</w:t>
            </w:r>
          </w:p>
        </w:tc>
        <w:tc>
          <w:tcPr>
            <w:tcW w:w="2959" w:type="dxa"/>
          </w:tcPr>
          <w:p w14:paraId="6058540C" w14:textId="17A5B9CA" w:rsidR="00957E7F" w:rsidRPr="00957E7F" w:rsidRDefault="00957E7F" w:rsidP="00957E7F">
            <w:r w:rsidRPr="00957E7F">
              <w:t>Data Store (Shifts)</w:t>
            </w:r>
          </w:p>
        </w:tc>
        <w:tc>
          <w:tcPr>
            <w:tcW w:w="3214" w:type="dxa"/>
          </w:tcPr>
          <w:p w14:paraId="379D2A46" w14:textId="4F1BC243" w:rsidR="00957E7F" w:rsidRPr="00957E7F" w:rsidRDefault="00957E7F" w:rsidP="00957E7F">
            <w:r w:rsidRPr="00957E7F">
              <w:t>Process 4.3P (Produce Report 3 (Hourly Shift Analysis Per Month))</w:t>
            </w:r>
          </w:p>
        </w:tc>
      </w:tr>
      <w:tr w:rsidR="00957E7F" w:rsidRPr="00F36900" w14:paraId="2EEC9CFF" w14:textId="77777777" w:rsidTr="0098559D">
        <w:tc>
          <w:tcPr>
            <w:tcW w:w="3177" w:type="dxa"/>
          </w:tcPr>
          <w:p w14:paraId="71B5BFCE" w14:textId="32055397" w:rsidR="00957E7F" w:rsidRPr="00957E7F" w:rsidRDefault="00957E7F" w:rsidP="00957E7F">
            <w:r w:rsidRPr="00957E7F">
              <w:t>Shift Detail for Report 4</w:t>
            </w:r>
          </w:p>
        </w:tc>
        <w:tc>
          <w:tcPr>
            <w:tcW w:w="2959" w:type="dxa"/>
          </w:tcPr>
          <w:p w14:paraId="648C36CC" w14:textId="5AD01007" w:rsidR="00957E7F" w:rsidRPr="00957E7F" w:rsidRDefault="00957E7F" w:rsidP="00957E7F">
            <w:r w:rsidRPr="00957E7F">
              <w:t>Data Store (Shifts)</w:t>
            </w:r>
          </w:p>
        </w:tc>
        <w:tc>
          <w:tcPr>
            <w:tcW w:w="3214" w:type="dxa"/>
          </w:tcPr>
          <w:p w14:paraId="721F1EC7" w14:textId="597B53A2" w:rsidR="00957E7F" w:rsidRPr="00957E7F" w:rsidRDefault="00957E7F" w:rsidP="00957E7F">
            <w:r w:rsidRPr="00957E7F">
              <w:t>Process 4.4P (Produce Report 4 (Shift Allocation Summary))</w:t>
            </w:r>
          </w:p>
        </w:tc>
      </w:tr>
      <w:tr w:rsidR="00957E7F" w:rsidRPr="00F36900" w14:paraId="649D4708" w14:textId="77777777" w:rsidTr="0098559D">
        <w:tc>
          <w:tcPr>
            <w:tcW w:w="3177" w:type="dxa"/>
          </w:tcPr>
          <w:p w14:paraId="464FC145" w14:textId="37568DC4" w:rsidR="00957E7F" w:rsidRPr="00957E7F" w:rsidRDefault="00957E7F" w:rsidP="00957E7F">
            <w:r w:rsidRPr="00957E7F">
              <w:t>Time Arrived</w:t>
            </w:r>
          </w:p>
        </w:tc>
        <w:tc>
          <w:tcPr>
            <w:tcW w:w="2959" w:type="dxa"/>
          </w:tcPr>
          <w:p w14:paraId="7CB65DB6" w14:textId="46510B0D" w:rsidR="00957E7F" w:rsidRPr="00957E7F" w:rsidRDefault="00957E7F" w:rsidP="00957E7F">
            <w:r w:rsidRPr="00957E7F">
              <w:t>Process 3.1P (Log Arrival)</w:t>
            </w:r>
          </w:p>
        </w:tc>
        <w:tc>
          <w:tcPr>
            <w:tcW w:w="3214" w:type="dxa"/>
          </w:tcPr>
          <w:p w14:paraId="7B3613A9" w14:textId="63A1CCEE" w:rsidR="00957E7F" w:rsidRPr="00957E7F" w:rsidRDefault="00957E7F" w:rsidP="00957E7F">
            <w:r w:rsidRPr="00957E7F">
              <w:t>Data Store (Shifts)</w:t>
            </w:r>
          </w:p>
        </w:tc>
      </w:tr>
      <w:tr w:rsidR="00957E7F" w:rsidRPr="00F36900" w14:paraId="69774B9C" w14:textId="77777777" w:rsidTr="0098559D">
        <w:tc>
          <w:tcPr>
            <w:tcW w:w="3177" w:type="dxa"/>
          </w:tcPr>
          <w:p w14:paraId="642A93CA" w14:textId="1100FB21" w:rsidR="00957E7F" w:rsidRPr="00957E7F" w:rsidRDefault="00957E7F" w:rsidP="00957E7F">
            <w:r w:rsidRPr="00957E7F">
              <w:t>Time Departed</w:t>
            </w:r>
          </w:p>
        </w:tc>
        <w:tc>
          <w:tcPr>
            <w:tcW w:w="2959" w:type="dxa"/>
          </w:tcPr>
          <w:p w14:paraId="5074858C" w14:textId="6A4FC5EA" w:rsidR="00957E7F" w:rsidRPr="00957E7F" w:rsidRDefault="00957E7F" w:rsidP="00957E7F">
            <w:r w:rsidRPr="00957E7F">
              <w:t>Process 3.2P (Log Departure)</w:t>
            </w:r>
          </w:p>
        </w:tc>
        <w:tc>
          <w:tcPr>
            <w:tcW w:w="3214" w:type="dxa"/>
          </w:tcPr>
          <w:p w14:paraId="21342B8C" w14:textId="71EAF3EA" w:rsidR="00957E7F" w:rsidRPr="00957E7F" w:rsidRDefault="00957E7F" w:rsidP="00957E7F">
            <w:r w:rsidRPr="00957E7F">
              <w:t>Data Store (Shifts)</w:t>
            </w:r>
          </w:p>
        </w:tc>
      </w:tr>
      <w:tr w:rsidR="00957E7F" w:rsidRPr="00F36900" w14:paraId="0824B26D" w14:textId="77777777" w:rsidTr="0098559D">
        <w:tc>
          <w:tcPr>
            <w:tcW w:w="3177" w:type="dxa"/>
          </w:tcPr>
          <w:p w14:paraId="209C90E4" w14:textId="4E5ECA7D" w:rsidR="00957E7F" w:rsidRPr="00957E7F" w:rsidRDefault="00957E7F" w:rsidP="00957E7F">
            <w:r w:rsidRPr="00957E7F">
              <w:t>Updated Minor Profile</w:t>
            </w:r>
          </w:p>
        </w:tc>
        <w:tc>
          <w:tcPr>
            <w:tcW w:w="2959" w:type="dxa"/>
          </w:tcPr>
          <w:p w14:paraId="316F3FEA" w14:textId="6121EE10" w:rsidR="00957E7F" w:rsidRPr="00957E7F" w:rsidRDefault="00957E7F" w:rsidP="00957E7F">
            <w:r w:rsidRPr="00957E7F">
              <w:t>Process 1.2.2P (Update Existing Contact Information)</w:t>
            </w:r>
          </w:p>
        </w:tc>
        <w:tc>
          <w:tcPr>
            <w:tcW w:w="3214" w:type="dxa"/>
          </w:tcPr>
          <w:p w14:paraId="13F3B99F" w14:textId="1A2F021F" w:rsidR="00957E7F" w:rsidRPr="00957E7F" w:rsidRDefault="00957E7F" w:rsidP="00957E7F">
            <w:r w:rsidRPr="00957E7F">
              <w:t>Data Store (Minors)</w:t>
            </w:r>
          </w:p>
        </w:tc>
      </w:tr>
      <w:tr w:rsidR="00957E7F" w:rsidRPr="00F36900" w14:paraId="07E0692B" w14:textId="77777777" w:rsidTr="0098559D">
        <w:tc>
          <w:tcPr>
            <w:tcW w:w="3177" w:type="dxa"/>
          </w:tcPr>
          <w:p w14:paraId="02DDB2C7" w14:textId="459AE650" w:rsidR="00957E7F" w:rsidRPr="00957E7F" w:rsidRDefault="00957E7F" w:rsidP="00957E7F">
            <w:r w:rsidRPr="00957E7F">
              <w:t>Updated Schedule</w:t>
            </w:r>
          </w:p>
        </w:tc>
        <w:tc>
          <w:tcPr>
            <w:tcW w:w="2959" w:type="dxa"/>
          </w:tcPr>
          <w:p w14:paraId="0E203218" w14:textId="4148ADDD" w:rsidR="00957E7F" w:rsidRPr="00957E7F" w:rsidRDefault="00957E7F" w:rsidP="00957E7F">
            <w:r w:rsidRPr="00957E7F">
              <w:t>Process 2.3.1P (Modify Volunteer Schedule)</w:t>
            </w:r>
          </w:p>
        </w:tc>
        <w:tc>
          <w:tcPr>
            <w:tcW w:w="3214" w:type="dxa"/>
          </w:tcPr>
          <w:p w14:paraId="042E863C" w14:textId="4A074E2D" w:rsidR="00957E7F" w:rsidRPr="00957E7F" w:rsidRDefault="00957E7F" w:rsidP="00957E7F">
            <w:r w:rsidRPr="00957E7F">
              <w:t>Data Store (Schedules)</w:t>
            </w:r>
          </w:p>
        </w:tc>
      </w:tr>
      <w:tr w:rsidR="00957E7F" w:rsidRPr="00F36900" w14:paraId="5B864D8D" w14:textId="77777777" w:rsidTr="0098559D">
        <w:tc>
          <w:tcPr>
            <w:tcW w:w="3177" w:type="dxa"/>
          </w:tcPr>
          <w:p w14:paraId="472F4108" w14:textId="114AEB25" w:rsidR="00957E7F" w:rsidRPr="00957E7F" w:rsidRDefault="00957E7F" w:rsidP="00957E7F">
            <w:r w:rsidRPr="00957E7F">
              <w:t>Updated Scheduled Shift</w:t>
            </w:r>
          </w:p>
        </w:tc>
        <w:tc>
          <w:tcPr>
            <w:tcW w:w="2959" w:type="dxa"/>
          </w:tcPr>
          <w:p w14:paraId="7ADEA266" w14:textId="608F386F" w:rsidR="00957E7F" w:rsidRPr="00957E7F" w:rsidRDefault="00957E7F" w:rsidP="00957E7F">
            <w:r w:rsidRPr="00957E7F">
              <w:t>Source (Volunteer)</w:t>
            </w:r>
          </w:p>
        </w:tc>
        <w:tc>
          <w:tcPr>
            <w:tcW w:w="3214" w:type="dxa"/>
          </w:tcPr>
          <w:p w14:paraId="4A0922BB" w14:textId="2E1E0858" w:rsidR="00957E7F" w:rsidRPr="00957E7F" w:rsidRDefault="00957E7F" w:rsidP="00957E7F">
            <w:r w:rsidRPr="00957E7F">
              <w:t>Process 2.3.1P (Modify Volunteer Schedule)</w:t>
            </w:r>
          </w:p>
        </w:tc>
      </w:tr>
      <w:tr w:rsidR="00957E7F" w:rsidRPr="00F36900" w14:paraId="5BC63CC2" w14:textId="77777777" w:rsidTr="0098559D">
        <w:tc>
          <w:tcPr>
            <w:tcW w:w="3177" w:type="dxa"/>
          </w:tcPr>
          <w:p w14:paraId="4A5A1076" w14:textId="25FB5758" w:rsidR="00957E7F" w:rsidRPr="00957E7F" w:rsidRDefault="00957E7F" w:rsidP="00957E7F">
            <w:r w:rsidRPr="00957E7F">
              <w:t>Updated Volunteer Account</w:t>
            </w:r>
          </w:p>
        </w:tc>
        <w:tc>
          <w:tcPr>
            <w:tcW w:w="2959" w:type="dxa"/>
          </w:tcPr>
          <w:p w14:paraId="7C364A77" w14:textId="1A0DFBF2" w:rsidR="00957E7F" w:rsidRPr="00957E7F" w:rsidRDefault="00957E7F" w:rsidP="00957E7F">
            <w:pPr>
              <w:tabs>
                <w:tab w:val="center" w:pos="1371"/>
              </w:tabs>
            </w:pPr>
            <w:r w:rsidRPr="00957E7F">
              <w:t>Process 1.1.2P (Update Existing Account)</w:t>
            </w:r>
          </w:p>
        </w:tc>
        <w:tc>
          <w:tcPr>
            <w:tcW w:w="3214" w:type="dxa"/>
          </w:tcPr>
          <w:p w14:paraId="49D3C1FF" w14:textId="4DCFD0E1" w:rsidR="00957E7F" w:rsidRPr="00957E7F" w:rsidRDefault="00957E7F" w:rsidP="00957E7F">
            <w:r w:rsidRPr="00957E7F">
              <w:t>Data Store (Volunteers)</w:t>
            </w:r>
          </w:p>
        </w:tc>
      </w:tr>
      <w:tr w:rsidR="00957E7F" w:rsidRPr="00F36900" w14:paraId="6DD72492" w14:textId="77777777" w:rsidTr="0098559D">
        <w:tc>
          <w:tcPr>
            <w:tcW w:w="3177" w:type="dxa"/>
          </w:tcPr>
          <w:p w14:paraId="5F15D89C" w14:textId="17DE0CFE" w:rsidR="00957E7F" w:rsidRPr="00957E7F" w:rsidRDefault="00957E7F" w:rsidP="00957E7F">
            <w:r w:rsidRPr="00957E7F">
              <w:t>Updated Volunteer Account Info</w:t>
            </w:r>
          </w:p>
        </w:tc>
        <w:tc>
          <w:tcPr>
            <w:tcW w:w="2959" w:type="dxa"/>
          </w:tcPr>
          <w:p w14:paraId="6423B55B" w14:textId="29FE698A" w:rsidR="00957E7F" w:rsidRPr="00957E7F" w:rsidRDefault="00957E7F" w:rsidP="00957E7F">
            <w:r w:rsidRPr="00957E7F">
              <w:t>Data Store (Volunteer)</w:t>
            </w:r>
          </w:p>
        </w:tc>
        <w:tc>
          <w:tcPr>
            <w:tcW w:w="3214" w:type="dxa"/>
          </w:tcPr>
          <w:p w14:paraId="48F15859" w14:textId="10234700" w:rsidR="00957E7F" w:rsidRPr="00957E7F" w:rsidRDefault="00957E7F" w:rsidP="00957E7F">
            <w:r w:rsidRPr="00957E7F">
              <w:t>Process 1.1.2P (Update Existing Account)</w:t>
            </w:r>
          </w:p>
        </w:tc>
      </w:tr>
      <w:tr w:rsidR="00957E7F" w:rsidRPr="00F36900" w14:paraId="380D2090" w14:textId="77777777" w:rsidTr="0098559D">
        <w:tc>
          <w:tcPr>
            <w:tcW w:w="3177" w:type="dxa"/>
          </w:tcPr>
          <w:p w14:paraId="71A2F7DC" w14:textId="010A2465" w:rsidR="00957E7F" w:rsidRPr="00957E7F" w:rsidRDefault="00957E7F" w:rsidP="00957E7F">
            <w:r w:rsidRPr="00957E7F">
              <w:t>Updated Volunteer Contact</w:t>
            </w:r>
          </w:p>
        </w:tc>
        <w:tc>
          <w:tcPr>
            <w:tcW w:w="2959" w:type="dxa"/>
          </w:tcPr>
          <w:p w14:paraId="140BB8D2" w14:textId="3D6D5D17" w:rsidR="00957E7F" w:rsidRPr="00957E7F" w:rsidRDefault="00957E7F" w:rsidP="00957E7F">
            <w:r w:rsidRPr="00957E7F">
              <w:t>Process 1.2.2P (Update Existing Contact Information)</w:t>
            </w:r>
          </w:p>
        </w:tc>
        <w:tc>
          <w:tcPr>
            <w:tcW w:w="3214" w:type="dxa"/>
          </w:tcPr>
          <w:p w14:paraId="20BE1A8C" w14:textId="371F6D37" w:rsidR="00957E7F" w:rsidRPr="00957E7F" w:rsidRDefault="00957E7F" w:rsidP="00957E7F">
            <w:r w:rsidRPr="00957E7F">
              <w:t>Data Store (Volunteers)</w:t>
            </w:r>
          </w:p>
        </w:tc>
      </w:tr>
      <w:tr w:rsidR="00957E7F" w:rsidRPr="00F36900" w14:paraId="04B0D505" w14:textId="77777777" w:rsidTr="0098559D">
        <w:tc>
          <w:tcPr>
            <w:tcW w:w="3177" w:type="dxa"/>
          </w:tcPr>
          <w:p w14:paraId="6AA6F486" w14:textId="61487B41" w:rsidR="00957E7F" w:rsidRPr="00957E7F" w:rsidRDefault="00957E7F" w:rsidP="00957E7F">
            <w:r w:rsidRPr="00957E7F">
              <w:t>Updated Volunteer Contact Info</w:t>
            </w:r>
          </w:p>
        </w:tc>
        <w:tc>
          <w:tcPr>
            <w:tcW w:w="2959" w:type="dxa"/>
          </w:tcPr>
          <w:p w14:paraId="21FFAC12" w14:textId="76D09DAC" w:rsidR="00957E7F" w:rsidRPr="00957E7F" w:rsidRDefault="00957E7F" w:rsidP="00957E7F">
            <w:r w:rsidRPr="00957E7F">
              <w:t>Source (Volunteer)</w:t>
            </w:r>
          </w:p>
        </w:tc>
        <w:tc>
          <w:tcPr>
            <w:tcW w:w="3214" w:type="dxa"/>
          </w:tcPr>
          <w:p w14:paraId="6878FDE3" w14:textId="27C0426E" w:rsidR="00957E7F" w:rsidRPr="00957E7F" w:rsidRDefault="00957E7F" w:rsidP="00957E7F">
            <w:r w:rsidRPr="00957E7F">
              <w:t>Process 1.2.2P (Update Existing Contact Information)</w:t>
            </w:r>
          </w:p>
        </w:tc>
      </w:tr>
      <w:tr w:rsidR="00957E7F" w:rsidRPr="00F36900" w14:paraId="32915BE8" w14:textId="77777777" w:rsidTr="0098559D">
        <w:tc>
          <w:tcPr>
            <w:tcW w:w="3177" w:type="dxa"/>
          </w:tcPr>
          <w:p w14:paraId="0EE8D558" w14:textId="336A254B" w:rsidR="00957E7F" w:rsidRPr="00957E7F" w:rsidRDefault="00957E7F" w:rsidP="00957E7F">
            <w:r w:rsidRPr="00957E7F">
              <w:t>Valid Account</w:t>
            </w:r>
          </w:p>
        </w:tc>
        <w:tc>
          <w:tcPr>
            <w:tcW w:w="2959" w:type="dxa"/>
          </w:tcPr>
          <w:p w14:paraId="154D511C" w14:textId="5B7B35D4" w:rsidR="00957E7F" w:rsidRPr="00957E7F" w:rsidRDefault="00957E7F" w:rsidP="00957E7F">
            <w:r w:rsidRPr="00957E7F">
              <w:t>Data Store (Volunteers)</w:t>
            </w:r>
          </w:p>
        </w:tc>
        <w:tc>
          <w:tcPr>
            <w:tcW w:w="3214" w:type="dxa"/>
          </w:tcPr>
          <w:p w14:paraId="522D653B" w14:textId="7118EAAE" w:rsidR="00957E7F" w:rsidRPr="00957E7F" w:rsidRDefault="00957E7F" w:rsidP="00957E7F">
            <w:r w:rsidRPr="00957E7F">
              <w:t>Process 2.2.1P (Select Shift)</w:t>
            </w:r>
          </w:p>
        </w:tc>
      </w:tr>
      <w:tr w:rsidR="00957E7F" w:rsidRPr="00F36900" w14:paraId="2FE8318F" w14:textId="77777777" w:rsidTr="0098559D">
        <w:tc>
          <w:tcPr>
            <w:tcW w:w="3177" w:type="dxa"/>
          </w:tcPr>
          <w:p w14:paraId="0D7F9419" w14:textId="0D106E38" w:rsidR="00957E7F" w:rsidRPr="00957E7F" w:rsidRDefault="00957E7F" w:rsidP="00957E7F">
            <w:r w:rsidRPr="00957E7F">
              <w:t>Viewed Schedule</w:t>
            </w:r>
          </w:p>
        </w:tc>
        <w:tc>
          <w:tcPr>
            <w:tcW w:w="2959" w:type="dxa"/>
          </w:tcPr>
          <w:p w14:paraId="72613B20" w14:textId="0AE8859C" w:rsidR="00957E7F" w:rsidRPr="00957E7F" w:rsidRDefault="00957E7F" w:rsidP="00957E7F">
            <w:r w:rsidRPr="00957E7F">
              <w:t>Process 2.1P (View Available Shifts)</w:t>
            </w:r>
          </w:p>
        </w:tc>
        <w:tc>
          <w:tcPr>
            <w:tcW w:w="3214" w:type="dxa"/>
          </w:tcPr>
          <w:p w14:paraId="172635BC" w14:textId="459FAEBB" w:rsidR="00957E7F" w:rsidRPr="00957E7F" w:rsidRDefault="00957E7F" w:rsidP="00957E7F">
            <w:r w:rsidRPr="00957E7F">
              <w:t>Process 2.2 (Create Volunteer Schedule)</w:t>
            </w:r>
          </w:p>
        </w:tc>
      </w:tr>
      <w:tr w:rsidR="00957E7F" w:rsidRPr="00F36900" w14:paraId="2C370B4D" w14:textId="77777777" w:rsidTr="0098559D">
        <w:tc>
          <w:tcPr>
            <w:tcW w:w="3177" w:type="dxa"/>
          </w:tcPr>
          <w:p w14:paraId="4690AFF4" w14:textId="68C54C2E" w:rsidR="00957E7F" w:rsidRPr="00957E7F" w:rsidRDefault="00957E7F" w:rsidP="00957E7F">
            <w:r w:rsidRPr="00957E7F">
              <w:t>Viewed Schedule</w:t>
            </w:r>
          </w:p>
        </w:tc>
        <w:tc>
          <w:tcPr>
            <w:tcW w:w="2959" w:type="dxa"/>
          </w:tcPr>
          <w:p w14:paraId="37BB09EB" w14:textId="0110732E" w:rsidR="00957E7F" w:rsidRPr="00957E7F" w:rsidRDefault="00957E7F" w:rsidP="00957E7F">
            <w:r w:rsidRPr="00957E7F">
              <w:t>Process 2.1P (View Available Shifts)</w:t>
            </w:r>
          </w:p>
        </w:tc>
        <w:tc>
          <w:tcPr>
            <w:tcW w:w="3214" w:type="dxa"/>
          </w:tcPr>
          <w:p w14:paraId="1D7853E4" w14:textId="2325F402" w:rsidR="00957E7F" w:rsidRPr="00957E7F" w:rsidRDefault="00957E7F" w:rsidP="00957E7F">
            <w:r w:rsidRPr="00957E7F">
              <w:t>Process 2.2.1P (Select Shift)</w:t>
            </w:r>
          </w:p>
        </w:tc>
      </w:tr>
      <w:tr w:rsidR="00957E7F" w:rsidRPr="00F36900" w14:paraId="1044BA4F" w14:textId="77777777" w:rsidTr="0098559D">
        <w:tc>
          <w:tcPr>
            <w:tcW w:w="3177" w:type="dxa"/>
          </w:tcPr>
          <w:p w14:paraId="3D2A0EBB" w14:textId="082E2003" w:rsidR="00957E7F" w:rsidRPr="00957E7F" w:rsidRDefault="00957E7F" w:rsidP="00957E7F">
            <w:r w:rsidRPr="00957E7F">
              <w:t>Volunteer Account Info</w:t>
            </w:r>
          </w:p>
        </w:tc>
        <w:tc>
          <w:tcPr>
            <w:tcW w:w="2959" w:type="dxa"/>
          </w:tcPr>
          <w:p w14:paraId="1183F939" w14:textId="3DC34190" w:rsidR="00957E7F" w:rsidRPr="00957E7F" w:rsidRDefault="00957E7F" w:rsidP="00957E7F">
            <w:r w:rsidRPr="00957E7F">
              <w:t>Source (Volunteer)</w:t>
            </w:r>
          </w:p>
        </w:tc>
        <w:tc>
          <w:tcPr>
            <w:tcW w:w="3214" w:type="dxa"/>
          </w:tcPr>
          <w:p w14:paraId="0EFCB8A8" w14:textId="38A39849" w:rsidR="00957E7F" w:rsidRPr="00957E7F" w:rsidRDefault="00957E7F" w:rsidP="00957E7F">
            <w:r w:rsidRPr="00957E7F">
              <w:t>Process 1.1.P (Make New Account)</w:t>
            </w:r>
          </w:p>
        </w:tc>
      </w:tr>
      <w:tr w:rsidR="00957E7F" w:rsidRPr="00F36900" w14:paraId="2EFF6FB0" w14:textId="77777777" w:rsidTr="0098559D">
        <w:tc>
          <w:tcPr>
            <w:tcW w:w="3177" w:type="dxa"/>
          </w:tcPr>
          <w:p w14:paraId="37AC21CC" w14:textId="23C40551" w:rsidR="00957E7F" w:rsidRPr="00957E7F" w:rsidRDefault="00957E7F" w:rsidP="00957E7F">
            <w:r w:rsidRPr="00957E7F">
              <w:t>Volunteer Check-In</w:t>
            </w:r>
          </w:p>
        </w:tc>
        <w:tc>
          <w:tcPr>
            <w:tcW w:w="2959" w:type="dxa"/>
          </w:tcPr>
          <w:p w14:paraId="61995251" w14:textId="2FA56023" w:rsidR="00957E7F" w:rsidRPr="00957E7F" w:rsidRDefault="00957E7F" w:rsidP="00957E7F">
            <w:r w:rsidRPr="00957E7F">
              <w:t>Source (Volunteer)</w:t>
            </w:r>
          </w:p>
        </w:tc>
        <w:tc>
          <w:tcPr>
            <w:tcW w:w="3214" w:type="dxa"/>
          </w:tcPr>
          <w:p w14:paraId="51F7EB01" w14:textId="3DBB96C3" w:rsidR="00957E7F" w:rsidRPr="00957E7F" w:rsidRDefault="00957E7F" w:rsidP="00957E7F">
            <w:r w:rsidRPr="00957E7F">
              <w:t>Process 3.1P (Log Arrival)</w:t>
            </w:r>
          </w:p>
        </w:tc>
      </w:tr>
      <w:tr w:rsidR="00957E7F" w:rsidRPr="00F36900" w14:paraId="50D80954" w14:textId="77777777" w:rsidTr="0098559D">
        <w:tc>
          <w:tcPr>
            <w:tcW w:w="3177" w:type="dxa"/>
          </w:tcPr>
          <w:p w14:paraId="186C831D" w14:textId="18F12B93" w:rsidR="00957E7F" w:rsidRPr="00957E7F" w:rsidRDefault="00957E7F" w:rsidP="00957E7F">
            <w:r w:rsidRPr="00957E7F">
              <w:t>Volunteer Check-Out</w:t>
            </w:r>
          </w:p>
        </w:tc>
        <w:tc>
          <w:tcPr>
            <w:tcW w:w="2959" w:type="dxa"/>
          </w:tcPr>
          <w:p w14:paraId="15EEB0A7" w14:textId="56F78D99" w:rsidR="00957E7F" w:rsidRPr="00957E7F" w:rsidRDefault="00957E7F" w:rsidP="00957E7F">
            <w:r w:rsidRPr="00957E7F">
              <w:t>Source (Volunteer)</w:t>
            </w:r>
          </w:p>
        </w:tc>
        <w:tc>
          <w:tcPr>
            <w:tcW w:w="3214" w:type="dxa"/>
          </w:tcPr>
          <w:p w14:paraId="00FBA43B" w14:textId="053F7F5C" w:rsidR="00957E7F" w:rsidRPr="00957E7F" w:rsidRDefault="00957E7F" w:rsidP="00957E7F">
            <w:r w:rsidRPr="00957E7F">
              <w:t>Process 3.2P (Log Departure)</w:t>
            </w:r>
          </w:p>
        </w:tc>
      </w:tr>
      <w:tr w:rsidR="00957E7F" w:rsidRPr="00F36900" w14:paraId="2271CC07" w14:textId="77777777" w:rsidTr="0098559D">
        <w:tc>
          <w:tcPr>
            <w:tcW w:w="3177" w:type="dxa"/>
          </w:tcPr>
          <w:p w14:paraId="77FF1E4B" w14:textId="211F1FE3" w:rsidR="00957E7F" w:rsidRPr="00957E7F" w:rsidRDefault="00957E7F" w:rsidP="00957E7F">
            <w:r w:rsidRPr="00957E7F">
              <w:t>Volunteer Info for Report 1</w:t>
            </w:r>
          </w:p>
        </w:tc>
        <w:tc>
          <w:tcPr>
            <w:tcW w:w="2959" w:type="dxa"/>
          </w:tcPr>
          <w:p w14:paraId="113A0B79" w14:textId="087D2C04" w:rsidR="00957E7F" w:rsidRPr="00957E7F" w:rsidRDefault="00957E7F" w:rsidP="00957E7F">
            <w:r w:rsidRPr="00957E7F">
              <w:t>Data Store (Volunteers)</w:t>
            </w:r>
          </w:p>
        </w:tc>
        <w:tc>
          <w:tcPr>
            <w:tcW w:w="3214" w:type="dxa"/>
          </w:tcPr>
          <w:p w14:paraId="7AD6EDE8" w14:textId="5232CB8F" w:rsidR="00957E7F" w:rsidRPr="00957E7F" w:rsidRDefault="00957E7F" w:rsidP="00957E7F">
            <w:r w:rsidRPr="00957E7F">
              <w:t>Process 4.1P (Produce Report 1 (Total Volunteer Participation Report))</w:t>
            </w:r>
          </w:p>
        </w:tc>
      </w:tr>
      <w:tr w:rsidR="00957E7F" w:rsidRPr="00F36900" w14:paraId="1B1BB75E" w14:textId="77777777" w:rsidTr="0098559D">
        <w:tc>
          <w:tcPr>
            <w:tcW w:w="3177" w:type="dxa"/>
          </w:tcPr>
          <w:p w14:paraId="02ACEE01" w14:textId="0F3C1EC7" w:rsidR="00957E7F" w:rsidRPr="00957E7F" w:rsidRDefault="00957E7F" w:rsidP="00957E7F">
            <w:r w:rsidRPr="00957E7F">
              <w:t>Volunteer Info for Report 2</w:t>
            </w:r>
          </w:p>
        </w:tc>
        <w:tc>
          <w:tcPr>
            <w:tcW w:w="2959" w:type="dxa"/>
          </w:tcPr>
          <w:p w14:paraId="3F335E73" w14:textId="04CE0092" w:rsidR="00957E7F" w:rsidRPr="00957E7F" w:rsidRDefault="00957E7F" w:rsidP="00957E7F">
            <w:r w:rsidRPr="00957E7F">
              <w:t>Data Store (Volunteers)</w:t>
            </w:r>
          </w:p>
        </w:tc>
        <w:tc>
          <w:tcPr>
            <w:tcW w:w="3214" w:type="dxa"/>
          </w:tcPr>
          <w:p w14:paraId="30BB4390" w14:textId="75B0EEC0" w:rsidR="00957E7F" w:rsidRPr="00957E7F" w:rsidRDefault="00957E7F" w:rsidP="00957E7F">
            <w:r w:rsidRPr="00957E7F">
              <w:t>Process 4.2P (Produce Report 2 (Monthly Volunteer Summary))</w:t>
            </w:r>
          </w:p>
        </w:tc>
      </w:tr>
      <w:tr w:rsidR="00957E7F" w:rsidRPr="00F36900" w14:paraId="0B1828A5" w14:textId="77777777" w:rsidTr="0098559D">
        <w:tc>
          <w:tcPr>
            <w:tcW w:w="3177" w:type="dxa"/>
          </w:tcPr>
          <w:p w14:paraId="115652A4" w14:textId="44262971" w:rsidR="00957E7F" w:rsidRPr="00957E7F" w:rsidRDefault="00957E7F" w:rsidP="00957E7F">
            <w:r w:rsidRPr="00957E7F">
              <w:t>Volunteer Info for Report 3</w:t>
            </w:r>
          </w:p>
        </w:tc>
        <w:tc>
          <w:tcPr>
            <w:tcW w:w="2959" w:type="dxa"/>
          </w:tcPr>
          <w:p w14:paraId="37AD079D" w14:textId="26C92B8B" w:rsidR="00957E7F" w:rsidRPr="00957E7F" w:rsidRDefault="00957E7F" w:rsidP="00957E7F">
            <w:r w:rsidRPr="00957E7F">
              <w:t>Data Store (Volunteers)</w:t>
            </w:r>
          </w:p>
        </w:tc>
        <w:tc>
          <w:tcPr>
            <w:tcW w:w="3214" w:type="dxa"/>
          </w:tcPr>
          <w:p w14:paraId="0409E80F" w14:textId="023AE0AC" w:rsidR="00957E7F" w:rsidRPr="00957E7F" w:rsidRDefault="00957E7F" w:rsidP="00957E7F">
            <w:r w:rsidRPr="00957E7F">
              <w:t>Process 4.3P (Produce Report 3 (Hourly Shift Analysis Per Month))</w:t>
            </w:r>
          </w:p>
        </w:tc>
      </w:tr>
      <w:tr w:rsidR="00957E7F" w:rsidRPr="00F36900" w14:paraId="1DAB549D" w14:textId="77777777" w:rsidTr="0098559D">
        <w:tc>
          <w:tcPr>
            <w:tcW w:w="3177" w:type="dxa"/>
          </w:tcPr>
          <w:p w14:paraId="29A47F27" w14:textId="033A80E3" w:rsidR="00957E7F" w:rsidRPr="00957E7F" w:rsidRDefault="00957E7F" w:rsidP="00957E7F">
            <w:r w:rsidRPr="00957E7F">
              <w:t>Volunteer Participation Report</w:t>
            </w:r>
          </w:p>
        </w:tc>
        <w:tc>
          <w:tcPr>
            <w:tcW w:w="2959" w:type="dxa"/>
          </w:tcPr>
          <w:p w14:paraId="26AEC93F" w14:textId="2121487D" w:rsidR="00957E7F" w:rsidRPr="00957E7F" w:rsidRDefault="00957E7F" w:rsidP="00957E7F">
            <w:r w:rsidRPr="00957E7F">
              <w:t>Process 4.1P (Produce Report 1 (Total Volunteer Participation Report))</w:t>
            </w:r>
          </w:p>
        </w:tc>
        <w:tc>
          <w:tcPr>
            <w:tcW w:w="3214" w:type="dxa"/>
          </w:tcPr>
          <w:p w14:paraId="1A6B33B5" w14:textId="7164A406" w:rsidR="00957E7F" w:rsidRPr="00957E7F" w:rsidRDefault="00957E7F" w:rsidP="00957E7F">
            <w:r w:rsidRPr="00957E7F">
              <w:t>Sink (Director)</w:t>
            </w:r>
          </w:p>
        </w:tc>
      </w:tr>
      <w:tr w:rsidR="00957E7F" w:rsidRPr="00F36900" w14:paraId="46479D31" w14:textId="77777777" w:rsidTr="0098559D">
        <w:tc>
          <w:tcPr>
            <w:tcW w:w="3177" w:type="dxa"/>
          </w:tcPr>
          <w:p w14:paraId="50D9C4CE" w14:textId="308D118A" w:rsidR="00957E7F" w:rsidRPr="00957E7F" w:rsidRDefault="00957E7F" w:rsidP="00957E7F">
            <w:r w:rsidRPr="00957E7F">
              <w:t>Volunteer Profile</w:t>
            </w:r>
          </w:p>
        </w:tc>
        <w:tc>
          <w:tcPr>
            <w:tcW w:w="2959" w:type="dxa"/>
          </w:tcPr>
          <w:p w14:paraId="4D5FEE66" w14:textId="61CDFC3E" w:rsidR="00957E7F" w:rsidRPr="00957E7F" w:rsidRDefault="00957E7F" w:rsidP="00957E7F">
            <w:r w:rsidRPr="00957E7F">
              <w:t>Process 1.2 (Enter Contact Information)</w:t>
            </w:r>
          </w:p>
        </w:tc>
        <w:tc>
          <w:tcPr>
            <w:tcW w:w="3214" w:type="dxa"/>
          </w:tcPr>
          <w:p w14:paraId="7449978B" w14:textId="1F52B9CB" w:rsidR="00957E7F" w:rsidRPr="00957E7F" w:rsidRDefault="00957E7F" w:rsidP="00957E7F">
            <w:r w:rsidRPr="00957E7F">
              <w:t>Process 2.1P (View Available Shifts)</w:t>
            </w:r>
          </w:p>
        </w:tc>
      </w:tr>
      <w:tr w:rsidR="00957E7F" w:rsidRPr="00F36900" w14:paraId="0B3BF8B2" w14:textId="77777777" w:rsidTr="0098559D">
        <w:tc>
          <w:tcPr>
            <w:tcW w:w="3177" w:type="dxa"/>
          </w:tcPr>
          <w:p w14:paraId="446637A5" w14:textId="13C7AA87" w:rsidR="00957E7F" w:rsidRPr="00957E7F" w:rsidRDefault="00957E7F" w:rsidP="00957E7F">
            <w:r w:rsidRPr="00957E7F">
              <w:t>Volunteer Profile</w:t>
            </w:r>
          </w:p>
        </w:tc>
        <w:tc>
          <w:tcPr>
            <w:tcW w:w="2959" w:type="dxa"/>
          </w:tcPr>
          <w:p w14:paraId="20717C6D" w14:textId="1EBD5AFC" w:rsidR="00957E7F" w:rsidRPr="00957E7F" w:rsidRDefault="00957E7F" w:rsidP="00957E7F">
            <w:r w:rsidRPr="00957E7F">
              <w:t>Process 1.2.2P (Update Existing Contact Information)</w:t>
            </w:r>
          </w:p>
        </w:tc>
        <w:tc>
          <w:tcPr>
            <w:tcW w:w="3214" w:type="dxa"/>
          </w:tcPr>
          <w:p w14:paraId="3CBF2003" w14:textId="0EDCD4D6" w:rsidR="00957E7F" w:rsidRPr="00957E7F" w:rsidRDefault="00957E7F" w:rsidP="00957E7F">
            <w:r w:rsidRPr="00957E7F">
              <w:t>Process 2.1P (View Available Shifts)</w:t>
            </w:r>
          </w:p>
        </w:tc>
      </w:tr>
    </w:tbl>
    <w:p w14:paraId="320A2599" w14:textId="77777777" w:rsidR="00574D7B" w:rsidRDefault="00574D7B" w:rsidP="00D65BCE">
      <w:pPr>
        <w:pStyle w:val="Heading1"/>
        <w:rPr>
          <w:rStyle w:val="SectionHeadingsChar"/>
          <w:rFonts w:eastAsiaTheme="majorEastAsia"/>
          <w:color w:val="auto"/>
          <w:szCs w:val="36"/>
        </w:rPr>
      </w:pPr>
    </w:p>
    <w:p w14:paraId="24E0A798" w14:textId="77777777" w:rsidR="00574D7B" w:rsidRDefault="00574D7B">
      <w:pPr>
        <w:rPr>
          <w:rStyle w:val="SectionHeadingsChar"/>
          <w:rFonts w:eastAsiaTheme="majorEastAsia"/>
          <w:szCs w:val="36"/>
        </w:rPr>
      </w:pPr>
      <w:r>
        <w:rPr>
          <w:rStyle w:val="SectionHeadingsChar"/>
          <w:szCs w:val="36"/>
        </w:rPr>
        <w:br w:type="page"/>
      </w:r>
    </w:p>
    <w:p w14:paraId="7DE8DA73" w14:textId="4DBD7C73" w:rsidR="00D65BCE" w:rsidRPr="00D65BCE" w:rsidRDefault="00D65BCE" w:rsidP="00D65BCE">
      <w:pPr>
        <w:pStyle w:val="Heading1"/>
        <w:rPr>
          <w:rStyle w:val="SectionHeadingsChar"/>
          <w:rFonts w:eastAsiaTheme="majorEastAsia"/>
          <w:color w:val="auto"/>
          <w:szCs w:val="36"/>
        </w:rPr>
      </w:pPr>
      <w:bookmarkStart w:id="229" w:name="_Toc215671563"/>
      <w:r>
        <w:rPr>
          <w:rStyle w:val="SectionHeadingsChar"/>
          <w:rFonts w:eastAsiaTheme="majorEastAsia"/>
          <w:color w:val="auto"/>
          <w:szCs w:val="36"/>
        </w:rPr>
        <w:t>Alternatives</w:t>
      </w:r>
      <w:bookmarkEnd w:id="229"/>
    </w:p>
    <w:tbl>
      <w:tblPr>
        <w:tblStyle w:val="TableGrid"/>
        <w:tblW w:w="0" w:type="auto"/>
        <w:tblLayout w:type="fixed"/>
        <w:tblLook w:val="04A0" w:firstRow="1" w:lastRow="0" w:firstColumn="1" w:lastColumn="0" w:noHBand="0" w:noVBand="1"/>
      </w:tblPr>
      <w:tblGrid>
        <w:gridCol w:w="4130"/>
        <w:gridCol w:w="2430"/>
        <w:gridCol w:w="2349"/>
      </w:tblGrid>
      <w:tr w:rsidR="1D86C209" w:rsidRPr="00574D7B" w14:paraId="24CE8FF4" w14:textId="77777777" w:rsidTr="00EF6189">
        <w:trPr>
          <w:trHeight w:val="525"/>
        </w:trPr>
        <w:tc>
          <w:tcPr>
            <w:tcW w:w="413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7ED0B19" w14:textId="7F16E9E6" w:rsidR="1D86C209" w:rsidRPr="0089283E" w:rsidRDefault="1D86C209" w:rsidP="1D86C209">
            <w:pPr>
              <w:rPr>
                <w:b/>
              </w:rPr>
            </w:pPr>
            <w:r w:rsidRPr="00EF6189">
              <w:rPr>
                <w:b/>
              </w:rPr>
              <w:t xml:space="preserve">Requirements </w:t>
            </w:r>
          </w:p>
        </w:tc>
        <w:tc>
          <w:tcPr>
            <w:tcW w:w="243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1061004" w14:textId="2F78C821" w:rsidR="1D86C209" w:rsidRPr="0089283E" w:rsidRDefault="1D86C209" w:rsidP="1D86C209">
            <w:pPr>
              <w:rPr>
                <w:b/>
              </w:rPr>
            </w:pPr>
            <w:r w:rsidRPr="00EF6189">
              <w:rPr>
                <w:b/>
              </w:rPr>
              <w:t>Develop new system</w:t>
            </w:r>
          </w:p>
        </w:tc>
        <w:tc>
          <w:tcPr>
            <w:tcW w:w="2349"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92E2A32" w14:textId="1FC0CA7F" w:rsidR="1D86C209" w:rsidRPr="0089283E" w:rsidRDefault="1D86C209" w:rsidP="1D86C209">
            <w:pPr>
              <w:rPr>
                <w:b/>
              </w:rPr>
            </w:pPr>
            <w:r w:rsidRPr="00EF6189">
              <w:rPr>
                <w:b/>
              </w:rPr>
              <w:t>Getconnected</w:t>
            </w:r>
          </w:p>
        </w:tc>
      </w:tr>
      <w:tr w:rsidR="1D86C209" w:rsidRPr="00574D7B" w14:paraId="5FFC97F6" w14:textId="77777777" w:rsidTr="0089283E">
        <w:trPr>
          <w:trHeight w:val="525"/>
        </w:trPr>
        <w:tc>
          <w:tcPr>
            <w:tcW w:w="4130" w:type="dxa"/>
            <w:tcBorders>
              <w:top w:val="single" w:sz="8" w:space="0" w:color="auto"/>
              <w:left w:val="single" w:sz="8" w:space="0" w:color="auto"/>
              <w:bottom w:val="single" w:sz="8" w:space="0" w:color="auto"/>
              <w:right w:val="single" w:sz="8" w:space="0" w:color="auto"/>
            </w:tcBorders>
            <w:tcMar>
              <w:left w:w="108" w:type="dxa"/>
              <w:right w:w="108" w:type="dxa"/>
            </w:tcMar>
          </w:tcPr>
          <w:p w14:paraId="4C8ED33D" w14:textId="42FBD344" w:rsidR="1D86C209" w:rsidRPr="00574D7B" w:rsidRDefault="1D86C209" w:rsidP="1D86C209">
            <w:r w:rsidRPr="00574D7B">
              <w:rPr>
                <w:rFonts w:eastAsia="Calibri"/>
              </w:rPr>
              <w:t>Check in kiosk</w:t>
            </w: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44C7E22D" w14:textId="6066F172" w:rsidR="1D86C209" w:rsidRPr="00574D7B" w:rsidRDefault="1D86C209" w:rsidP="1D86C209">
            <w:pPr>
              <w:jc w:val="center"/>
            </w:pPr>
            <w:r w:rsidRPr="00574D7B">
              <w:rPr>
                <w:rFonts w:eastAsia="Calibri"/>
              </w:rPr>
              <w:t>Yes</w:t>
            </w:r>
          </w:p>
        </w:tc>
        <w:tc>
          <w:tcPr>
            <w:tcW w:w="2349" w:type="dxa"/>
            <w:tcBorders>
              <w:top w:val="single" w:sz="8" w:space="0" w:color="auto"/>
              <w:left w:val="single" w:sz="8" w:space="0" w:color="auto"/>
              <w:bottom w:val="single" w:sz="8" w:space="0" w:color="auto"/>
              <w:right w:val="single" w:sz="8" w:space="0" w:color="auto"/>
            </w:tcBorders>
            <w:tcMar>
              <w:left w:w="108" w:type="dxa"/>
              <w:right w:w="108" w:type="dxa"/>
            </w:tcMar>
          </w:tcPr>
          <w:p w14:paraId="5119D154" w14:textId="040F8441" w:rsidR="1D86C209" w:rsidRPr="00574D7B" w:rsidRDefault="1D86C209" w:rsidP="1D86C209">
            <w:pPr>
              <w:jc w:val="center"/>
            </w:pPr>
            <w:r w:rsidRPr="00574D7B">
              <w:rPr>
                <w:rFonts w:eastAsia="Calibri"/>
              </w:rPr>
              <w:t>Yes</w:t>
            </w:r>
          </w:p>
        </w:tc>
      </w:tr>
      <w:tr w:rsidR="1D86C209" w:rsidRPr="00574D7B" w14:paraId="33177E90" w14:textId="77777777" w:rsidTr="0089283E">
        <w:trPr>
          <w:trHeight w:val="525"/>
        </w:trPr>
        <w:tc>
          <w:tcPr>
            <w:tcW w:w="4130" w:type="dxa"/>
            <w:tcBorders>
              <w:top w:val="single" w:sz="8" w:space="0" w:color="auto"/>
              <w:left w:val="single" w:sz="8" w:space="0" w:color="auto"/>
              <w:bottom w:val="single" w:sz="8" w:space="0" w:color="auto"/>
              <w:right w:val="single" w:sz="8" w:space="0" w:color="auto"/>
            </w:tcBorders>
            <w:tcMar>
              <w:left w:w="108" w:type="dxa"/>
              <w:right w:w="108" w:type="dxa"/>
            </w:tcMar>
          </w:tcPr>
          <w:p w14:paraId="4312D188" w14:textId="14CCAA46" w:rsidR="1D86C209" w:rsidRPr="00574D7B" w:rsidRDefault="1D86C209" w:rsidP="1D86C209">
            <w:r w:rsidRPr="00574D7B">
              <w:rPr>
                <w:rFonts w:eastAsia="Calibri"/>
              </w:rPr>
              <w:t>Automate sign in sheet</w:t>
            </w: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4109009B" w14:textId="75C645C0" w:rsidR="1D86C209" w:rsidRPr="00574D7B" w:rsidRDefault="1D86C209" w:rsidP="1D86C209">
            <w:pPr>
              <w:jc w:val="center"/>
            </w:pPr>
            <w:r w:rsidRPr="00574D7B">
              <w:rPr>
                <w:rFonts w:eastAsia="Calibri"/>
              </w:rPr>
              <w:t>Yes</w:t>
            </w:r>
          </w:p>
        </w:tc>
        <w:tc>
          <w:tcPr>
            <w:tcW w:w="2349" w:type="dxa"/>
            <w:tcBorders>
              <w:top w:val="single" w:sz="8" w:space="0" w:color="auto"/>
              <w:left w:val="single" w:sz="8" w:space="0" w:color="auto"/>
              <w:bottom w:val="single" w:sz="8" w:space="0" w:color="auto"/>
              <w:right w:val="single" w:sz="8" w:space="0" w:color="auto"/>
            </w:tcBorders>
            <w:tcMar>
              <w:left w:w="108" w:type="dxa"/>
              <w:right w:w="108" w:type="dxa"/>
            </w:tcMar>
          </w:tcPr>
          <w:p w14:paraId="447A40BA" w14:textId="624A3881" w:rsidR="1D86C209" w:rsidRPr="00574D7B" w:rsidRDefault="1D86C209" w:rsidP="1D86C209">
            <w:pPr>
              <w:jc w:val="center"/>
            </w:pPr>
            <w:r w:rsidRPr="00574D7B">
              <w:rPr>
                <w:rFonts w:eastAsia="Calibri"/>
              </w:rPr>
              <w:t>Yes</w:t>
            </w:r>
          </w:p>
        </w:tc>
      </w:tr>
      <w:tr w:rsidR="1D86C209" w:rsidRPr="00574D7B" w14:paraId="79AEB42A" w14:textId="77777777" w:rsidTr="0089283E">
        <w:trPr>
          <w:trHeight w:val="480"/>
        </w:trPr>
        <w:tc>
          <w:tcPr>
            <w:tcW w:w="4130" w:type="dxa"/>
            <w:tcBorders>
              <w:top w:val="single" w:sz="8" w:space="0" w:color="auto"/>
              <w:left w:val="single" w:sz="8" w:space="0" w:color="auto"/>
              <w:bottom w:val="single" w:sz="8" w:space="0" w:color="auto"/>
              <w:right w:val="single" w:sz="8" w:space="0" w:color="auto"/>
            </w:tcBorders>
            <w:tcMar>
              <w:left w:w="108" w:type="dxa"/>
              <w:right w:w="108" w:type="dxa"/>
            </w:tcMar>
          </w:tcPr>
          <w:p w14:paraId="01084153" w14:textId="2BA1A648" w:rsidR="1D86C209" w:rsidRPr="00574D7B" w:rsidRDefault="1D86C209" w:rsidP="1D86C209">
            <w:r w:rsidRPr="00574D7B">
              <w:rPr>
                <w:rFonts w:eastAsia="Calibri"/>
              </w:rPr>
              <w:t>Limits to shifts</w:t>
            </w: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35CC2DA0" w14:textId="12C782BF" w:rsidR="1D86C209" w:rsidRPr="00574D7B" w:rsidRDefault="1D86C209" w:rsidP="1D86C209">
            <w:pPr>
              <w:jc w:val="center"/>
            </w:pPr>
            <w:r w:rsidRPr="00574D7B">
              <w:rPr>
                <w:rFonts w:eastAsia="Calibri"/>
              </w:rPr>
              <w:t>Yes</w:t>
            </w:r>
          </w:p>
        </w:tc>
        <w:tc>
          <w:tcPr>
            <w:tcW w:w="2349" w:type="dxa"/>
            <w:tcBorders>
              <w:top w:val="single" w:sz="8" w:space="0" w:color="auto"/>
              <w:left w:val="single" w:sz="8" w:space="0" w:color="auto"/>
              <w:bottom w:val="single" w:sz="8" w:space="0" w:color="auto"/>
              <w:right w:val="single" w:sz="8" w:space="0" w:color="auto"/>
            </w:tcBorders>
            <w:tcMar>
              <w:left w:w="108" w:type="dxa"/>
              <w:right w:w="108" w:type="dxa"/>
            </w:tcMar>
          </w:tcPr>
          <w:p w14:paraId="74AEEE2A" w14:textId="491D156D" w:rsidR="1D86C209" w:rsidRPr="00574D7B" w:rsidRDefault="1D86C209" w:rsidP="1D86C209">
            <w:pPr>
              <w:jc w:val="center"/>
            </w:pPr>
            <w:r w:rsidRPr="00574D7B">
              <w:rPr>
                <w:rFonts w:eastAsia="Calibri"/>
              </w:rPr>
              <w:t>Yes</w:t>
            </w:r>
          </w:p>
        </w:tc>
      </w:tr>
      <w:tr w:rsidR="1D86C209" w:rsidRPr="00574D7B" w14:paraId="68D2B745" w14:textId="77777777" w:rsidTr="0089283E">
        <w:trPr>
          <w:trHeight w:val="394"/>
        </w:trPr>
        <w:tc>
          <w:tcPr>
            <w:tcW w:w="4130" w:type="dxa"/>
            <w:tcBorders>
              <w:top w:val="single" w:sz="8" w:space="0" w:color="auto"/>
              <w:left w:val="single" w:sz="8" w:space="0" w:color="auto"/>
              <w:bottom w:val="single" w:sz="8" w:space="0" w:color="auto"/>
              <w:right w:val="single" w:sz="8" w:space="0" w:color="auto"/>
            </w:tcBorders>
            <w:tcMar>
              <w:left w:w="108" w:type="dxa"/>
              <w:right w:w="108" w:type="dxa"/>
            </w:tcMar>
          </w:tcPr>
          <w:p w14:paraId="4A04046B" w14:textId="7D3FCF3D" w:rsidR="1D86C209" w:rsidRPr="00574D7B" w:rsidRDefault="1D86C209" w:rsidP="1D86C209">
            <w:r w:rsidRPr="00574D7B">
              <w:rPr>
                <w:rFonts w:eastAsia="Calibri"/>
              </w:rPr>
              <w:t xml:space="preserve">Updated volunteer contact information’s </w:t>
            </w: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65078EC0" w14:textId="09DF89CD" w:rsidR="1D86C209" w:rsidRPr="00574D7B" w:rsidRDefault="1D86C209" w:rsidP="1D86C209">
            <w:pPr>
              <w:jc w:val="center"/>
            </w:pPr>
            <w:r w:rsidRPr="00574D7B">
              <w:rPr>
                <w:rFonts w:eastAsia="Calibri"/>
              </w:rPr>
              <w:t>Yes</w:t>
            </w:r>
          </w:p>
        </w:tc>
        <w:tc>
          <w:tcPr>
            <w:tcW w:w="2349" w:type="dxa"/>
            <w:tcBorders>
              <w:top w:val="single" w:sz="8" w:space="0" w:color="auto"/>
              <w:left w:val="single" w:sz="8" w:space="0" w:color="auto"/>
              <w:bottom w:val="single" w:sz="8" w:space="0" w:color="auto"/>
              <w:right w:val="single" w:sz="8" w:space="0" w:color="auto"/>
            </w:tcBorders>
            <w:tcMar>
              <w:left w:w="108" w:type="dxa"/>
              <w:right w:w="108" w:type="dxa"/>
            </w:tcMar>
          </w:tcPr>
          <w:p w14:paraId="383B6919" w14:textId="60E9E031" w:rsidR="1D86C209" w:rsidRPr="00574D7B" w:rsidRDefault="1D86C209" w:rsidP="1D86C209">
            <w:pPr>
              <w:jc w:val="center"/>
            </w:pPr>
            <w:r w:rsidRPr="00574D7B">
              <w:rPr>
                <w:rFonts w:eastAsia="Calibri"/>
              </w:rPr>
              <w:t>Yes</w:t>
            </w:r>
          </w:p>
        </w:tc>
      </w:tr>
      <w:tr w:rsidR="1D86C209" w:rsidRPr="00574D7B" w14:paraId="08F73C34" w14:textId="77777777" w:rsidTr="0089283E">
        <w:trPr>
          <w:trHeight w:val="480"/>
        </w:trPr>
        <w:tc>
          <w:tcPr>
            <w:tcW w:w="4130" w:type="dxa"/>
            <w:tcBorders>
              <w:top w:val="single" w:sz="8" w:space="0" w:color="auto"/>
              <w:left w:val="single" w:sz="8" w:space="0" w:color="auto"/>
              <w:bottom w:val="single" w:sz="8" w:space="0" w:color="auto"/>
              <w:right w:val="single" w:sz="8" w:space="0" w:color="auto"/>
            </w:tcBorders>
            <w:tcMar>
              <w:left w:w="108" w:type="dxa"/>
              <w:right w:w="108" w:type="dxa"/>
            </w:tcMar>
          </w:tcPr>
          <w:p w14:paraId="31948655" w14:textId="38C601B1" w:rsidR="1D86C209" w:rsidRPr="00574D7B" w:rsidRDefault="1D86C209" w:rsidP="1D86C209">
            <w:r w:rsidRPr="00574D7B">
              <w:rPr>
                <w:rFonts w:eastAsia="Calibri"/>
              </w:rPr>
              <w:t>Group signups</w:t>
            </w: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64D50BFF" w14:textId="5BF6D9C1" w:rsidR="1D86C209" w:rsidRPr="00574D7B" w:rsidRDefault="1D86C209" w:rsidP="1D86C209">
            <w:pPr>
              <w:jc w:val="center"/>
            </w:pPr>
            <w:r w:rsidRPr="00574D7B">
              <w:rPr>
                <w:rFonts w:eastAsia="Calibri"/>
              </w:rPr>
              <w:t>Yes</w:t>
            </w:r>
          </w:p>
        </w:tc>
        <w:tc>
          <w:tcPr>
            <w:tcW w:w="2349" w:type="dxa"/>
            <w:tcBorders>
              <w:top w:val="single" w:sz="8" w:space="0" w:color="auto"/>
              <w:left w:val="single" w:sz="8" w:space="0" w:color="auto"/>
              <w:bottom w:val="single" w:sz="8" w:space="0" w:color="auto"/>
              <w:right w:val="single" w:sz="8" w:space="0" w:color="auto"/>
            </w:tcBorders>
            <w:tcMar>
              <w:left w:w="108" w:type="dxa"/>
              <w:right w:w="108" w:type="dxa"/>
            </w:tcMar>
          </w:tcPr>
          <w:p w14:paraId="5C86991D" w14:textId="71A03892" w:rsidR="1D86C209" w:rsidRPr="00574D7B" w:rsidRDefault="1D86C209" w:rsidP="1D86C209">
            <w:pPr>
              <w:jc w:val="center"/>
            </w:pPr>
            <w:r w:rsidRPr="00574D7B">
              <w:rPr>
                <w:rFonts w:eastAsia="Calibri"/>
              </w:rPr>
              <w:t>Yes</w:t>
            </w:r>
          </w:p>
        </w:tc>
      </w:tr>
      <w:tr w:rsidR="1D86C209" w:rsidRPr="00574D7B" w14:paraId="56682A6C" w14:textId="77777777" w:rsidTr="0089283E">
        <w:trPr>
          <w:trHeight w:val="525"/>
        </w:trPr>
        <w:tc>
          <w:tcPr>
            <w:tcW w:w="4130" w:type="dxa"/>
            <w:tcBorders>
              <w:top w:val="single" w:sz="8" w:space="0" w:color="auto"/>
              <w:left w:val="single" w:sz="8" w:space="0" w:color="auto"/>
              <w:bottom w:val="single" w:sz="8" w:space="0" w:color="auto"/>
              <w:right w:val="single" w:sz="8" w:space="0" w:color="auto"/>
            </w:tcBorders>
            <w:tcMar>
              <w:left w:w="108" w:type="dxa"/>
              <w:right w:w="108" w:type="dxa"/>
            </w:tcMar>
          </w:tcPr>
          <w:p w14:paraId="1BB27857" w14:textId="7CA98D9F" w:rsidR="1D86C209" w:rsidRPr="00574D7B" w:rsidRDefault="1D86C209" w:rsidP="1D86C209">
            <w:r w:rsidRPr="00574D7B">
              <w:rPr>
                <w:rFonts w:eastAsia="Calibri"/>
              </w:rPr>
              <w:t xml:space="preserve">Updating dashboard </w:t>
            </w: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45F7C45B" w14:textId="7D9C0FDB" w:rsidR="1D86C209" w:rsidRPr="00574D7B" w:rsidRDefault="1D86C209" w:rsidP="1D86C209">
            <w:pPr>
              <w:jc w:val="center"/>
            </w:pPr>
            <w:r w:rsidRPr="00574D7B">
              <w:rPr>
                <w:rFonts w:eastAsia="Calibri"/>
              </w:rPr>
              <w:t>Yes</w:t>
            </w:r>
          </w:p>
        </w:tc>
        <w:tc>
          <w:tcPr>
            <w:tcW w:w="2349" w:type="dxa"/>
            <w:tcBorders>
              <w:top w:val="single" w:sz="8" w:space="0" w:color="auto"/>
              <w:left w:val="single" w:sz="8" w:space="0" w:color="auto"/>
              <w:bottom w:val="single" w:sz="8" w:space="0" w:color="auto"/>
              <w:right w:val="single" w:sz="8" w:space="0" w:color="auto"/>
            </w:tcBorders>
            <w:tcMar>
              <w:left w:w="108" w:type="dxa"/>
              <w:right w:w="108" w:type="dxa"/>
            </w:tcMar>
          </w:tcPr>
          <w:p w14:paraId="1CB32782" w14:textId="28A1C8B7" w:rsidR="1D86C209" w:rsidRPr="00574D7B" w:rsidRDefault="1D86C209" w:rsidP="1D86C209">
            <w:pPr>
              <w:jc w:val="center"/>
            </w:pPr>
            <w:r w:rsidRPr="00574D7B">
              <w:rPr>
                <w:rFonts w:eastAsia="Calibri"/>
              </w:rPr>
              <w:t>Yes</w:t>
            </w:r>
          </w:p>
        </w:tc>
      </w:tr>
      <w:tr w:rsidR="1D86C209" w:rsidRPr="00574D7B" w14:paraId="328BBBD8" w14:textId="77777777" w:rsidTr="0089283E">
        <w:trPr>
          <w:trHeight w:val="480"/>
        </w:trPr>
        <w:tc>
          <w:tcPr>
            <w:tcW w:w="4130" w:type="dxa"/>
            <w:tcBorders>
              <w:top w:val="single" w:sz="8" w:space="0" w:color="auto"/>
              <w:left w:val="single" w:sz="8" w:space="0" w:color="auto"/>
              <w:bottom w:val="single" w:sz="8" w:space="0" w:color="auto"/>
              <w:right w:val="single" w:sz="8" w:space="0" w:color="auto"/>
            </w:tcBorders>
            <w:tcMar>
              <w:left w:w="108" w:type="dxa"/>
              <w:right w:w="108" w:type="dxa"/>
            </w:tcMar>
          </w:tcPr>
          <w:p w14:paraId="2A798C23" w14:textId="2DEE6B84" w:rsidR="1D86C209" w:rsidRPr="00574D7B" w:rsidRDefault="1D86C209" w:rsidP="1D86C209">
            <w:r w:rsidRPr="00574D7B">
              <w:rPr>
                <w:rFonts w:eastAsia="Calibri"/>
              </w:rPr>
              <w:t>Automate reporting</w:t>
            </w: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2804914B" w14:textId="2A24D6EC" w:rsidR="1D86C209" w:rsidRPr="00574D7B" w:rsidRDefault="1D86C209" w:rsidP="1D86C209">
            <w:pPr>
              <w:jc w:val="center"/>
            </w:pPr>
            <w:r w:rsidRPr="00574D7B">
              <w:rPr>
                <w:rFonts w:eastAsia="Calibri"/>
              </w:rPr>
              <w:t>Yes</w:t>
            </w:r>
          </w:p>
        </w:tc>
        <w:tc>
          <w:tcPr>
            <w:tcW w:w="2349" w:type="dxa"/>
            <w:tcBorders>
              <w:top w:val="single" w:sz="8" w:space="0" w:color="auto"/>
              <w:left w:val="single" w:sz="8" w:space="0" w:color="auto"/>
              <w:bottom w:val="single" w:sz="8" w:space="0" w:color="auto"/>
              <w:right w:val="single" w:sz="8" w:space="0" w:color="auto"/>
            </w:tcBorders>
            <w:tcMar>
              <w:left w:w="108" w:type="dxa"/>
              <w:right w:w="108" w:type="dxa"/>
            </w:tcMar>
          </w:tcPr>
          <w:p w14:paraId="3900A874" w14:textId="6A3C0301" w:rsidR="1D86C209" w:rsidRPr="00574D7B" w:rsidRDefault="1D86C209" w:rsidP="1D86C209">
            <w:pPr>
              <w:jc w:val="center"/>
            </w:pPr>
            <w:r w:rsidRPr="00574D7B">
              <w:rPr>
                <w:rFonts w:eastAsia="Calibri"/>
              </w:rPr>
              <w:t>Yes</w:t>
            </w:r>
          </w:p>
        </w:tc>
      </w:tr>
      <w:tr w:rsidR="1D86C209" w:rsidRPr="00574D7B" w14:paraId="6EA8B514" w14:textId="77777777" w:rsidTr="0089283E">
        <w:trPr>
          <w:trHeight w:val="525"/>
        </w:trPr>
        <w:tc>
          <w:tcPr>
            <w:tcW w:w="4130" w:type="dxa"/>
            <w:tcBorders>
              <w:top w:val="single" w:sz="8" w:space="0" w:color="auto"/>
              <w:left w:val="single" w:sz="8" w:space="0" w:color="auto"/>
              <w:bottom w:val="single" w:sz="8" w:space="0" w:color="auto"/>
              <w:right w:val="single" w:sz="8" w:space="0" w:color="auto"/>
            </w:tcBorders>
            <w:tcMar>
              <w:left w:w="108" w:type="dxa"/>
              <w:right w:w="108" w:type="dxa"/>
            </w:tcMar>
          </w:tcPr>
          <w:p w14:paraId="52A1717C" w14:textId="39412D2D" w:rsidR="1D86C209" w:rsidRPr="00574D7B" w:rsidRDefault="1D86C209" w:rsidP="1D86C209">
            <w:r w:rsidRPr="00574D7B">
              <w:rPr>
                <w:rFonts w:eastAsia="Calibri"/>
              </w:rPr>
              <w:t>Automatic emails</w:t>
            </w: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762303AE" w14:textId="266B83D1" w:rsidR="1D86C209" w:rsidRPr="00574D7B" w:rsidRDefault="1D86C209" w:rsidP="1D86C209">
            <w:pPr>
              <w:jc w:val="center"/>
            </w:pPr>
            <w:r w:rsidRPr="00574D7B">
              <w:rPr>
                <w:rFonts w:eastAsia="Calibri"/>
              </w:rPr>
              <w:t>Yes</w:t>
            </w:r>
          </w:p>
        </w:tc>
        <w:tc>
          <w:tcPr>
            <w:tcW w:w="2349" w:type="dxa"/>
            <w:tcBorders>
              <w:top w:val="single" w:sz="8" w:space="0" w:color="auto"/>
              <w:left w:val="single" w:sz="8" w:space="0" w:color="auto"/>
              <w:bottom w:val="single" w:sz="8" w:space="0" w:color="auto"/>
              <w:right w:val="single" w:sz="8" w:space="0" w:color="auto"/>
            </w:tcBorders>
            <w:tcMar>
              <w:left w:w="108" w:type="dxa"/>
              <w:right w:w="108" w:type="dxa"/>
            </w:tcMar>
          </w:tcPr>
          <w:p w14:paraId="1B1CA00A" w14:textId="0597FFF8" w:rsidR="1D86C209" w:rsidRPr="00574D7B" w:rsidRDefault="1D86C209" w:rsidP="1D86C209">
            <w:pPr>
              <w:jc w:val="center"/>
            </w:pPr>
            <w:r w:rsidRPr="00574D7B">
              <w:rPr>
                <w:rFonts w:eastAsia="Calibri"/>
              </w:rPr>
              <w:t>Yes</w:t>
            </w:r>
          </w:p>
        </w:tc>
      </w:tr>
      <w:tr w:rsidR="1D86C209" w:rsidRPr="00574D7B" w14:paraId="3EFED3C6" w14:textId="77777777" w:rsidTr="0089283E">
        <w:trPr>
          <w:trHeight w:val="525"/>
        </w:trPr>
        <w:tc>
          <w:tcPr>
            <w:tcW w:w="4130" w:type="dxa"/>
            <w:tcBorders>
              <w:top w:val="single" w:sz="8" w:space="0" w:color="auto"/>
              <w:left w:val="single" w:sz="8" w:space="0" w:color="auto"/>
              <w:bottom w:val="single" w:sz="8" w:space="0" w:color="auto"/>
              <w:right w:val="single" w:sz="8" w:space="0" w:color="auto"/>
            </w:tcBorders>
            <w:tcMar>
              <w:left w:w="108" w:type="dxa"/>
              <w:right w:w="108" w:type="dxa"/>
            </w:tcMar>
          </w:tcPr>
          <w:p w14:paraId="55E74BD1" w14:textId="77D9449B" w:rsidR="1D86C209" w:rsidRPr="00574D7B" w:rsidRDefault="1D86C209" w:rsidP="1D86C209">
            <w:r w:rsidRPr="00574D7B">
              <w:rPr>
                <w:rFonts w:eastAsia="Calibri"/>
              </w:rPr>
              <w:t>Director access only</w:t>
            </w: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710BB6F4" w14:textId="6A738FF6" w:rsidR="1D86C209" w:rsidRPr="00574D7B" w:rsidRDefault="1D86C209" w:rsidP="1D86C209">
            <w:pPr>
              <w:jc w:val="center"/>
            </w:pPr>
            <w:r w:rsidRPr="00574D7B">
              <w:rPr>
                <w:rFonts w:eastAsia="Calibri"/>
              </w:rPr>
              <w:t>Yes</w:t>
            </w:r>
          </w:p>
        </w:tc>
        <w:tc>
          <w:tcPr>
            <w:tcW w:w="2349" w:type="dxa"/>
            <w:tcBorders>
              <w:top w:val="single" w:sz="8" w:space="0" w:color="auto"/>
              <w:left w:val="single" w:sz="8" w:space="0" w:color="auto"/>
              <w:bottom w:val="single" w:sz="8" w:space="0" w:color="auto"/>
              <w:right w:val="single" w:sz="8" w:space="0" w:color="auto"/>
            </w:tcBorders>
            <w:tcMar>
              <w:left w:w="108" w:type="dxa"/>
              <w:right w:w="108" w:type="dxa"/>
            </w:tcMar>
          </w:tcPr>
          <w:p w14:paraId="5F53787D" w14:textId="33887B35" w:rsidR="1D86C209" w:rsidRPr="00574D7B" w:rsidRDefault="7AE7407C" w:rsidP="1D86C209">
            <w:pPr>
              <w:jc w:val="center"/>
            </w:pPr>
            <w:r w:rsidRPr="00574D7B">
              <w:rPr>
                <w:rFonts w:eastAsia="Calibri"/>
              </w:rPr>
              <w:t>No</w:t>
            </w:r>
          </w:p>
        </w:tc>
      </w:tr>
      <w:tr w:rsidR="1D86C209" w:rsidRPr="00574D7B" w14:paraId="4F430C3E" w14:textId="77777777" w:rsidTr="0089283E">
        <w:trPr>
          <w:trHeight w:val="525"/>
        </w:trPr>
        <w:tc>
          <w:tcPr>
            <w:tcW w:w="4130" w:type="dxa"/>
            <w:tcBorders>
              <w:top w:val="single" w:sz="8" w:space="0" w:color="auto"/>
              <w:left w:val="single" w:sz="8" w:space="0" w:color="auto"/>
              <w:bottom w:val="single" w:sz="8" w:space="0" w:color="auto"/>
              <w:right w:val="single" w:sz="8" w:space="0" w:color="auto"/>
            </w:tcBorders>
            <w:tcMar>
              <w:left w:w="108" w:type="dxa"/>
              <w:right w:w="108" w:type="dxa"/>
            </w:tcMar>
          </w:tcPr>
          <w:p w14:paraId="14BB725C" w14:textId="44C27A32" w:rsidR="1D86C209" w:rsidRPr="00574D7B" w:rsidRDefault="1D86C209" w:rsidP="1D86C209">
            <w:r w:rsidRPr="00574D7B">
              <w:rPr>
                <w:rFonts w:eastAsia="Calibri"/>
              </w:rPr>
              <w:t>Minors tied to adult</w:t>
            </w: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1079A501" w14:textId="3EE537C8" w:rsidR="1D86C209" w:rsidRPr="00574D7B" w:rsidRDefault="1D86C209" w:rsidP="1D86C209">
            <w:pPr>
              <w:jc w:val="center"/>
            </w:pPr>
            <w:r w:rsidRPr="00574D7B">
              <w:rPr>
                <w:rFonts w:eastAsia="Calibri"/>
              </w:rPr>
              <w:t>Yes</w:t>
            </w:r>
          </w:p>
        </w:tc>
        <w:tc>
          <w:tcPr>
            <w:tcW w:w="2349" w:type="dxa"/>
            <w:tcBorders>
              <w:top w:val="single" w:sz="8" w:space="0" w:color="auto"/>
              <w:left w:val="single" w:sz="8" w:space="0" w:color="auto"/>
              <w:bottom w:val="single" w:sz="8" w:space="0" w:color="auto"/>
              <w:right w:val="single" w:sz="8" w:space="0" w:color="auto"/>
            </w:tcBorders>
            <w:tcMar>
              <w:left w:w="108" w:type="dxa"/>
              <w:right w:w="108" w:type="dxa"/>
            </w:tcMar>
          </w:tcPr>
          <w:p w14:paraId="7DC6AB42" w14:textId="1AED9698" w:rsidR="1D86C209" w:rsidRPr="00574D7B" w:rsidRDefault="240477E2" w:rsidP="1D86C209">
            <w:pPr>
              <w:jc w:val="center"/>
            </w:pPr>
            <w:r w:rsidRPr="00574D7B">
              <w:rPr>
                <w:rFonts w:eastAsia="Calibri"/>
              </w:rPr>
              <w:t>No</w:t>
            </w:r>
          </w:p>
        </w:tc>
      </w:tr>
      <w:tr w:rsidR="1D86C209" w:rsidRPr="00574D7B" w14:paraId="1B11BAD6" w14:textId="77777777" w:rsidTr="00EF6189">
        <w:trPr>
          <w:trHeight w:val="448"/>
        </w:trPr>
        <w:tc>
          <w:tcPr>
            <w:tcW w:w="8909" w:type="dxa"/>
            <w:gridSpan w:val="3"/>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DD58194" w14:textId="1D0C2FE7" w:rsidR="1D86C209" w:rsidRPr="00574D7B" w:rsidRDefault="006E5DEA" w:rsidP="0089283E">
            <w:pPr>
              <w:tabs>
                <w:tab w:val="left" w:pos="209"/>
              </w:tabs>
              <w:jc w:val="center"/>
            </w:pPr>
            <w:r w:rsidRPr="00574D7B">
              <w:rPr>
                <w:rFonts w:eastAsia="Calibri"/>
                <w:b/>
              </w:rPr>
              <w:t>Constraints</w:t>
            </w:r>
          </w:p>
        </w:tc>
      </w:tr>
      <w:tr w:rsidR="1D86C209" w:rsidRPr="00574D7B" w14:paraId="1047C589" w14:textId="77777777" w:rsidTr="0089283E">
        <w:trPr>
          <w:trHeight w:val="525"/>
        </w:trPr>
        <w:tc>
          <w:tcPr>
            <w:tcW w:w="4130" w:type="dxa"/>
            <w:tcBorders>
              <w:top w:val="single" w:sz="8" w:space="0" w:color="auto"/>
              <w:left w:val="single" w:sz="8" w:space="0" w:color="auto"/>
              <w:bottom w:val="single" w:sz="8" w:space="0" w:color="auto"/>
              <w:right w:val="single" w:sz="8" w:space="0" w:color="auto"/>
            </w:tcBorders>
            <w:tcMar>
              <w:left w:w="108" w:type="dxa"/>
              <w:right w:w="108" w:type="dxa"/>
            </w:tcMar>
          </w:tcPr>
          <w:p w14:paraId="4752505F" w14:textId="542EE63B" w:rsidR="1D86C209" w:rsidRPr="00574D7B" w:rsidRDefault="1D86C209" w:rsidP="1D86C209">
            <w:pPr>
              <w:tabs>
                <w:tab w:val="left" w:pos="209"/>
              </w:tabs>
            </w:pPr>
            <w:r w:rsidRPr="00574D7B">
              <w:rPr>
                <w:rFonts w:eastAsia="Calibri"/>
              </w:rPr>
              <w:t>Cost of development</w:t>
            </w: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6FEE1D8A" w14:textId="48D5795F" w:rsidR="1D86C209" w:rsidRPr="00574D7B" w:rsidRDefault="6EA1D534" w:rsidP="1D86C209">
            <w:pPr>
              <w:jc w:val="center"/>
            </w:pPr>
            <w:r w:rsidRPr="00574D7B">
              <w:t>$24,368</w:t>
            </w:r>
          </w:p>
        </w:tc>
        <w:tc>
          <w:tcPr>
            <w:tcW w:w="2349" w:type="dxa"/>
            <w:tcBorders>
              <w:top w:val="single" w:sz="8" w:space="0" w:color="auto"/>
              <w:left w:val="single" w:sz="8" w:space="0" w:color="auto"/>
              <w:bottom w:val="single" w:sz="8" w:space="0" w:color="auto"/>
              <w:right w:val="single" w:sz="8" w:space="0" w:color="auto"/>
            </w:tcBorders>
            <w:tcMar>
              <w:left w:w="108" w:type="dxa"/>
              <w:right w:w="108" w:type="dxa"/>
            </w:tcMar>
          </w:tcPr>
          <w:p w14:paraId="24F9AC74" w14:textId="54897ACD" w:rsidR="1D86C209" w:rsidRPr="00574D7B" w:rsidRDefault="1D86C209" w:rsidP="1D86C209">
            <w:pPr>
              <w:jc w:val="center"/>
            </w:pPr>
            <w:r w:rsidRPr="00574D7B">
              <w:rPr>
                <w:rFonts w:eastAsia="Calibri"/>
              </w:rPr>
              <w:t>Depending on the size of the IS</w:t>
            </w:r>
          </w:p>
        </w:tc>
      </w:tr>
      <w:tr w:rsidR="1D86C209" w:rsidRPr="00574D7B" w14:paraId="36B7BA7C" w14:textId="77777777" w:rsidTr="0089283E">
        <w:trPr>
          <w:trHeight w:val="585"/>
        </w:trPr>
        <w:tc>
          <w:tcPr>
            <w:tcW w:w="4130" w:type="dxa"/>
            <w:tcBorders>
              <w:top w:val="single" w:sz="8" w:space="0" w:color="auto"/>
              <w:left w:val="single" w:sz="8" w:space="0" w:color="auto"/>
              <w:bottom w:val="single" w:sz="8" w:space="0" w:color="auto"/>
              <w:right w:val="single" w:sz="8" w:space="0" w:color="auto"/>
            </w:tcBorders>
            <w:tcMar>
              <w:left w:w="108" w:type="dxa"/>
              <w:right w:w="108" w:type="dxa"/>
            </w:tcMar>
          </w:tcPr>
          <w:p w14:paraId="76D92994" w14:textId="255BCD57" w:rsidR="1D86C209" w:rsidRPr="00574D7B" w:rsidRDefault="1D86C209" w:rsidP="1D86C209">
            <w:pPr>
              <w:tabs>
                <w:tab w:val="left" w:pos="209"/>
              </w:tabs>
            </w:pPr>
            <w:r w:rsidRPr="00574D7B">
              <w:rPr>
                <w:rFonts w:eastAsia="Calibri"/>
              </w:rPr>
              <w:t>Time to operation</w:t>
            </w: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7D809AA2" w14:textId="01873663" w:rsidR="1D86C209" w:rsidRPr="00574D7B" w:rsidRDefault="1D86C209" w:rsidP="1D86C209">
            <w:pPr>
              <w:jc w:val="center"/>
            </w:pPr>
            <w:r w:rsidRPr="00574D7B">
              <w:rPr>
                <w:rFonts w:eastAsia="Calibri"/>
              </w:rPr>
              <w:t>3 months</w:t>
            </w:r>
          </w:p>
        </w:tc>
        <w:tc>
          <w:tcPr>
            <w:tcW w:w="2349" w:type="dxa"/>
            <w:tcBorders>
              <w:top w:val="single" w:sz="8" w:space="0" w:color="auto"/>
              <w:left w:val="single" w:sz="8" w:space="0" w:color="auto"/>
              <w:bottom w:val="single" w:sz="8" w:space="0" w:color="auto"/>
              <w:right w:val="single" w:sz="8" w:space="0" w:color="auto"/>
            </w:tcBorders>
            <w:tcMar>
              <w:left w:w="108" w:type="dxa"/>
              <w:right w:w="108" w:type="dxa"/>
            </w:tcMar>
          </w:tcPr>
          <w:p w14:paraId="5C0B43AF" w14:textId="71F05F84" w:rsidR="1D86C209" w:rsidRPr="00574D7B" w:rsidRDefault="539D3E08" w:rsidP="1D86C209">
            <w:pPr>
              <w:jc w:val="center"/>
            </w:pPr>
            <w:r w:rsidRPr="00574D7B">
              <w:rPr>
                <w:rFonts w:eastAsia="Calibri"/>
              </w:rPr>
              <w:t>I</w:t>
            </w:r>
            <w:r w:rsidR="1D86C209" w:rsidRPr="00574D7B">
              <w:rPr>
                <w:rFonts w:eastAsia="Calibri"/>
              </w:rPr>
              <w:t>mminently</w:t>
            </w:r>
          </w:p>
        </w:tc>
      </w:tr>
    </w:tbl>
    <w:p w14:paraId="770298F9" w14:textId="77777777" w:rsidR="006D2A7C" w:rsidRPr="00574D7B" w:rsidRDefault="006D2A7C" w:rsidP="575B187A">
      <w:pPr>
        <w:rPr>
          <w:rStyle w:val="Heading2Char"/>
          <w:rFonts w:ascii="Times New Roman" w:hAnsi="Times New Roman" w:cs="Times New Roman"/>
          <w:color w:val="auto"/>
          <w:sz w:val="24"/>
          <w:szCs w:val="24"/>
        </w:rPr>
      </w:pPr>
    </w:p>
    <w:p w14:paraId="14EFB437" w14:textId="5E8031C7" w:rsidR="00236E0C" w:rsidRPr="00574D7B" w:rsidRDefault="47673441" w:rsidP="00574D7B">
      <w:pPr>
        <w:pStyle w:val="Heading3"/>
        <w:spacing w:before="0" w:after="0" w:line="360" w:lineRule="auto"/>
        <w:rPr>
          <w:rStyle w:val="Heading2Char"/>
          <w:rFonts w:ascii="Times New Roman" w:hAnsi="Times New Roman" w:cs="Times New Roman"/>
          <w:color w:val="auto"/>
        </w:rPr>
      </w:pPr>
      <w:bookmarkStart w:id="230" w:name="_Toc213589127"/>
      <w:bookmarkStart w:id="231" w:name="_Toc213618895"/>
      <w:bookmarkStart w:id="232" w:name="_Toc215649079"/>
      <w:bookmarkStart w:id="233" w:name="_Toc215649251"/>
      <w:bookmarkStart w:id="234" w:name="_Toc215671564"/>
      <w:r w:rsidRPr="00574D7B">
        <w:rPr>
          <w:rStyle w:val="Heading2Char"/>
          <w:rFonts w:ascii="Times New Roman" w:hAnsi="Times New Roman" w:cs="Times New Roman"/>
          <w:color w:val="auto"/>
        </w:rPr>
        <w:t>Purchasing Existing System</w:t>
      </w:r>
      <w:bookmarkEnd w:id="230"/>
      <w:bookmarkEnd w:id="231"/>
      <w:bookmarkEnd w:id="232"/>
      <w:bookmarkEnd w:id="233"/>
      <w:bookmarkEnd w:id="234"/>
    </w:p>
    <w:p w14:paraId="34F3CE33" w14:textId="611D42C9" w:rsidR="00236E0C" w:rsidRPr="00574D7B" w:rsidRDefault="044A64D4" w:rsidP="00574D7B">
      <w:pPr>
        <w:spacing w:line="360" w:lineRule="auto"/>
        <w:rPr>
          <w:rFonts w:eastAsia="Calibri"/>
        </w:rPr>
      </w:pPr>
      <w:r w:rsidRPr="66640021">
        <w:rPr>
          <w:rFonts w:eastAsia="Calibri"/>
        </w:rPr>
        <w:t xml:space="preserve">Getconnected is </w:t>
      </w:r>
      <w:r w:rsidR="2EBB8CA5" w:rsidRPr="106C87A4">
        <w:rPr>
          <w:rFonts w:eastAsia="Calibri"/>
        </w:rPr>
        <w:t>a fully developed volunteer management platform that</w:t>
      </w:r>
      <w:r w:rsidRPr="66640021">
        <w:rPr>
          <w:rFonts w:eastAsia="Calibri"/>
        </w:rPr>
        <w:t xml:space="preserve"> fulfils most of our system requirements. Getconnected </w:t>
      </w:r>
      <w:r w:rsidR="5FA6AB69" w:rsidRPr="106C87A4">
        <w:rPr>
          <w:rFonts w:eastAsia="Calibri"/>
        </w:rPr>
        <w:t xml:space="preserve">is </w:t>
      </w:r>
      <w:r w:rsidRPr="66640021">
        <w:rPr>
          <w:rFonts w:eastAsia="Calibri"/>
        </w:rPr>
        <w:t xml:space="preserve">also </w:t>
      </w:r>
      <w:r w:rsidR="5FA6AB69" w:rsidRPr="106C87A4">
        <w:rPr>
          <w:rFonts w:eastAsia="Calibri"/>
        </w:rPr>
        <w:t>highly cust</w:t>
      </w:r>
      <w:r w:rsidR="0D79BDD3" w:rsidRPr="106C87A4">
        <w:rPr>
          <w:rFonts w:eastAsia="Calibri"/>
        </w:rPr>
        <w:t>omizable and automates</w:t>
      </w:r>
      <w:r w:rsidR="025315C9" w:rsidRPr="106C87A4">
        <w:rPr>
          <w:rFonts w:eastAsia="Calibri"/>
        </w:rPr>
        <w:t xml:space="preserve"> </w:t>
      </w:r>
      <w:r w:rsidR="55F1E6BE" w:rsidRPr="106C87A4">
        <w:rPr>
          <w:rFonts w:eastAsia="Calibri"/>
        </w:rPr>
        <w:t xml:space="preserve">needed </w:t>
      </w:r>
      <w:r w:rsidR="69C4D71B" w:rsidRPr="106C87A4">
        <w:rPr>
          <w:rFonts w:eastAsia="Calibri"/>
        </w:rPr>
        <w:t>functions</w:t>
      </w:r>
      <w:r w:rsidR="55F1E6BE" w:rsidRPr="106C87A4">
        <w:rPr>
          <w:rFonts w:eastAsia="Calibri"/>
        </w:rPr>
        <w:t xml:space="preserve"> like</w:t>
      </w:r>
      <w:r w:rsidRPr="66640021">
        <w:rPr>
          <w:rFonts w:eastAsia="Calibri"/>
        </w:rPr>
        <w:t xml:space="preserve"> sign in sheet, check</w:t>
      </w:r>
      <w:r w:rsidR="7726D111" w:rsidRPr="66640021">
        <w:rPr>
          <w:rFonts w:eastAsia="Calibri"/>
        </w:rPr>
        <w:t>-</w:t>
      </w:r>
      <w:r w:rsidRPr="66640021">
        <w:rPr>
          <w:rFonts w:eastAsia="Calibri"/>
        </w:rPr>
        <w:t>in kiosk</w:t>
      </w:r>
      <w:r w:rsidR="1B5B4A97" w:rsidRPr="106C87A4">
        <w:rPr>
          <w:rFonts w:eastAsia="Calibri"/>
        </w:rPr>
        <w:t>,</w:t>
      </w:r>
      <w:r w:rsidRPr="66640021">
        <w:rPr>
          <w:rFonts w:eastAsia="Calibri"/>
        </w:rPr>
        <w:t xml:space="preserve"> automated reporting and emails being sent</w:t>
      </w:r>
      <w:r w:rsidR="4580B838" w:rsidRPr="106C87A4">
        <w:rPr>
          <w:rFonts w:eastAsia="Calibri"/>
        </w:rPr>
        <w:t xml:space="preserve">. </w:t>
      </w:r>
      <w:r w:rsidR="2D0182BB" w:rsidRPr="106C87A4">
        <w:rPr>
          <w:rFonts w:eastAsia="Calibri"/>
        </w:rPr>
        <w:t>Out</w:t>
      </w:r>
      <w:r w:rsidRPr="66640021">
        <w:rPr>
          <w:rFonts w:eastAsia="Calibri"/>
        </w:rPr>
        <w:t xml:space="preserve"> of scope</w:t>
      </w:r>
      <w:r w:rsidR="196C505C" w:rsidRPr="66640021">
        <w:rPr>
          <w:rFonts w:eastAsia="Calibri"/>
        </w:rPr>
        <w:t>,</w:t>
      </w:r>
      <w:r w:rsidRPr="66640021">
        <w:rPr>
          <w:rFonts w:eastAsia="Calibri"/>
        </w:rPr>
        <w:t xml:space="preserve"> it also allows automatic marketing. Furthermore, Getconnected allows individual reporting for a period with an individual dashboard and live screens of volunteers' total hours. </w:t>
      </w:r>
      <w:r w:rsidR="098D57C2" w:rsidRPr="106C87A4">
        <w:rPr>
          <w:rFonts w:eastAsia="Calibri"/>
        </w:rPr>
        <w:t>Some</w:t>
      </w:r>
      <w:r w:rsidR="6AC63C98" w:rsidRPr="106C87A4">
        <w:rPr>
          <w:rFonts w:eastAsia="Calibri"/>
        </w:rPr>
        <w:t xml:space="preserve"> specific functions, like director only access and minors being linked to adults </w:t>
      </w:r>
      <w:r w:rsidR="5B3572C5" w:rsidRPr="106C87A4">
        <w:rPr>
          <w:rFonts w:eastAsia="Calibri"/>
        </w:rPr>
        <w:t xml:space="preserve">may require additional customization and there </w:t>
      </w:r>
      <w:r w:rsidR="7B0ED83C" w:rsidRPr="106C87A4">
        <w:rPr>
          <w:rFonts w:eastAsia="Calibri"/>
        </w:rPr>
        <w:t>will be an increase in</w:t>
      </w:r>
      <w:r w:rsidR="5B3572C5" w:rsidRPr="106C87A4">
        <w:rPr>
          <w:rFonts w:eastAsia="Calibri"/>
        </w:rPr>
        <w:t xml:space="preserve"> the price. </w:t>
      </w:r>
    </w:p>
    <w:p w14:paraId="43ABE908" w14:textId="0E8C5076" w:rsidR="00236E0C" w:rsidRPr="00574D7B" w:rsidRDefault="47673441" w:rsidP="575B187A">
      <w:r w:rsidRPr="00574D7B">
        <w:rPr>
          <w:rFonts w:eastAsia="Calibri"/>
        </w:rPr>
        <w:t xml:space="preserve"> </w:t>
      </w:r>
    </w:p>
    <w:p w14:paraId="579F4401" w14:textId="6EDD7278" w:rsidR="00236E0C" w:rsidRPr="00574D7B" w:rsidRDefault="47673441" w:rsidP="006D2A7C">
      <w:pPr>
        <w:pStyle w:val="Heading3"/>
        <w:spacing w:before="0" w:after="0" w:line="360" w:lineRule="auto"/>
        <w:rPr>
          <w:rStyle w:val="Heading2Char"/>
          <w:rFonts w:ascii="Times New Roman" w:hAnsi="Times New Roman" w:cs="Times New Roman"/>
          <w:color w:val="auto"/>
        </w:rPr>
      </w:pPr>
      <w:bookmarkStart w:id="235" w:name="_Toc213589128"/>
      <w:bookmarkStart w:id="236" w:name="_Toc213618896"/>
      <w:bookmarkStart w:id="237" w:name="_Toc215649080"/>
      <w:bookmarkStart w:id="238" w:name="_Toc215649252"/>
      <w:bookmarkStart w:id="239" w:name="_Toc215671565"/>
      <w:r w:rsidRPr="00574D7B">
        <w:rPr>
          <w:rStyle w:val="Heading2Char"/>
          <w:rFonts w:ascii="Times New Roman" w:hAnsi="Times New Roman" w:cs="Times New Roman"/>
          <w:color w:val="auto"/>
        </w:rPr>
        <w:t>Develop a New System</w:t>
      </w:r>
      <w:bookmarkEnd w:id="235"/>
      <w:bookmarkEnd w:id="236"/>
      <w:bookmarkEnd w:id="237"/>
      <w:bookmarkEnd w:id="238"/>
      <w:bookmarkEnd w:id="239"/>
    </w:p>
    <w:p w14:paraId="63AEDDB4" w14:textId="5957575C" w:rsidR="00236E0C" w:rsidRPr="00574D7B" w:rsidRDefault="47673441" w:rsidP="00574D7B">
      <w:pPr>
        <w:spacing w:line="360" w:lineRule="auto"/>
      </w:pPr>
      <w:r w:rsidRPr="00574D7B">
        <w:rPr>
          <w:rFonts w:eastAsia="Calibri"/>
        </w:rPr>
        <w:t xml:space="preserve">TNM can also choose to develop their own system which would </w:t>
      </w:r>
      <w:r w:rsidR="67AB9860" w:rsidRPr="106C87A4">
        <w:rPr>
          <w:rFonts w:eastAsia="Calibri"/>
        </w:rPr>
        <w:t>ensure that</w:t>
      </w:r>
      <w:r w:rsidRPr="00574D7B">
        <w:rPr>
          <w:rFonts w:eastAsia="Calibri"/>
        </w:rPr>
        <w:t xml:space="preserve"> all the requirements</w:t>
      </w:r>
      <w:r w:rsidR="67AB9860" w:rsidRPr="106C87A4">
        <w:rPr>
          <w:rFonts w:eastAsia="Calibri"/>
        </w:rPr>
        <w:t xml:space="preserve"> are met</w:t>
      </w:r>
      <w:r w:rsidR="00DF6C30" w:rsidRPr="00574D7B">
        <w:rPr>
          <w:rFonts w:eastAsia="Calibri"/>
        </w:rPr>
        <w:t>,</w:t>
      </w:r>
      <w:r w:rsidRPr="00574D7B">
        <w:rPr>
          <w:rFonts w:eastAsia="Calibri"/>
        </w:rPr>
        <w:t xml:space="preserve"> however it will be costly to develop, build, and maint</w:t>
      </w:r>
      <w:r w:rsidR="03868104" w:rsidRPr="00574D7B">
        <w:rPr>
          <w:rFonts w:eastAsia="Calibri"/>
        </w:rPr>
        <w:t>ain</w:t>
      </w:r>
      <w:r w:rsidRPr="00574D7B">
        <w:rPr>
          <w:rFonts w:eastAsia="Calibri"/>
        </w:rPr>
        <w:t>. With user practice and adjustment time, the system need</w:t>
      </w:r>
      <w:r w:rsidR="1A52A216" w:rsidRPr="00574D7B">
        <w:rPr>
          <w:rFonts w:eastAsia="Calibri"/>
        </w:rPr>
        <w:t xml:space="preserve">s </w:t>
      </w:r>
      <w:r w:rsidRPr="00574D7B">
        <w:rPr>
          <w:rFonts w:eastAsia="Calibri"/>
        </w:rPr>
        <w:t xml:space="preserve">added time in order to be fully efficient. </w:t>
      </w:r>
    </w:p>
    <w:p w14:paraId="0C48C2EF" w14:textId="625F842D" w:rsidR="00236E0C" w:rsidRPr="00574D7B" w:rsidRDefault="47673441" w:rsidP="575B187A">
      <w:r w:rsidRPr="00574D7B">
        <w:rPr>
          <w:rFonts w:eastAsia="Calibri"/>
        </w:rPr>
        <w:t xml:space="preserve"> </w:t>
      </w:r>
    </w:p>
    <w:p w14:paraId="3B23C94C" w14:textId="452DDCCF" w:rsidR="00236E0C" w:rsidRPr="00574D7B" w:rsidRDefault="47673441" w:rsidP="006D2A7C">
      <w:pPr>
        <w:pStyle w:val="Heading3"/>
        <w:spacing w:before="0" w:after="0" w:line="360" w:lineRule="auto"/>
        <w:rPr>
          <w:rStyle w:val="Heading2Char"/>
          <w:rFonts w:ascii="Times New Roman" w:hAnsi="Times New Roman" w:cs="Times New Roman"/>
          <w:color w:val="auto"/>
        </w:rPr>
      </w:pPr>
      <w:bookmarkStart w:id="240" w:name="_Toc213589129"/>
      <w:bookmarkStart w:id="241" w:name="_Toc213618897"/>
      <w:bookmarkStart w:id="242" w:name="_Toc215649081"/>
      <w:bookmarkStart w:id="243" w:name="_Toc215649253"/>
      <w:bookmarkStart w:id="244" w:name="_Toc215671566"/>
      <w:r w:rsidRPr="00574D7B">
        <w:rPr>
          <w:rStyle w:val="Heading2Char"/>
          <w:rFonts w:ascii="Times New Roman" w:hAnsi="Times New Roman" w:cs="Times New Roman"/>
          <w:color w:val="auto"/>
        </w:rPr>
        <w:t>Recommendation:</w:t>
      </w:r>
      <w:bookmarkEnd w:id="240"/>
      <w:bookmarkEnd w:id="241"/>
      <w:bookmarkEnd w:id="242"/>
      <w:bookmarkEnd w:id="243"/>
      <w:bookmarkEnd w:id="244"/>
    </w:p>
    <w:p w14:paraId="1DE6E488" w14:textId="058B816A" w:rsidR="00AD4E6B" w:rsidRDefault="47673441" w:rsidP="00574D7B">
      <w:pPr>
        <w:spacing w:line="360" w:lineRule="auto"/>
        <w:rPr>
          <w:rFonts w:eastAsia="Calibri"/>
        </w:rPr>
      </w:pPr>
      <w:r w:rsidRPr="00574D7B">
        <w:rPr>
          <w:rFonts w:eastAsia="Calibri"/>
        </w:rPr>
        <w:t xml:space="preserve">Our recommendation will be to purchase the system from Getconnected as long as the </w:t>
      </w:r>
      <w:r w:rsidR="1E3B5E9C" w:rsidRPr="106C87A4">
        <w:rPr>
          <w:rFonts w:eastAsia="Calibri"/>
        </w:rPr>
        <w:t xml:space="preserve">cost of </w:t>
      </w:r>
      <w:r w:rsidRPr="00574D7B">
        <w:rPr>
          <w:rFonts w:eastAsia="Calibri"/>
        </w:rPr>
        <w:t xml:space="preserve">customization </w:t>
      </w:r>
      <w:r w:rsidR="7D967C2D" w:rsidRPr="106C87A4">
        <w:rPr>
          <w:rFonts w:eastAsia="Calibri"/>
        </w:rPr>
        <w:t>remains within</w:t>
      </w:r>
      <w:r w:rsidRPr="00574D7B">
        <w:rPr>
          <w:rFonts w:eastAsia="Calibri"/>
        </w:rPr>
        <w:t xml:space="preserve"> the budget. Getconnected already ha</w:t>
      </w:r>
      <w:r w:rsidR="00CA0790" w:rsidRPr="00574D7B">
        <w:rPr>
          <w:rFonts w:eastAsia="Calibri"/>
        </w:rPr>
        <w:t>s</w:t>
      </w:r>
      <w:r w:rsidRPr="00574D7B">
        <w:rPr>
          <w:rFonts w:eastAsia="Calibri"/>
        </w:rPr>
        <w:t xml:space="preserve"> a </w:t>
      </w:r>
      <w:r w:rsidR="00CA0790" w:rsidRPr="00574D7B">
        <w:rPr>
          <w:rFonts w:eastAsia="Calibri"/>
        </w:rPr>
        <w:t>system</w:t>
      </w:r>
      <w:r w:rsidRPr="00574D7B">
        <w:rPr>
          <w:rFonts w:eastAsia="Calibri"/>
        </w:rPr>
        <w:t xml:space="preserve"> ready hence it will be implemented more quickly than a system developed from scratch.</w:t>
      </w:r>
      <w:r w:rsidR="272C8F2E" w:rsidRPr="106C87A4">
        <w:rPr>
          <w:rFonts w:eastAsia="Calibri"/>
        </w:rPr>
        <w:t xml:space="preserve"> This allows TNM to gain the benefits of automation and improved efficiency. </w:t>
      </w:r>
    </w:p>
    <w:p w14:paraId="53F08052" w14:textId="77777777" w:rsidR="00AD4E6B" w:rsidRDefault="00AD4E6B">
      <w:pPr>
        <w:rPr>
          <w:rFonts w:eastAsia="Calibri"/>
        </w:rPr>
      </w:pPr>
      <w:r>
        <w:rPr>
          <w:rFonts w:eastAsia="Calibri"/>
        </w:rPr>
        <w:br w:type="page"/>
      </w:r>
    </w:p>
    <w:p w14:paraId="69181F82" w14:textId="62A9702C" w:rsidR="00AD4E6B" w:rsidRPr="004840A8" w:rsidRDefault="00AD4E6B" w:rsidP="00AD4E6B">
      <w:pPr>
        <w:pStyle w:val="Heading1"/>
        <w:jc w:val="center"/>
        <w:rPr>
          <w:rFonts w:ascii="Times New Roman" w:hAnsi="Times New Roman" w:cs="Times New Roman"/>
          <w:b/>
          <w:color w:val="auto"/>
          <w:sz w:val="44"/>
          <w:szCs w:val="44"/>
        </w:rPr>
      </w:pPr>
      <w:bookmarkStart w:id="245" w:name="_Toc215671567"/>
      <w:r w:rsidRPr="004840A8">
        <w:rPr>
          <w:rFonts w:ascii="Times New Roman" w:hAnsi="Times New Roman" w:cs="Times New Roman"/>
          <w:b/>
          <w:color w:val="auto"/>
          <w:sz w:val="48"/>
          <w:szCs w:val="48"/>
        </w:rPr>
        <w:t xml:space="preserve">Milestone </w:t>
      </w:r>
      <w:r>
        <w:rPr>
          <w:rFonts w:ascii="Times New Roman" w:hAnsi="Times New Roman" w:cs="Times New Roman"/>
          <w:b/>
          <w:color w:val="auto"/>
          <w:sz w:val="48"/>
          <w:szCs w:val="48"/>
        </w:rPr>
        <w:t>4</w:t>
      </w:r>
      <w:bookmarkEnd w:id="245"/>
    </w:p>
    <w:p w14:paraId="5D7DB43D" w14:textId="77777777" w:rsidR="00AD4E6B" w:rsidRPr="00C66E9D" w:rsidRDefault="00AD4E6B" w:rsidP="00AD4E6B">
      <w:pPr>
        <w:pStyle w:val="Sub-Heading"/>
        <w:jc w:val="center"/>
      </w:pPr>
      <w:r w:rsidRPr="00C66E9D">
        <w:t>Prepared for</w:t>
      </w:r>
    </w:p>
    <w:p w14:paraId="3A786539" w14:textId="77777777" w:rsidR="00AD4E6B" w:rsidRPr="00C66E9D" w:rsidRDefault="00AD4E6B" w:rsidP="00AD4E6B">
      <w:pPr>
        <w:jc w:val="center"/>
        <w:rPr>
          <w:rFonts w:eastAsia="Aptos"/>
          <w:color w:val="000000" w:themeColor="text1"/>
          <w:sz w:val="48"/>
          <w:szCs w:val="48"/>
        </w:rPr>
      </w:pPr>
    </w:p>
    <w:p w14:paraId="37D0061D" w14:textId="77777777" w:rsidR="00AD4E6B" w:rsidRPr="00C66E9D" w:rsidRDefault="00AD4E6B" w:rsidP="00AD4E6B">
      <w:pPr>
        <w:jc w:val="center"/>
        <w:rPr>
          <w:rFonts w:eastAsia="Aptos"/>
          <w:color w:val="000000" w:themeColor="text1"/>
          <w:sz w:val="48"/>
          <w:szCs w:val="48"/>
        </w:rPr>
      </w:pPr>
    </w:p>
    <w:p w14:paraId="4287482C" w14:textId="77777777" w:rsidR="00AD4E6B" w:rsidRPr="00C66E9D" w:rsidRDefault="00AD4E6B" w:rsidP="00AD4E6B">
      <w:pPr>
        <w:jc w:val="center"/>
        <w:rPr>
          <w:rFonts w:eastAsia="Aptos"/>
          <w:color w:val="000000" w:themeColor="text1"/>
          <w:sz w:val="48"/>
          <w:szCs w:val="48"/>
        </w:rPr>
      </w:pPr>
    </w:p>
    <w:p w14:paraId="5AE89E51" w14:textId="77777777" w:rsidR="00AD4E6B" w:rsidRPr="00C66E9D" w:rsidRDefault="00AD4E6B" w:rsidP="00AD4E6B">
      <w:pPr>
        <w:pStyle w:val="SectionHeadings"/>
        <w:jc w:val="center"/>
        <w:rPr>
          <w:sz w:val="72"/>
          <w:szCs w:val="72"/>
        </w:rPr>
      </w:pPr>
      <w:r w:rsidRPr="0A623A82">
        <w:rPr>
          <w:sz w:val="72"/>
          <w:szCs w:val="72"/>
        </w:rPr>
        <w:t>Tulsa Neighbors Market</w:t>
      </w:r>
    </w:p>
    <w:p w14:paraId="290E7D91" w14:textId="77777777" w:rsidR="00AD4E6B" w:rsidRPr="00C66E9D" w:rsidRDefault="00AD4E6B" w:rsidP="00AD4E6B">
      <w:pPr>
        <w:jc w:val="center"/>
        <w:rPr>
          <w:rFonts w:eastAsia="Aptos"/>
          <w:color w:val="000000" w:themeColor="text1"/>
          <w:sz w:val="48"/>
          <w:szCs w:val="48"/>
        </w:rPr>
      </w:pPr>
    </w:p>
    <w:p w14:paraId="2BF3EBFC" w14:textId="77777777" w:rsidR="00AD4E6B" w:rsidRPr="00C66E9D" w:rsidRDefault="00AD4E6B" w:rsidP="00AD4E6B">
      <w:pPr>
        <w:jc w:val="center"/>
        <w:rPr>
          <w:rFonts w:eastAsia="Aptos"/>
          <w:color w:val="000000" w:themeColor="text1"/>
          <w:sz w:val="48"/>
          <w:szCs w:val="48"/>
        </w:rPr>
      </w:pPr>
    </w:p>
    <w:p w14:paraId="47B0E0E3" w14:textId="77777777" w:rsidR="00AD4E6B" w:rsidRPr="00C66E9D" w:rsidRDefault="00AD4E6B" w:rsidP="00AD4E6B">
      <w:pPr>
        <w:pStyle w:val="Sub-Heading"/>
        <w:jc w:val="center"/>
      </w:pPr>
      <w:r w:rsidRPr="00C66E9D">
        <w:t>Prepared By Systems Analysis Team 2:</w:t>
      </w:r>
    </w:p>
    <w:p w14:paraId="67B04319" w14:textId="77777777" w:rsidR="00AD4E6B" w:rsidRDefault="00AD4E6B" w:rsidP="00AD4E6B">
      <w:pPr>
        <w:pStyle w:val="SectionContent"/>
        <w:jc w:val="center"/>
        <w:rPr>
          <w:sz w:val="22"/>
          <w:szCs w:val="22"/>
        </w:rPr>
      </w:pPr>
      <w:r w:rsidRPr="00C66E9D">
        <w:rPr>
          <w:sz w:val="22"/>
          <w:szCs w:val="22"/>
        </w:rPr>
        <w:t>Anna Boevers, Trinyon Gaylor, Alexia Glory, Joe Pennington, Timothy Carlsson Seger, Jaden Worrell</w:t>
      </w:r>
    </w:p>
    <w:p w14:paraId="700AFFBA" w14:textId="77777777" w:rsidR="00AD4E6B" w:rsidRDefault="00AD4E6B" w:rsidP="00AD4E6B">
      <w:pPr>
        <w:rPr>
          <w:sz w:val="22"/>
          <w:szCs w:val="22"/>
        </w:rPr>
      </w:pPr>
      <w:r>
        <w:rPr>
          <w:sz w:val="22"/>
          <w:szCs w:val="22"/>
        </w:rPr>
        <w:br w:type="page"/>
      </w:r>
    </w:p>
    <w:p w14:paraId="34781E9E" w14:textId="77777777" w:rsidR="00AD4E6B" w:rsidRPr="00037925" w:rsidRDefault="00AD4E6B" w:rsidP="00AD4E6B">
      <w:pPr>
        <w:pStyle w:val="Heading1"/>
        <w:rPr>
          <w:rStyle w:val="SectionHeadingsChar"/>
          <w:rFonts w:eastAsiaTheme="majorEastAsia"/>
          <w:szCs w:val="36"/>
        </w:rPr>
      </w:pPr>
      <w:bookmarkStart w:id="246" w:name="_Toc215671568"/>
      <w:r w:rsidRPr="004840A8">
        <w:rPr>
          <w:rStyle w:val="SectionHeadingsChar"/>
          <w:rFonts w:eastAsiaTheme="majorEastAsia"/>
          <w:color w:val="auto"/>
          <w:szCs w:val="36"/>
        </w:rPr>
        <w:t>Memorandum</w:t>
      </w:r>
      <w:bookmarkEnd w:id="246"/>
    </w:p>
    <w:p w14:paraId="7F3B521C" w14:textId="77777777" w:rsidR="00AD4E6B" w:rsidRDefault="00AD4E6B" w:rsidP="00AD4E6B">
      <w:pPr>
        <w:pStyle w:val="SectionContent"/>
        <w:spacing w:after="120" w:line="240" w:lineRule="auto"/>
      </w:pPr>
      <w:r w:rsidRPr="0A623A82">
        <w:rPr>
          <w:b/>
          <w:bCs/>
        </w:rPr>
        <w:t>To</w:t>
      </w:r>
      <w:r>
        <w:t>: Dr. Lori Leonard, Tulsa Neighbors Market</w:t>
      </w:r>
    </w:p>
    <w:p w14:paraId="21C9FDA6" w14:textId="77777777" w:rsidR="00AD4E6B" w:rsidRDefault="00AD4E6B" w:rsidP="00AD4E6B">
      <w:pPr>
        <w:pStyle w:val="SectionContent"/>
        <w:spacing w:after="120" w:line="240" w:lineRule="auto"/>
      </w:pPr>
      <w:r w:rsidRPr="004B3B1B">
        <w:rPr>
          <w:b/>
          <w:bCs/>
        </w:rPr>
        <w:t>From</w:t>
      </w:r>
      <w:r>
        <w:t xml:space="preserve">: </w:t>
      </w:r>
      <w:r w:rsidRPr="00105DD1">
        <w:t>Anna Boevers, Trinyon Gaylor, Alexia Glory, Joe Pennington, Timothy Carlsson Seger, Jaden Worrell</w:t>
      </w:r>
    </w:p>
    <w:p w14:paraId="5D149E59" w14:textId="3996AFAA" w:rsidR="00AD4E6B" w:rsidRDefault="00AD4E6B" w:rsidP="00AD4E6B">
      <w:pPr>
        <w:pStyle w:val="SectionContent"/>
        <w:spacing w:after="120" w:line="240" w:lineRule="auto"/>
      </w:pPr>
      <w:r w:rsidRPr="437BB8CE">
        <w:rPr>
          <w:b/>
          <w:bCs/>
        </w:rPr>
        <w:t>Date</w:t>
      </w:r>
      <w:r>
        <w:t xml:space="preserve">: </w:t>
      </w:r>
      <w:r w:rsidR="007D2462">
        <w:t>3</w:t>
      </w:r>
      <w:r>
        <w:t xml:space="preserve"> </w:t>
      </w:r>
      <w:r w:rsidR="007D2462">
        <w:t>December</w:t>
      </w:r>
      <w:r>
        <w:t xml:space="preserve"> 2025</w:t>
      </w:r>
    </w:p>
    <w:p w14:paraId="7B0B9C63" w14:textId="34022D98" w:rsidR="00AD4E6B" w:rsidRDefault="00AD4E6B" w:rsidP="00AD4E6B">
      <w:pPr>
        <w:pStyle w:val="SectionContent"/>
        <w:spacing w:after="120" w:line="240" w:lineRule="auto"/>
      </w:pPr>
      <w:r w:rsidRPr="00466F36">
        <w:rPr>
          <w:b/>
          <w:bCs/>
        </w:rPr>
        <w:t>Subject</w:t>
      </w:r>
      <w:r w:rsidRPr="00466F36">
        <w:t xml:space="preserve">: Milestone </w:t>
      </w:r>
      <w:r w:rsidR="007D2462" w:rsidRPr="00466F36">
        <w:t>4:</w:t>
      </w:r>
      <w:r w:rsidR="007D2462">
        <w:t xml:space="preserve"> </w:t>
      </w:r>
      <w:r w:rsidR="00123F38">
        <w:t xml:space="preserve">Project Proposal Prototypes </w:t>
      </w:r>
    </w:p>
    <w:p w14:paraId="077B7CED" w14:textId="77777777" w:rsidR="00AD4E6B" w:rsidRDefault="00AD4E6B" w:rsidP="00AD4E6B">
      <w:pPr>
        <w:pStyle w:val="SectionContent"/>
        <w:spacing w:after="120" w:line="240" w:lineRule="auto"/>
        <w:rPr>
          <w:sz w:val="12"/>
          <w:szCs w:val="12"/>
        </w:rPr>
      </w:pPr>
    </w:p>
    <w:p w14:paraId="2774466C" w14:textId="77777777" w:rsidR="00AD4E6B" w:rsidRDefault="00AD4E6B" w:rsidP="00AD4E6B">
      <w:pPr>
        <w:pStyle w:val="SectionContent"/>
        <w:spacing w:after="120" w:line="276" w:lineRule="auto"/>
      </w:pPr>
      <w:r>
        <w:t>Director Leonard:</w:t>
      </w:r>
    </w:p>
    <w:p w14:paraId="01889779" w14:textId="77777777" w:rsidR="00AD4E6B" w:rsidRDefault="00AD4E6B" w:rsidP="00AD4E6B">
      <w:pPr>
        <w:pStyle w:val="SectionContent"/>
        <w:spacing w:after="120" w:line="240" w:lineRule="auto"/>
        <w:rPr>
          <w:rFonts w:eastAsia="Aptos"/>
        </w:rPr>
      </w:pPr>
    </w:p>
    <w:p w14:paraId="0FE0E343" w14:textId="0023A825" w:rsidR="006205A0" w:rsidRDefault="00123F38" w:rsidP="00AD4E6B">
      <w:pPr>
        <w:pStyle w:val="SectionContent"/>
        <w:spacing w:after="120" w:line="240" w:lineRule="auto"/>
        <w:rPr>
          <w:rFonts w:eastAsia="Aptos"/>
        </w:rPr>
      </w:pPr>
      <w:r>
        <w:rPr>
          <w:rFonts w:eastAsia="Aptos"/>
        </w:rPr>
        <w:t xml:space="preserve">After </w:t>
      </w:r>
      <w:r w:rsidR="00120FA6">
        <w:rPr>
          <w:rFonts w:eastAsia="Aptos"/>
        </w:rPr>
        <w:t xml:space="preserve">completing data flow diagrams and entity relationship diagrams to </w:t>
      </w:r>
      <w:r w:rsidR="00883FB8">
        <w:rPr>
          <w:rFonts w:eastAsia="Aptos"/>
        </w:rPr>
        <w:t xml:space="preserve">plan out the proposed system for TNM’s Volunteer Management System, our team has designed </w:t>
      </w:r>
      <w:r w:rsidR="006205A0">
        <w:rPr>
          <w:rFonts w:eastAsia="Aptos"/>
        </w:rPr>
        <w:t xml:space="preserve">prototypes and examples of what the implemented system would look like. </w:t>
      </w:r>
      <w:r w:rsidR="00A656BC">
        <w:rPr>
          <w:rFonts w:eastAsia="Aptos"/>
        </w:rPr>
        <w:t>We have attached samples of what several of the outputs, inputs, and navigation systems will look like on the user end of the system.</w:t>
      </w:r>
    </w:p>
    <w:p w14:paraId="2D613637" w14:textId="77777777" w:rsidR="006205A0" w:rsidRDefault="006205A0" w:rsidP="00AD4E6B">
      <w:pPr>
        <w:pStyle w:val="SectionContent"/>
        <w:spacing w:after="120" w:line="240" w:lineRule="auto"/>
        <w:rPr>
          <w:rFonts w:eastAsia="Aptos"/>
        </w:rPr>
      </w:pPr>
    </w:p>
    <w:p w14:paraId="51D0AA7E" w14:textId="3DC34D91" w:rsidR="007D2462" w:rsidRDefault="006205A0" w:rsidP="00AD4E6B">
      <w:pPr>
        <w:pStyle w:val="SectionContent"/>
        <w:spacing w:after="120" w:line="240" w:lineRule="auto"/>
        <w:rPr>
          <w:rFonts w:eastAsia="Aptos"/>
        </w:rPr>
      </w:pPr>
      <w:r>
        <w:rPr>
          <w:rFonts w:eastAsia="Aptos"/>
        </w:rPr>
        <w:t xml:space="preserve">We hope you will find the design user-friendly and </w:t>
      </w:r>
      <w:r w:rsidR="00E7751B">
        <w:rPr>
          <w:rFonts w:eastAsia="Aptos"/>
        </w:rPr>
        <w:t xml:space="preserve">easily understood by staff and volunteers. As always, if you have any questions or would like us to revise our prototypes, feel free to reach out. </w:t>
      </w:r>
    </w:p>
    <w:p w14:paraId="37AB2BB7" w14:textId="77777777" w:rsidR="00E7751B" w:rsidRDefault="00E7751B" w:rsidP="00AD4E6B">
      <w:pPr>
        <w:pStyle w:val="SectionContent"/>
        <w:spacing w:after="120" w:line="240" w:lineRule="auto"/>
        <w:rPr>
          <w:rFonts w:eastAsia="Aptos"/>
        </w:rPr>
      </w:pPr>
    </w:p>
    <w:p w14:paraId="1B4557D8" w14:textId="39119484" w:rsidR="00E7751B" w:rsidRDefault="00AB319C" w:rsidP="00AD4E6B">
      <w:pPr>
        <w:pStyle w:val="SectionContent"/>
        <w:spacing w:after="120" w:line="240" w:lineRule="auto"/>
        <w:rPr>
          <w:rFonts w:eastAsia="Aptos"/>
        </w:rPr>
      </w:pPr>
      <w:r>
        <w:rPr>
          <w:rFonts w:eastAsia="Aptos"/>
        </w:rPr>
        <w:t xml:space="preserve">It has been wonderful to work with you over the last several months! </w:t>
      </w:r>
    </w:p>
    <w:p w14:paraId="4CA7D77D" w14:textId="77777777" w:rsidR="007D2462" w:rsidRDefault="007D2462" w:rsidP="00AD4E6B">
      <w:pPr>
        <w:pStyle w:val="SectionContent"/>
        <w:spacing w:after="120" w:line="240" w:lineRule="auto"/>
      </w:pPr>
    </w:p>
    <w:p w14:paraId="7027C08A" w14:textId="77777777" w:rsidR="00AD4E6B" w:rsidRDefault="00AD4E6B" w:rsidP="00AD4E6B">
      <w:pPr>
        <w:pStyle w:val="SectionContent"/>
        <w:spacing w:after="120" w:line="240" w:lineRule="auto"/>
      </w:pPr>
      <w:r w:rsidRPr="004B3B1B">
        <w:t>Anna Boevers</w:t>
      </w:r>
    </w:p>
    <w:p w14:paraId="40126831" w14:textId="77777777" w:rsidR="00AD4E6B" w:rsidRDefault="00AD4E6B" w:rsidP="00AD4E6B">
      <w:pPr>
        <w:pStyle w:val="SectionContent"/>
        <w:spacing w:after="120" w:line="240" w:lineRule="auto"/>
      </w:pPr>
      <w:r w:rsidRPr="004B3B1B">
        <w:t>Trinyon Gaylor</w:t>
      </w:r>
    </w:p>
    <w:p w14:paraId="1D340123" w14:textId="77777777" w:rsidR="00AD4E6B" w:rsidRDefault="00AD4E6B" w:rsidP="00AD4E6B">
      <w:pPr>
        <w:pStyle w:val="SectionContent"/>
        <w:spacing w:after="120" w:line="240" w:lineRule="auto"/>
      </w:pPr>
      <w:r w:rsidRPr="004B3B1B">
        <w:t>Alexia Glory</w:t>
      </w:r>
    </w:p>
    <w:p w14:paraId="6F1C4D51" w14:textId="77777777" w:rsidR="00AD4E6B" w:rsidRDefault="00AD4E6B" w:rsidP="00AD4E6B">
      <w:pPr>
        <w:pStyle w:val="SectionContent"/>
        <w:spacing w:after="120" w:line="240" w:lineRule="auto"/>
      </w:pPr>
      <w:r w:rsidRPr="004B3B1B">
        <w:t>Joe Pennington</w:t>
      </w:r>
    </w:p>
    <w:p w14:paraId="2BCEFFB5" w14:textId="77777777" w:rsidR="00AD4E6B" w:rsidRDefault="00AD4E6B" w:rsidP="00AD4E6B">
      <w:pPr>
        <w:pStyle w:val="SectionContent"/>
        <w:spacing w:after="120" w:line="240" w:lineRule="auto"/>
      </w:pPr>
      <w:r w:rsidRPr="004B3B1B">
        <w:t>Timothy Carlsson Seger</w:t>
      </w:r>
    </w:p>
    <w:p w14:paraId="3F349028" w14:textId="77777777" w:rsidR="00AD4E6B" w:rsidRPr="00C66E9D" w:rsidRDefault="00AD4E6B" w:rsidP="00AD4E6B">
      <w:pPr>
        <w:pStyle w:val="SectionContent"/>
        <w:rPr>
          <w:rFonts w:eastAsia="Aptos"/>
          <w:color w:val="000000" w:themeColor="text1"/>
        </w:rPr>
      </w:pPr>
      <w:r w:rsidRPr="004B3B1B">
        <w:t>Jaden Worrell</w:t>
      </w:r>
    </w:p>
    <w:p w14:paraId="257C8146" w14:textId="77777777" w:rsidR="00236E0C" w:rsidRPr="00574D7B" w:rsidRDefault="00236E0C" w:rsidP="00574D7B">
      <w:pPr>
        <w:spacing w:line="360" w:lineRule="auto"/>
        <w:rPr>
          <w:rFonts w:eastAsia="Calibri"/>
        </w:rPr>
      </w:pPr>
    </w:p>
    <w:p w14:paraId="517066E9" w14:textId="0A16CB8D" w:rsidR="00236E0C" w:rsidRPr="00D65BCE" w:rsidRDefault="00236E0C" w:rsidP="00D65BCE"/>
    <w:p w14:paraId="2F5E35A7" w14:textId="77777777" w:rsidR="00E23EA6" w:rsidRDefault="00E23EA6">
      <w:pPr>
        <w:rPr>
          <w:rFonts w:eastAsiaTheme="majorEastAsia"/>
          <w:b/>
          <w:sz w:val="48"/>
          <w:szCs w:val="48"/>
        </w:rPr>
      </w:pPr>
      <w:r>
        <w:rPr>
          <w:b/>
          <w:sz w:val="48"/>
          <w:szCs w:val="48"/>
        </w:rPr>
        <w:br w:type="page"/>
      </w:r>
    </w:p>
    <w:p w14:paraId="0B8FB91A" w14:textId="77777777" w:rsidR="0061512B" w:rsidRPr="00E1791A" w:rsidRDefault="0061512B" w:rsidP="00E1791A">
      <w:pPr>
        <w:pStyle w:val="Heading1"/>
        <w:rPr>
          <w:rStyle w:val="SectionHeadingsChar"/>
          <w:rFonts w:eastAsiaTheme="majorEastAsia"/>
          <w:color w:val="auto"/>
          <w:szCs w:val="36"/>
        </w:rPr>
      </w:pPr>
      <w:bookmarkStart w:id="247" w:name="_Toc215671569"/>
      <w:r w:rsidRPr="00E1791A">
        <w:rPr>
          <w:rStyle w:val="SectionHeadingsChar"/>
          <w:rFonts w:eastAsiaTheme="majorEastAsia"/>
          <w:color w:val="auto"/>
          <w:szCs w:val="36"/>
        </w:rPr>
        <w:t>Overview of Interface</w:t>
      </w:r>
      <w:bookmarkEnd w:id="247"/>
    </w:p>
    <w:p w14:paraId="471CB371" w14:textId="7C3303A7" w:rsidR="00E93E04" w:rsidRDefault="00E93E04" w:rsidP="00E93E04">
      <w:pPr>
        <w:pStyle w:val="Heading3"/>
        <w:spacing w:before="0" w:after="0" w:line="360" w:lineRule="auto"/>
        <w:rPr>
          <w:rStyle w:val="Heading2Char"/>
          <w:rFonts w:ascii="Times New Roman" w:hAnsi="Times New Roman" w:cs="Times New Roman"/>
          <w:color w:val="auto"/>
        </w:rPr>
      </w:pPr>
      <w:bookmarkStart w:id="248" w:name="_Toc215649257"/>
      <w:bookmarkStart w:id="249" w:name="_Toc215671570"/>
      <w:r>
        <w:rPr>
          <w:rStyle w:val="Heading2Char"/>
          <w:rFonts w:ascii="Times New Roman" w:hAnsi="Times New Roman" w:cs="Times New Roman"/>
          <w:color w:val="auto"/>
        </w:rPr>
        <w:t>Hierarchy Chart</w:t>
      </w:r>
      <w:bookmarkEnd w:id="248"/>
      <w:bookmarkEnd w:id="249"/>
    </w:p>
    <w:p w14:paraId="1E4E5BBC" w14:textId="07B17EE4" w:rsidR="00E93E04" w:rsidRDefault="00923354">
      <w:pPr>
        <w:rPr>
          <w:rStyle w:val="Heading2Char"/>
          <w:rFonts w:ascii="Times New Roman" w:hAnsi="Times New Roman" w:cs="Times New Roman"/>
          <w:color w:val="auto"/>
        </w:rPr>
      </w:pPr>
      <w:r w:rsidRPr="00923354">
        <w:rPr>
          <w:rFonts w:eastAsiaTheme="majorEastAsia"/>
          <w:noProof/>
          <w:sz w:val="32"/>
          <w:szCs w:val="32"/>
        </w:rPr>
        <w:drawing>
          <wp:inline distT="0" distB="0" distL="0" distR="0" wp14:anchorId="41D84A33" wp14:editId="2C6EBC8A">
            <wp:extent cx="5943600" cy="3387090"/>
            <wp:effectExtent l="0" t="0" r="0" b="22860"/>
            <wp:docPr id="4879138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r w:rsidR="00E93E04">
        <w:rPr>
          <w:rStyle w:val="Heading2Char"/>
          <w:rFonts w:ascii="Times New Roman" w:hAnsi="Times New Roman" w:cs="Times New Roman"/>
          <w:color w:val="auto"/>
        </w:rPr>
        <w:br w:type="page"/>
      </w:r>
    </w:p>
    <w:p w14:paraId="7AC961A9" w14:textId="77777777" w:rsidR="00E93E04" w:rsidRPr="0038694B" w:rsidRDefault="00E93E04" w:rsidP="00E93E04">
      <w:pPr>
        <w:pStyle w:val="Heading3"/>
        <w:spacing w:before="0" w:after="0" w:line="360" w:lineRule="auto"/>
      </w:pPr>
      <w:bookmarkStart w:id="250" w:name="_Toc215649258"/>
      <w:bookmarkStart w:id="251" w:name="_Toc215671571"/>
      <w:r w:rsidRPr="69F8A415">
        <w:rPr>
          <w:rStyle w:val="Heading2Char"/>
          <w:rFonts w:ascii="Times New Roman" w:hAnsi="Times New Roman" w:cs="Times New Roman"/>
          <w:color w:val="auto"/>
        </w:rPr>
        <w:t>List/Descriptions of All Programs</w:t>
      </w:r>
      <w:bookmarkEnd w:id="250"/>
      <w:bookmarkEnd w:id="251"/>
    </w:p>
    <w:p w14:paraId="32E0EFFC" w14:textId="376F7439" w:rsidR="69F8A415" w:rsidRDefault="69F8A415" w:rsidP="69F8A415"/>
    <w:tbl>
      <w:tblPr>
        <w:tblStyle w:val="TableGrid"/>
        <w:tblW w:w="0" w:type="auto"/>
        <w:tblLook w:val="06A0" w:firstRow="1" w:lastRow="0" w:firstColumn="1" w:lastColumn="0" w:noHBand="1" w:noVBand="1"/>
      </w:tblPr>
      <w:tblGrid>
        <w:gridCol w:w="4664"/>
        <w:gridCol w:w="4666"/>
      </w:tblGrid>
      <w:tr w:rsidR="69F8A415" w14:paraId="76A0DCDF" w14:textId="77777777" w:rsidTr="69F8A415">
        <w:trPr>
          <w:trHeight w:val="300"/>
        </w:trPr>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A81126D" w14:textId="4D95F692" w:rsidR="4C297551" w:rsidRDefault="4C297551" w:rsidP="69F8A415">
            <w:pPr>
              <w:rPr>
                <w:b/>
                <w:bCs/>
              </w:rPr>
            </w:pPr>
            <w:r w:rsidRPr="69F8A415">
              <w:rPr>
                <w:b/>
                <w:bCs/>
              </w:rPr>
              <w:t>Title</w:t>
            </w:r>
          </w:p>
        </w:tc>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D5CEA0E" w14:textId="4FF11D50" w:rsidR="4C297551" w:rsidRDefault="4C297551" w:rsidP="69F8A415">
            <w:pPr>
              <w:rPr>
                <w:b/>
                <w:bCs/>
              </w:rPr>
            </w:pPr>
            <w:r w:rsidRPr="69F8A415">
              <w:rPr>
                <w:b/>
                <w:bCs/>
              </w:rPr>
              <w:t>Description</w:t>
            </w:r>
          </w:p>
        </w:tc>
      </w:tr>
      <w:tr w:rsidR="69F8A415" w14:paraId="4AABB916" w14:textId="77777777" w:rsidTr="69F8A415">
        <w:trPr>
          <w:trHeight w:val="300"/>
        </w:trPr>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AE853A4" w14:textId="42E260C6" w:rsidR="4C297551" w:rsidRDefault="4C297551" w:rsidP="69F8A415">
            <w:r>
              <w:t>Add Minor Volunteers</w:t>
            </w:r>
          </w:p>
        </w:tc>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0332065" w14:textId="634199E9" w:rsidR="69F8A415" w:rsidRDefault="4BC1A45A" w:rsidP="69F8A415">
            <w:r>
              <w:t xml:space="preserve">This allows minors to be added to volunteer for shifts by their </w:t>
            </w:r>
            <w:r w:rsidR="1ACFBBC0">
              <w:t xml:space="preserve">legal </w:t>
            </w:r>
            <w:r>
              <w:t>guardian</w:t>
            </w:r>
            <w:r w:rsidR="35A4249D">
              <w:t>.</w:t>
            </w:r>
          </w:p>
        </w:tc>
      </w:tr>
      <w:tr w:rsidR="69F8A415" w14:paraId="3D94CBA3" w14:textId="77777777" w:rsidTr="69F8A415">
        <w:trPr>
          <w:trHeight w:val="300"/>
        </w:trPr>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28459D1" w14:textId="21D7A625" w:rsidR="4C297551" w:rsidRDefault="4C297551" w:rsidP="69F8A415">
            <w:r>
              <w:t>Group Check In</w:t>
            </w:r>
          </w:p>
        </w:tc>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8C0843B" w14:textId="448DDD45" w:rsidR="69F8A415" w:rsidRDefault="70ABE1EF" w:rsidP="69F8A415">
            <w:r>
              <w:t>This a</w:t>
            </w:r>
            <w:r w:rsidR="29DAD262">
              <w:t>llows a volunteer/employee to check in for an entire group when they arrive.</w:t>
            </w:r>
          </w:p>
        </w:tc>
      </w:tr>
      <w:tr w:rsidR="69F8A415" w14:paraId="7B457D97" w14:textId="77777777" w:rsidTr="69F8A415">
        <w:trPr>
          <w:trHeight w:val="300"/>
        </w:trPr>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A511A7B" w14:textId="38916C64" w:rsidR="4C297551" w:rsidRDefault="4C297551" w:rsidP="69F8A415">
            <w:r>
              <w:t>Group Sign Up</w:t>
            </w:r>
          </w:p>
        </w:tc>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12679EB" w14:textId="5DB30350" w:rsidR="69F8A415" w:rsidRDefault="20D3171C" w:rsidP="69F8A415">
            <w:r>
              <w:t>This a</w:t>
            </w:r>
            <w:r w:rsidR="7A93A951">
              <w:t>llows a volunteer/employee to sign a group up for a shift/volunteer time.</w:t>
            </w:r>
          </w:p>
        </w:tc>
      </w:tr>
      <w:tr w:rsidR="69F8A415" w14:paraId="469E578F" w14:textId="77777777" w:rsidTr="69F8A415">
        <w:trPr>
          <w:trHeight w:val="300"/>
        </w:trPr>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1E536B9" w14:textId="143B9612" w:rsidR="4C297551" w:rsidRDefault="4C297551" w:rsidP="69F8A415">
            <w:r>
              <w:t>Individual/Group Volunteer Hours</w:t>
            </w:r>
          </w:p>
        </w:tc>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DAB2794" w14:textId="45071866" w:rsidR="69F8A415" w:rsidRDefault="5C695E23" w:rsidP="69F8A415">
            <w:r>
              <w:t>A</w:t>
            </w:r>
            <w:r w:rsidR="195F95C2">
              <w:t xml:space="preserve"> report </w:t>
            </w:r>
            <w:r w:rsidR="0984D485">
              <w:t>on</w:t>
            </w:r>
            <w:r w:rsidR="195F95C2">
              <w:t xml:space="preserve"> the number of hours volunteered by groups and individuals.</w:t>
            </w:r>
          </w:p>
        </w:tc>
      </w:tr>
      <w:tr w:rsidR="69F8A415" w14:paraId="22ACBDF6" w14:textId="77777777" w:rsidTr="69F8A415">
        <w:trPr>
          <w:trHeight w:val="300"/>
        </w:trPr>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83CE2F3" w14:textId="5066AF70" w:rsidR="4C297551" w:rsidRDefault="4C297551" w:rsidP="69F8A415">
            <w:r>
              <w:t>Mark Arrival</w:t>
            </w:r>
          </w:p>
        </w:tc>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37A8427" w14:textId="19F72898" w:rsidR="69F8A415" w:rsidRDefault="5A05AD0F" w:rsidP="69F8A415">
            <w:r>
              <w:t>This a</w:t>
            </w:r>
            <w:r w:rsidR="006C55F3">
              <w:t>llows volunteers to document the time they arri</w:t>
            </w:r>
            <w:r w:rsidR="48B43956">
              <w:t>ve for a shift.</w:t>
            </w:r>
          </w:p>
        </w:tc>
      </w:tr>
      <w:tr w:rsidR="69F8A415" w14:paraId="4818F55E" w14:textId="77777777" w:rsidTr="69F8A415">
        <w:trPr>
          <w:trHeight w:val="300"/>
        </w:trPr>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39FA5D9" w14:textId="5DE07245" w:rsidR="4C297551" w:rsidRDefault="4C297551" w:rsidP="69F8A415">
            <w:r>
              <w:t>Mark Departure</w:t>
            </w:r>
          </w:p>
        </w:tc>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5F4D1FF" w14:textId="7D5CE06D" w:rsidR="69F8A415" w:rsidRDefault="7C8917D6" w:rsidP="69F8A415">
            <w:r>
              <w:t>This a</w:t>
            </w:r>
            <w:r w:rsidR="12C7F1B0">
              <w:t>llows volunteers to document the time they depart from a shift.</w:t>
            </w:r>
          </w:p>
        </w:tc>
      </w:tr>
      <w:tr w:rsidR="69F8A415" w14:paraId="2900C8B0" w14:textId="77777777" w:rsidTr="69F8A415">
        <w:trPr>
          <w:trHeight w:val="300"/>
        </w:trPr>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13EF1B2" w14:textId="0A977586" w:rsidR="4C297551" w:rsidRDefault="4C297551" w:rsidP="69F8A415">
            <w:r>
              <w:t>Modify Shift</w:t>
            </w:r>
          </w:p>
        </w:tc>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0BDE4C0" w14:textId="30A1E6BF" w:rsidR="69F8A415" w:rsidRDefault="1AA5F331" w:rsidP="69F8A415">
            <w:r>
              <w:t>This a</w:t>
            </w:r>
            <w:r w:rsidR="2F155093">
              <w:t xml:space="preserve">llows volunteers to cancel </w:t>
            </w:r>
            <w:r w:rsidR="12044BA4">
              <w:t>the shift</w:t>
            </w:r>
            <w:r w:rsidR="2F155093">
              <w:t xml:space="preserve"> they have signed up for.</w:t>
            </w:r>
          </w:p>
        </w:tc>
      </w:tr>
      <w:tr w:rsidR="69F8A415" w14:paraId="0AD23DD1" w14:textId="77777777" w:rsidTr="69F8A415">
        <w:trPr>
          <w:trHeight w:val="300"/>
        </w:trPr>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CDF92CB" w14:textId="2BDADC48" w:rsidR="4C297551" w:rsidRDefault="4C297551" w:rsidP="69F8A415">
            <w:r>
              <w:t>Online Display of Available Shifts</w:t>
            </w:r>
          </w:p>
        </w:tc>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D6E68A6" w14:textId="4F016554" w:rsidR="69F8A415" w:rsidRDefault="03548440" w:rsidP="69F8A415">
            <w:r>
              <w:t>This s</w:t>
            </w:r>
            <w:r w:rsidR="57A3EC39">
              <w:t>hows all shifts and how many spots are open for volunteers.</w:t>
            </w:r>
          </w:p>
        </w:tc>
      </w:tr>
      <w:tr w:rsidR="69F8A415" w14:paraId="00EB09BC" w14:textId="77777777" w:rsidTr="69F8A415">
        <w:trPr>
          <w:trHeight w:val="300"/>
        </w:trPr>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6EC2957" w14:textId="511200F6" w:rsidR="4C297551" w:rsidRDefault="4C297551" w:rsidP="69F8A415">
            <w:r>
              <w:t>Print Schedule</w:t>
            </w:r>
          </w:p>
        </w:tc>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2C2E632" w14:textId="0D2D01A6" w:rsidR="69F8A415" w:rsidRDefault="13D851FB" w:rsidP="69F8A415">
            <w:r>
              <w:t>This allows the current shift schedule to be printed.</w:t>
            </w:r>
          </w:p>
        </w:tc>
      </w:tr>
      <w:tr w:rsidR="69F8A415" w14:paraId="407FBD9F" w14:textId="77777777" w:rsidTr="69F8A415">
        <w:trPr>
          <w:trHeight w:val="300"/>
        </w:trPr>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742F6FF" w14:textId="2B15884D" w:rsidR="4C297551" w:rsidRDefault="4C297551" w:rsidP="69F8A415">
            <w:r>
              <w:t>Shift Staffing Status</w:t>
            </w:r>
          </w:p>
        </w:tc>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45177AF" w14:textId="0EFEC670" w:rsidR="69F8A415" w:rsidRDefault="46FB7E0D" w:rsidP="69F8A415">
            <w:r>
              <w:t>A report on the percentage of shifts without adequate volunteers for the previous month.</w:t>
            </w:r>
          </w:p>
        </w:tc>
      </w:tr>
      <w:tr w:rsidR="69F8A415" w14:paraId="051FA6AA" w14:textId="77777777" w:rsidTr="69F8A415">
        <w:trPr>
          <w:trHeight w:val="300"/>
        </w:trPr>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1EF55BD" w14:textId="2A35440F" w:rsidR="4C297551" w:rsidRDefault="4C297551" w:rsidP="69F8A415">
            <w:r>
              <w:t>Sign Up for Multiple Shifts</w:t>
            </w:r>
          </w:p>
        </w:tc>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3D77B6E" w14:textId="39079D14" w:rsidR="69F8A415" w:rsidRDefault="7CE3A5B2" w:rsidP="69F8A415">
            <w:r>
              <w:t>This a</w:t>
            </w:r>
            <w:r w:rsidR="7616F4FD">
              <w:t>llows volunteers to sign up for multiple shift times.</w:t>
            </w:r>
          </w:p>
        </w:tc>
      </w:tr>
      <w:tr w:rsidR="69F8A415" w14:paraId="5FFE1A85" w14:textId="77777777" w:rsidTr="69F8A415">
        <w:trPr>
          <w:trHeight w:val="300"/>
        </w:trPr>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591E93F" w14:textId="3387CD8B" w:rsidR="4C297551" w:rsidRDefault="4C297551" w:rsidP="69F8A415">
            <w:r>
              <w:t>Sign Up for Shift</w:t>
            </w:r>
          </w:p>
        </w:tc>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D662C81" w14:textId="5FF40613" w:rsidR="69F8A415" w:rsidRDefault="56CE923D" w:rsidP="69F8A415">
            <w:r>
              <w:t>This a</w:t>
            </w:r>
            <w:r w:rsidR="0FDFAE82">
              <w:t>llows volunteers to sign up for scheduled shifts.</w:t>
            </w:r>
          </w:p>
        </w:tc>
      </w:tr>
      <w:tr w:rsidR="69F8A415" w14:paraId="2E54A468" w14:textId="77777777" w:rsidTr="69F8A415">
        <w:trPr>
          <w:trHeight w:val="300"/>
        </w:trPr>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DCD0181" w14:textId="553465B2" w:rsidR="4C297551" w:rsidRDefault="4C297551" w:rsidP="69F8A415">
            <w:r>
              <w:t>Unique Volunteers</w:t>
            </w:r>
          </w:p>
        </w:tc>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6CF8056" w14:textId="6341E514" w:rsidR="69F8A415" w:rsidRDefault="21FF667C" w:rsidP="69F8A415">
            <w:r>
              <w:t>A report on all unique volunteers for the previous month.</w:t>
            </w:r>
          </w:p>
        </w:tc>
      </w:tr>
      <w:tr w:rsidR="69F8A415" w14:paraId="76FB70AB" w14:textId="77777777" w:rsidTr="69F8A415">
        <w:trPr>
          <w:trHeight w:val="300"/>
        </w:trPr>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27D5AB5" w14:textId="0CBBDD90" w:rsidR="4C297551" w:rsidRDefault="4C297551" w:rsidP="69F8A415">
            <w:r>
              <w:t>Update Contact Info</w:t>
            </w:r>
          </w:p>
        </w:tc>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5837401" w14:textId="1A30A5D0" w:rsidR="69F8A415" w:rsidRDefault="2697B848" w:rsidP="69F8A415">
            <w:r>
              <w:t>This allows volunteers to update their contact information.</w:t>
            </w:r>
          </w:p>
        </w:tc>
      </w:tr>
      <w:tr w:rsidR="69F8A415" w14:paraId="0FF5AD18" w14:textId="77777777" w:rsidTr="69F8A415">
        <w:trPr>
          <w:trHeight w:val="300"/>
        </w:trPr>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60CE4A6" w14:textId="48CDA16A" w:rsidR="4C297551" w:rsidRDefault="4C297551" w:rsidP="69F8A415">
            <w:r>
              <w:t>View Signed-Up Shifts</w:t>
            </w:r>
          </w:p>
        </w:tc>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A48FAFB" w14:textId="3D337ECD" w:rsidR="69F8A415" w:rsidRDefault="3BB7ED0A" w:rsidP="69F8A415">
            <w:r>
              <w:t>This allows volunteers to see shifts they are currently signed up for.</w:t>
            </w:r>
          </w:p>
        </w:tc>
      </w:tr>
      <w:tr w:rsidR="69F8A415" w14:paraId="19FE427E" w14:textId="77777777" w:rsidTr="69F8A415">
        <w:trPr>
          <w:trHeight w:val="300"/>
        </w:trPr>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15FADC8" w14:textId="0D0EF38A" w:rsidR="4C297551" w:rsidRDefault="4C297551" w:rsidP="69F8A415">
            <w:r>
              <w:t>Volunteer Totals</w:t>
            </w:r>
          </w:p>
        </w:tc>
        <w:tc>
          <w:tcPr>
            <w:tcW w:w="46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E7FA8EB" w14:textId="70837535" w:rsidR="69F8A415" w:rsidRDefault="5E4689B6" w:rsidP="69F8A415">
            <w:r>
              <w:t>A report on the total number of volunteers for the previous month.</w:t>
            </w:r>
          </w:p>
        </w:tc>
      </w:tr>
    </w:tbl>
    <w:p w14:paraId="1CE46E6D" w14:textId="4B0C3190" w:rsidR="69F8A415" w:rsidRDefault="69F8A415" w:rsidP="69F8A415"/>
    <w:p w14:paraId="1C330E4C" w14:textId="77777777" w:rsidR="0061512B" w:rsidRDefault="0061512B" w:rsidP="69F8A415">
      <w:pPr>
        <w:rPr>
          <w:b/>
          <w:sz w:val="48"/>
          <w:szCs w:val="48"/>
        </w:rPr>
      </w:pPr>
      <w:r w:rsidRPr="69F8A415">
        <w:rPr>
          <w:b/>
          <w:sz w:val="48"/>
          <w:szCs w:val="48"/>
        </w:rPr>
        <w:br w:type="page"/>
      </w:r>
    </w:p>
    <w:p w14:paraId="6C56A42B" w14:textId="77777777" w:rsidR="0061512B" w:rsidRPr="00E1791A" w:rsidRDefault="0061512B" w:rsidP="00E1791A">
      <w:pPr>
        <w:pStyle w:val="Heading1"/>
        <w:rPr>
          <w:rStyle w:val="SectionHeadingsChar"/>
          <w:rFonts w:eastAsiaTheme="majorEastAsia"/>
          <w:color w:val="auto"/>
          <w:szCs w:val="36"/>
        </w:rPr>
      </w:pPr>
      <w:bookmarkStart w:id="252" w:name="_Toc215671572"/>
      <w:r w:rsidRPr="00E1791A">
        <w:rPr>
          <w:rStyle w:val="SectionHeadingsChar"/>
          <w:rFonts w:eastAsiaTheme="majorEastAsia"/>
          <w:color w:val="auto"/>
          <w:szCs w:val="36"/>
        </w:rPr>
        <w:t>Prototypes of Outputs</w:t>
      </w:r>
      <w:bookmarkEnd w:id="252"/>
    </w:p>
    <w:p w14:paraId="2C0C4823" w14:textId="77777777" w:rsidR="003660E1" w:rsidRDefault="003660E1" w:rsidP="003660E1">
      <w:r>
        <w:t>Output 1: automatic</w:t>
      </w:r>
      <w:r w:rsidRPr="000E1E57">
        <w:t xml:space="preserve"> email confirmation</w:t>
      </w:r>
    </w:p>
    <w:p w14:paraId="6E383FA7" w14:textId="77777777" w:rsidR="003660E1" w:rsidRDefault="003660E1" w:rsidP="003660E1">
      <w:r>
        <w:rPr>
          <w:noProof/>
        </w:rPr>
        <w:drawing>
          <wp:inline distT="0" distB="0" distL="0" distR="0" wp14:anchorId="356FE7E3" wp14:editId="211FB347">
            <wp:extent cx="5778797" cy="7144117"/>
            <wp:effectExtent l="19050" t="19050" r="12700" b="19050"/>
            <wp:docPr id="1436697044" name="Picture 3"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97044" name="Picture 3" descr="A white paper with black text&#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778797" cy="7144117"/>
                    </a:xfrm>
                    <a:prstGeom prst="rect">
                      <a:avLst/>
                    </a:prstGeom>
                    <a:ln w="12700">
                      <a:solidFill>
                        <a:schemeClr val="tx1"/>
                      </a:solidFill>
                    </a:ln>
                  </pic:spPr>
                </pic:pic>
              </a:graphicData>
            </a:graphic>
          </wp:inline>
        </w:drawing>
      </w:r>
    </w:p>
    <w:p w14:paraId="7EEEDACE" w14:textId="77777777" w:rsidR="003660E1" w:rsidRDefault="003660E1" w:rsidP="003660E1">
      <w:pPr>
        <w:pStyle w:val="NormalWeb"/>
        <w:spacing w:before="0" w:beforeAutospacing="0" w:after="0" w:afterAutospacing="0" w:line="360" w:lineRule="auto"/>
      </w:pPr>
      <w:r>
        <w:br w:type="column"/>
      </w:r>
      <w:r>
        <w:rPr>
          <w:noProof/>
        </w:rPr>
        <w:drawing>
          <wp:anchor distT="0" distB="0" distL="114300" distR="114300" simplePos="0" relativeHeight="251658243" behindDoc="1" locked="0" layoutInCell="1" allowOverlap="1" wp14:anchorId="582D6D07" wp14:editId="61BC9542">
            <wp:simplePos x="0" y="0"/>
            <wp:positionH relativeFrom="margin">
              <wp:align>left</wp:align>
            </wp:positionH>
            <wp:positionV relativeFrom="paragraph">
              <wp:posOffset>431335</wp:posOffset>
            </wp:positionV>
            <wp:extent cx="5791498" cy="5067560"/>
            <wp:effectExtent l="19050" t="19050" r="19050" b="19050"/>
            <wp:wrapTight wrapText="bothSides">
              <wp:wrapPolygon edited="0">
                <wp:start x="-71" y="-81"/>
                <wp:lineTo x="-71" y="21600"/>
                <wp:lineTo x="21600" y="21600"/>
                <wp:lineTo x="21600" y="-81"/>
                <wp:lineTo x="-71" y="-81"/>
              </wp:wrapPolygon>
            </wp:wrapTight>
            <wp:docPr id="158490966" name="Picture 7"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0966" name="Picture 7" descr="A screenshot of a repor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791498" cy="5067560"/>
                    </a:xfrm>
                    <a:prstGeom prst="rect">
                      <a:avLst/>
                    </a:prstGeom>
                    <a:ln w="12700">
                      <a:solidFill>
                        <a:schemeClr val="tx1"/>
                      </a:solidFill>
                    </a:ln>
                  </pic:spPr>
                </pic:pic>
              </a:graphicData>
            </a:graphic>
          </wp:anchor>
        </w:drawing>
      </w:r>
      <w:r>
        <w:t>Output 2:</w:t>
      </w:r>
      <w:r w:rsidRPr="00A663F3">
        <w:t xml:space="preserve"> </w:t>
      </w:r>
      <w:r>
        <w:t>Report 4_Shift Allocation Summary</w:t>
      </w:r>
    </w:p>
    <w:p w14:paraId="2C4D1BD4" w14:textId="77777777" w:rsidR="003660E1" w:rsidRDefault="003660E1" w:rsidP="003660E1">
      <w:pPr>
        <w:tabs>
          <w:tab w:val="left" w:pos="983"/>
        </w:tabs>
      </w:pPr>
      <w:r>
        <w:tab/>
      </w:r>
    </w:p>
    <w:p w14:paraId="25316BC2" w14:textId="77777777" w:rsidR="003660E1" w:rsidRDefault="003660E1" w:rsidP="003660E1">
      <w:r w:rsidRPr="00697855">
        <w:br w:type="column"/>
      </w:r>
      <w:r>
        <w:t>Output 3:</w:t>
      </w:r>
      <w:r w:rsidRPr="00E614CA">
        <w:t xml:space="preserve"> </w:t>
      </w:r>
      <w:r w:rsidRPr="000E1E57">
        <w:t xml:space="preserve">dashboard </w:t>
      </w:r>
      <w:r>
        <w:t>s</w:t>
      </w:r>
      <w:r w:rsidRPr="000E1E57">
        <w:t>how</w:t>
      </w:r>
      <w:r>
        <w:t>ing</w:t>
      </w:r>
      <w:r w:rsidRPr="000E1E57">
        <w:t xml:space="preserve"> the volunteer sign up in totals by each time slot</w:t>
      </w:r>
      <w:r>
        <w:t xml:space="preserve"> up to </w:t>
      </w:r>
      <w:r w:rsidRPr="000E1E57">
        <w:t>four weeks in advance</w:t>
      </w:r>
      <w:r>
        <w:t xml:space="preserve"> </w:t>
      </w:r>
    </w:p>
    <w:p w14:paraId="73FFBFD9" w14:textId="77777777" w:rsidR="003660E1" w:rsidRDefault="003660E1" w:rsidP="003660E1">
      <w:r>
        <w:rPr>
          <w:noProof/>
        </w:rPr>
        <w:drawing>
          <wp:inline distT="0" distB="0" distL="0" distR="0" wp14:anchorId="1AB6FE83" wp14:editId="794EB2E4">
            <wp:extent cx="5530849" cy="5128131"/>
            <wp:effectExtent l="38100" t="38100" r="32385" b="34925"/>
            <wp:docPr id="180801208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12080" name="Picture 4" descr="A screenshot of a computer&#10;&#10;AI-generated content may be incorrect."/>
                    <pic:cNvPicPr/>
                  </pic:nvPicPr>
                  <pic:blipFill rotWithShape="1">
                    <a:blip r:embed="rId33">
                      <a:extLst>
                        <a:ext uri="{28A0092B-C50C-407E-A947-70E740481C1C}">
                          <a14:useLocalDpi xmlns:a14="http://schemas.microsoft.com/office/drawing/2010/main" val="0"/>
                        </a:ext>
                      </a:extLst>
                    </a:blip>
                    <a:srcRect t="788"/>
                    <a:stretch>
                      <a:fillRect/>
                    </a:stretch>
                  </pic:blipFill>
                  <pic:spPr bwMode="auto">
                    <a:xfrm>
                      <a:off x="0" y="0"/>
                      <a:ext cx="5531134" cy="5128395"/>
                    </a:xfrm>
                    <a:prstGeom prst="rect">
                      <a:avLst/>
                    </a:prstGeom>
                    <a:ln w="28575">
                      <a:solidFill>
                        <a:schemeClr val="tx1"/>
                      </a:solidFill>
                    </a:ln>
                    <a:effectLst>
                      <a:softEdge rad="50800"/>
                    </a:effectLst>
                    <a:extLst>
                      <a:ext uri="{53640926-AAD7-44D8-BBD7-CCE9431645EC}">
                        <a14:shadowObscured xmlns:a14="http://schemas.microsoft.com/office/drawing/2010/main"/>
                      </a:ext>
                    </a:extLst>
                  </pic:spPr>
                </pic:pic>
              </a:graphicData>
            </a:graphic>
          </wp:inline>
        </w:drawing>
      </w:r>
    </w:p>
    <w:p w14:paraId="34740020" w14:textId="77777777" w:rsidR="0061512B" w:rsidRDefault="0061512B">
      <w:pPr>
        <w:rPr>
          <w:b/>
          <w:sz w:val="48"/>
          <w:szCs w:val="48"/>
        </w:rPr>
      </w:pPr>
      <w:r>
        <w:rPr>
          <w:b/>
          <w:sz w:val="48"/>
          <w:szCs w:val="48"/>
        </w:rPr>
        <w:br w:type="page"/>
      </w:r>
    </w:p>
    <w:p w14:paraId="207F6F5B" w14:textId="5818F05A" w:rsidR="0061512B" w:rsidRPr="00E1791A" w:rsidRDefault="0061512B" w:rsidP="00E1791A">
      <w:pPr>
        <w:pStyle w:val="Heading1"/>
        <w:rPr>
          <w:rStyle w:val="SectionHeadingsChar"/>
          <w:rFonts w:eastAsiaTheme="majorEastAsia"/>
          <w:color w:val="auto"/>
          <w:szCs w:val="36"/>
        </w:rPr>
      </w:pPr>
      <w:bookmarkStart w:id="253" w:name="_Toc215671573"/>
      <w:r w:rsidRPr="00E1791A">
        <w:rPr>
          <w:rStyle w:val="SectionHeadingsChar"/>
          <w:rFonts w:eastAsiaTheme="majorEastAsia"/>
          <w:color w:val="auto"/>
          <w:szCs w:val="36"/>
        </w:rPr>
        <w:t>Output Data Dictionaries</w:t>
      </w:r>
      <w:bookmarkEnd w:id="253"/>
    </w:p>
    <w:p w14:paraId="19A18AEE" w14:textId="13312113" w:rsidR="24F66E4F" w:rsidRDefault="24F66E4F">
      <w:r w:rsidRPr="1030743A">
        <w:t>Name: Voluntee</w:t>
      </w:r>
      <w:r w:rsidR="4230A44C" w:rsidRPr="1030743A">
        <w:t>r shift Email Confirmation</w:t>
      </w:r>
    </w:p>
    <w:p w14:paraId="598B5511" w14:textId="568FEC06" w:rsidR="1030743A" w:rsidRDefault="1030743A" w:rsidP="1030743A"/>
    <w:p w14:paraId="7039C29C" w14:textId="09345482" w:rsidR="4230A44C" w:rsidRDefault="4230A44C">
      <w:r w:rsidRPr="1030743A">
        <w:t>Medium: Email</w:t>
      </w:r>
    </w:p>
    <w:p w14:paraId="4C6C0147" w14:textId="2078A270" w:rsidR="1030743A" w:rsidRDefault="1030743A" w:rsidP="1030743A"/>
    <w:p w14:paraId="6536688E" w14:textId="61FB75D1" w:rsidR="540B3FE3" w:rsidRDefault="540B3FE3">
      <w:r w:rsidRPr="1030743A">
        <w:t xml:space="preserve">Special Instructions: </w:t>
      </w:r>
    </w:p>
    <w:p w14:paraId="79D682EF" w14:textId="6C0038DB" w:rsidR="60BDE002" w:rsidRDefault="60BDE002" w:rsidP="1030743A">
      <w:pPr>
        <w:pStyle w:val="ListParagraph"/>
        <w:numPr>
          <w:ilvl w:val="0"/>
          <w:numId w:val="18"/>
        </w:numPr>
      </w:pPr>
      <w:r w:rsidRPr="1030743A">
        <w:t>Subject Line is dynamically generated as “Volunteer Shift # (Day, Month Day, Time – Time”</w:t>
      </w:r>
    </w:p>
    <w:p w14:paraId="6948F1CA" w14:textId="615A4F9E" w:rsidR="21930BA5" w:rsidRDefault="21930BA5" w:rsidP="1030743A">
      <w:pPr>
        <w:pStyle w:val="ListParagraph"/>
        <w:numPr>
          <w:ilvl w:val="0"/>
          <w:numId w:val="18"/>
        </w:numPr>
      </w:pPr>
      <w:r w:rsidRPr="1030743A">
        <w:t>Email pulls volunteer name, shift date and shift times</w:t>
      </w:r>
    </w:p>
    <w:p w14:paraId="4E477E2D" w14:textId="389B1726" w:rsidR="21930BA5" w:rsidRDefault="21930BA5" w:rsidP="1030743A">
      <w:pPr>
        <w:pStyle w:val="ListParagraph"/>
        <w:numPr>
          <w:ilvl w:val="0"/>
          <w:numId w:val="18"/>
        </w:numPr>
      </w:pPr>
      <w:r w:rsidRPr="1030743A">
        <w:t>Parking, Check in and Check out are static text</w:t>
      </w:r>
    </w:p>
    <w:p w14:paraId="11C2B1B1" w14:textId="0F3B36CA" w:rsidR="21930BA5" w:rsidRDefault="21930BA5" w:rsidP="1030743A">
      <w:pPr>
        <w:pStyle w:val="ListParagraph"/>
        <w:numPr>
          <w:ilvl w:val="0"/>
          <w:numId w:val="18"/>
        </w:numPr>
      </w:pPr>
      <w:r w:rsidRPr="1030743A">
        <w:t>Email must be sent as a no reply address</w:t>
      </w:r>
    </w:p>
    <w:p w14:paraId="603558CC" w14:textId="5EB12700" w:rsidR="21930BA5" w:rsidRDefault="21930BA5" w:rsidP="1030743A">
      <w:pPr>
        <w:pStyle w:val="ListParagraph"/>
        <w:numPr>
          <w:ilvl w:val="0"/>
          <w:numId w:val="18"/>
        </w:numPr>
      </w:pPr>
      <w:r w:rsidRPr="1030743A">
        <w:t>Times are formatted in 12</w:t>
      </w:r>
      <w:r w:rsidR="004A5513">
        <w:t>-</w:t>
      </w:r>
      <w:r w:rsidRPr="1030743A">
        <w:t>hour format</w:t>
      </w:r>
    </w:p>
    <w:p w14:paraId="086C0177" w14:textId="429B8CE1" w:rsidR="21930BA5" w:rsidRDefault="21930BA5" w:rsidP="1030743A">
      <w:pPr>
        <w:pStyle w:val="ListParagraph"/>
        <w:numPr>
          <w:ilvl w:val="0"/>
          <w:numId w:val="18"/>
        </w:numPr>
      </w:pPr>
      <w:r w:rsidRPr="1030743A">
        <w:t>New email is generated if shift details changes</w:t>
      </w:r>
    </w:p>
    <w:p w14:paraId="0C81C5C4" w14:textId="45D0FE54" w:rsidR="1030743A" w:rsidRDefault="1030743A" w:rsidP="1030743A"/>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611"/>
        <w:gridCol w:w="3133"/>
        <w:gridCol w:w="1334"/>
        <w:gridCol w:w="1575"/>
        <w:gridCol w:w="1687"/>
      </w:tblGrid>
      <w:tr w:rsidR="1030743A" w14:paraId="737F5C30" w14:textId="77777777" w:rsidTr="47C176BB">
        <w:trPr>
          <w:trHeight w:val="630"/>
        </w:trPr>
        <w:tc>
          <w:tcPr>
            <w:tcW w:w="1689" w:type="dxa"/>
            <w:tcBorders>
              <w:top w:val="single" w:sz="8" w:space="0" w:color="auto"/>
              <w:left w:val="single" w:sz="8" w:space="0" w:color="auto"/>
              <w:bottom w:val="single" w:sz="8" w:space="0" w:color="auto"/>
              <w:right w:val="single" w:sz="8" w:space="0" w:color="auto"/>
            </w:tcBorders>
            <w:shd w:val="clear" w:color="auto" w:fill="E7E6E6"/>
          </w:tcPr>
          <w:p w14:paraId="7CCD44CF" w14:textId="39D22520" w:rsidR="1030743A" w:rsidRDefault="1030743A" w:rsidP="1030743A">
            <w:pPr>
              <w:jc w:val="center"/>
            </w:pPr>
            <w:r w:rsidRPr="1030743A">
              <w:rPr>
                <w:rFonts w:ascii="Aptos Display" w:eastAsia="Aptos Display" w:hAnsi="Aptos Display" w:cs="Aptos Display"/>
                <w:b/>
                <w:bCs/>
                <w:color w:val="000000" w:themeColor="text1"/>
              </w:rPr>
              <w:t>Input Label</w:t>
            </w:r>
          </w:p>
        </w:tc>
        <w:tc>
          <w:tcPr>
            <w:tcW w:w="3003" w:type="dxa"/>
            <w:tcBorders>
              <w:top w:val="single" w:sz="8" w:space="0" w:color="auto"/>
              <w:left w:val="single" w:sz="8" w:space="0" w:color="auto"/>
              <w:bottom w:val="single" w:sz="8" w:space="0" w:color="auto"/>
              <w:right w:val="single" w:sz="8" w:space="0" w:color="auto"/>
            </w:tcBorders>
            <w:shd w:val="clear" w:color="auto" w:fill="E7E6E6"/>
          </w:tcPr>
          <w:p w14:paraId="6D0BCCF8" w14:textId="3A23AB08" w:rsidR="1030743A" w:rsidRDefault="1030743A" w:rsidP="1030743A">
            <w:pPr>
              <w:jc w:val="center"/>
            </w:pPr>
            <w:r w:rsidRPr="1030743A">
              <w:rPr>
                <w:rFonts w:ascii="Aptos Display" w:eastAsia="Aptos Display" w:hAnsi="Aptos Display" w:cs="Aptos Display"/>
                <w:b/>
                <w:bCs/>
                <w:color w:val="000000" w:themeColor="text1"/>
              </w:rPr>
              <w:t>Element Name</w:t>
            </w:r>
          </w:p>
        </w:tc>
        <w:tc>
          <w:tcPr>
            <w:tcW w:w="1361" w:type="dxa"/>
            <w:tcBorders>
              <w:top w:val="single" w:sz="8" w:space="0" w:color="auto"/>
              <w:left w:val="single" w:sz="8" w:space="0" w:color="auto"/>
              <w:bottom w:val="single" w:sz="8" w:space="0" w:color="auto"/>
              <w:right w:val="single" w:sz="8" w:space="0" w:color="auto"/>
            </w:tcBorders>
            <w:shd w:val="clear" w:color="auto" w:fill="E7E6E6"/>
          </w:tcPr>
          <w:p w14:paraId="04A2E604" w14:textId="3B71F133" w:rsidR="1030743A" w:rsidRDefault="1030743A" w:rsidP="1030743A">
            <w:pPr>
              <w:jc w:val="center"/>
            </w:pPr>
            <w:r w:rsidRPr="1030743A">
              <w:rPr>
                <w:rFonts w:ascii="Aptos Display" w:eastAsia="Aptos Display" w:hAnsi="Aptos Display" w:cs="Aptos Display"/>
                <w:b/>
                <w:bCs/>
                <w:color w:val="000000" w:themeColor="text1"/>
              </w:rPr>
              <w:t>Table Name</w:t>
            </w:r>
          </w:p>
        </w:tc>
        <w:tc>
          <w:tcPr>
            <w:tcW w:w="1488" w:type="dxa"/>
            <w:tcBorders>
              <w:top w:val="single" w:sz="8" w:space="0" w:color="auto"/>
              <w:left w:val="single" w:sz="8" w:space="0" w:color="auto"/>
              <w:bottom w:val="single" w:sz="8" w:space="0" w:color="auto"/>
              <w:right w:val="single" w:sz="8" w:space="0" w:color="auto"/>
            </w:tcBorders>
            <w:shd w:val="clear" w:color="auto" w:fill="E7E6E6"/>
          </w:tcPr>
          <w:p w14:paraId="64F5AC85" w14:textId="2935E566" w:rsidR="1030743A" w:rsidRDefault="1030743A" w:rsidP="1030743A">
            <w:pPr>
              <w:jc w:val="center"/>
            </w:pPr>
            <w:r w:rsidRPr="1030743A">
              <w:rPr>
                <w:rFonts w:ascii="Aptos Display" w:eastAsia="Aptos Display" w:hAnsi="Aptos Display" w:cs="Aptos Display"/>
                <w:b/>
                <w:bCs/>
                <w:color w:val="000000" w:themeColor="text1"/>
              </w:rPr>
              <w:t>Edit Mask</w:t>
            </w:r>
          </w:p>
        </w:tc>
        <w:tc>
          <w:tcPr>
            <w:tcW w:w="1819" w:type="dxa"/>
            <w:tcBorders>
              <w:top w:val="single" w:sz="8" w:space="0" w:color="auto"/>
              <w:left w:val="single" w:sz="8" w:space="0" w:color="auto"/>
              <w:bottom w:val="single" w:sz="8" w:space="0" w:color="auto"/>
              <w:right w:val="single" w:sz="8" w:space="0" w:color="auto"/>
            </w:tcBorders>
            <w:shd w:val="clear" w:color="auto" w:fill="E7E6E6"/>
          </w:tcPr>
          <w:p w14:paraId="31F38DC8" w14:textId="6D96A507" w:rsidR="1030743A" w:rsidRDefault="1030743A" w:rsidP="1030743A">
            <w:pPr>
              <w:jc w:val="center"/>
            </w:pPr>
            <w:r w:rsidRPr="1030743A">
              <w:rPr>
                <w:rFonts w:ascii="Aptos Display" w:eastAsia="Aptos Display" w:hAnsi="Aptos Display" w:cs="Aptos Display"/>
                <w:b/>
                <w:bCs/>
                <w:color w:val="000000" w:themeColor="text1"/>
              </w:rPr>
              <w:t>Editing / Validation</w:t>
            </w:r>
          </w:p>
        </w:tc>
      </w:tr>
      <w:tr w:rsidR="1030743A" w14:paraId="0CC5090C" w14:textId="77777777" w:rsidTr="47C176BB">
        <w:trPr>
          <w:trHeight w:val="630"/>
        </w:trPr>
        <w:tc>
          <w:tcPr>
            <w:tcW w:w="1689" w:type="dxa"/>
            <w:tcBorders>
              <w:top w:val="single" w:sz="8" w:space="0" w:color="auto"/>
              <w:left w:val="single" w:sz="8" w:space="0" w:color="auto"/>
              <w:bottom w:val="single" w:sz="8" w:space="0" w:color="auto"/>
              <w:right w:val="single" w:sz="8" w:space="0" w:color="auto"/>
            </w:tcBorders>
            <w:shd w:val="clear" w:color="auto" w:fill="FFFFFF" w:themeFill="background1"/>
          </w:tcPr>
          <w:p w14:paraId="099A1343" w14:textId="244798E0" w:rsidR="1030743A" w:rsidRDefault="1030743A" w:rsidP="1030743A">
            <w:pPr>
              <w:jc w:val="center"/>
            </w:pPr>
            <w:r w:rsidRPr="1030743A">
              <w:rPr>
                <w:rFonts w:ascii="Aptos Display" w:eastAsia="Aptos Display" w:hAnsi="Aptos Display" w:cs="Aptos Display"/>
                <w:color w:val="000000" w:themeColor="text1"/>
              </w:rPr>
              <w:t>Shift name</w:t>
            </w:r>
          </w:p>
        </w:tc>
        <w:tc>
          <w:tcPr>
            <w:tcW w:w="3003" w:type="dxa"/>
            <w:tcBorders>
              <w:top w:val="single" w:sz="8" w:space="0" w:color="auto"/>
              <w:left w:val="single" w:sz="8" w:space="0" w:color="auto"/>
              <w:bottom w:val="single" w:sz="8" w:space="0" w:color="auto"/>
              <w:right w:val="single" w:sz="8" w:space="0" w:color="auto"/>
            </w:tcBorders>
            <w:shd w:val="clear" w:color="auto" w:fill="FFFFFF" w:themeFill="background1"/>
          </w:tcPr>
          <w:p w14:paraId="7EA73CE3" w14:textId="1F604333" w:rsidR="1030743A" w:rsidRDefault="1030743A" w:rsidP="1030743A">
            <w:pPr>
              <w:jc w:val="center"/>
            </w:pPr>
            <w:r w:rsidRPr="1030743A">
              <w:rPr>
                <w:rFonts w:ascii="Aptos Display" w:eastAsia="Aptos Display" w:hAnsi="Aptos Display" w:cs="Aptos Display"/>
                <w:color w:val="000000" w:themeColor="text1"/>
              </w:rPr>
              <w:t>Shift_type</w:t>
            </w:r>
          </w:p>
        </w:tc>
        <w:tc>
          <w:tcPr>
            <w:tcW w:w="1361" w:type="dxa"/>
            <w:tcBorders>
              <w:top w:val="single" w:sz="8" w:space="0" w:color="auto"/>
              <w:left w:val="single" w:sz="8" w:space="0" w:color="auto"/>
              <w:bottom w:val="single" w:sz="8" w:space="0" w:color="auto"/>
              <w:right w:val="single" w:sz="8" w:space="0" w:color="auto"/>
            </w:tcBorders>
            <w:shd w:val="clear" w:color="auto" w:fill="FFFFFF" w:themeFill="background1"/>
          </w:tcPr>
          <w:p w14:paraId="2F3BCE75" w14:textId="11959722" w:rsidR="1030743A" w:rsidRDefault="1030743A" w:rsidP="1030743A">
            <w:pPr>
              <w:jc w:val="center"/>
            </w:pPr>
            <w:r w:rsidRPr="1030743A">
              <w:rPr>
                <w:rFonts w:ascii="Aptos Display" w:eastAsia="Aptos Display" w:hAnsi="Aptos Display" w:cs="Aptos Display"/>
                <w:color w:val="000000" w:themeColor="text1"/>
              </w:rPr>
              <w:t xml:space="preserve"> Shifts</w:t>
            </w:r>
          </w:p>
        </w:tc>
        <w:tc>
          <w:tcPr>
            <w:tcW w:w="1488" w:type="dxa"/>
            <w:tcBorders>
              <w:top w:val="single" w:sz="8" w:space="0" w:color="auto"/>
              <w:left w:val="single" w:sz="8" w:space="0" w:color="auto"/>
              <w:bottom w:val="single" w:sz="8" w:space="0" w:color="auto"/>
              <w:right w:val="single" w:sz="8" w:space="0" w:color="auto"/>
            </w:tcBorders>
            <w:shd w:val="clear" w:color="auto" w:fill="FFFFFF" w:themeFill="background1"/>
          </w:tcPr>
          <w:p w14:paraId="430552DA" w14:textId="4CF911BA" w:rsidR="1030743A" w:rsidRDefault="1030743A" w:rsidP="1030743A">
            <w:pPr>
              <w:jc w:val="center"/>
            </w:pPr>
            <w:r w:rsidRPr="1030743A">
              <w:rPr>
                <w:rFonts w:ascii="Aptos Display" w:eastAsia="Aptos Display" w:hAnsi="Aptos Display" w:cs="Aptos Display"/>
                <w:color w:val="000000" w:themeColor="text1"/>
              </w:rPr>
              <w:t>Text (20)</w:t>
            </w:r>
          </w:p>
        </w:tc>
        <w:tc>
          <w:tcPr>
            <w:tcW w:w="1819" w:type="dxa"/>
            <w:tcBorders>
              <w:top w:val="single" w:sz="8" w:space="0" w:color="auto"/>
              <w:left w:val="single" w:sz="8" w:space="0" w:color="auto"/>
              <w:bottom w:val="single" w:sz="8" w:space="0" w:color="auto"/>
              <w:right w:val="single" w:sz="8" w:space="0" w:color="auto"/>
            </w:tcBorders>
            <w:shd w:val="clear" w:color="auto" w:fill="FFFFFF" w:themeFill="background1"/>
          </w:tcPr>
          <w:p w14:paraId="61C84C0C" w14:textId="3B0B46D1" w:rsidR="1030743A" w:rsidRDefault="777459A5" w:rsidP="222EC206">
            <w:pPr>
              <w:jc w:val="center"/>
            </w:pPr>
            <w:r w:rsidRPr="222EC206">
              <w:rPr>
                <w:rFonts w:ascii="Aptos Display" w:eastAsia="Aptos Display" w:hAnsi="Aptos Display" w:cs="Aptos Display"/>
              </w:rPr>
              <w:t xml:space="preserve"> </w:t>
            </w:r>
            <w:r w:rsidR="608C6D19" w:rsidRPr="222EC206">
              <w:rPr>
                <w:rFonts w:ascii="Aptos Display" w:eastAsia="Aptos Display" w:hAnsi="Aptos Display" w:cs="Aptos Display"/>
              </w:rPr>
              <w:t>Match stored organization name.</w:t>
            </w:r>
          </w:p>
        </w:tc>
      </w:tr>
      <w:tr w:rsidR="1030743A" w14:paraId="4E029763" w14:textId="77777777" w:rsidTr="47C176BB">
        <w:trPr>
          <w:trHeight w:val="630"/>
        </w:trPr>
        <w:tc>
          <w:tcPr>
            <w:tcW w:w="1689" w:type="dxa"/>
            <w:tcBorders>
              <w:top w:val="single" w:sz="8" w:space="0" w:color="auto"/>
              <w:left w:val="single" w:sz="8" w:space="0" w:color="auto"/>
              <w:bottom w:val="single" w:sz="8" w:space="0" w:color="auto"/>
              <w:right w:val="single" w:sz="8" w:space="0" w:color="auto"/>
            </w:tcBorders>
            <w:shd w:val="clear" w:color="auto" w:fill="FFFFFF" w:themeFill="background1"/>
          </w:tcPr>
          <w:p w14:paraId="67B12EA9" w14:textId="013B4359" w:rsidR="1030743A" w:rsidRDefault="1030743A" w:rsidP="1030743A">
            <w:pPr>
              <w:jc w:val="center"/>
            </w:pPr>
            <w:r w:rsidRPr="1030743A">
              <w:rPr>
                <w:rFonts w:ascii="Aptos Display" w:eastAsia="Aptos Display" w:hAnsi="Aptos Display" w:cs="Aptos Display"/>
                <w:color w:val="000000" w:themeColor="text1"/>
              </w:rPr>
              <w:t>Shift Date</w:t>
            </w:r>
          </w:p>
        </w:tc>
        <w:tc>
          <w:tcPr>
            <w:tcW w:w="3003" w:type="dxa"/>
            <w:tcBorders>
              <w:top w:val="single" w:sz="8" w:space="0" w:color="auto"/>
              <w:left w:val="single" w:sz="8" w:space="0" w:color="auto"/>
              <w:bottom w:val="single" w:sz="8" w:space="0" w:color="auto"/>
              <w:right w:val="single" w:sz="8" w:space="0" w:color="auto"/>
            </w:tcBorders>
            <w:shd w:val="clear" w:color="auto" w:fill="FFFFFF" w:themeFill="background1"/>
          </w:tcPr>
          <w:p w14:paraId="20934FFD" w14:textId="40786482" w:rsidR="1030743A" w:rsidRDefault="1030743A" w:rsidP="1030743A">
            <w:pPr>
              <w:jc w:val="center"/>
            </w:pPr>
            <w:r w:rsidRPr="1030743A">
              <w:rPr>
                <w:rFonts w:ascii="Aptos Display" w:eastAsia="Aptos Display" w:hAnsi="Aptos Display" w:cs="Aptos Display"/>
                <w:color w:val="000000" w:themeColor="text1"/>
              </w:rPr>
              <w:t>Date_Month, Date_Day_Of_Match, Date_Year</w:t>
            </w:r>
          </w:p>
        </w:tc>
        <w:tc>
          <w:tcPr>
            <w:tcW w:w="1361" w:type="dxa"/>
            <w:tcBorders>
              <w:top w:val="single" w:sz="8" w:space="0" w:color="auto"/>
              <w:left w:val="single" w:sz="8" w:space="0" w:color="auto"/>
              <w:bottom w:val="single" w:sz="8" w:space="0" w:color="auto"/>
              <w:right w:val="single" w:sz="8" w:space="0" w:color="auto"/>
            </w:tcBorders>
            <w:shd w:val="clear" w:color="auto" w:fill="FFFFFF" w:themeFill="background1"/>
          </w:tcPr>
          <w:p w14:paraId="0FC83938" w14:textId="4BF726F9" w:rsidR="1030743A" w:rsidRDefault="1030743A" w:rsidP="1030743A">
            <w:pPr>
              <w:jc w:val="center"/>
            </w:pPr>
            <w:r w:rsidRPr="1030743A">
              <w:rPr>
                <w:rFonts w:ascii="Aptos Display" w:eastAsia="Aptos Display" w:hAnsi="Aptos Display" w:cs="Aptos Display"/>
                <w:color w:val="000000" w:themeColor="text1"/>
              </w:rPr>
              <w:t>Schedules</w:t>
            </w:r>
          </w:p>
        </w:tc>
        <w:tc>
          <w:tcPr>
            <w:tcW w:w="1488" w:type="dxa"/>
            <w:tcBorders>
              <w:top w:val="single" w:sz="8" w:space="0" w:color="auto"/>
              <w:left w:val="single" w:sz="8" w:space="0" w:color="auto"/>
              <w:bottom w:val="single" w:sz="8" w:space="0" w:color="auto"/>
              <w:right w:val="single" w:sz="8" w:space="0" w:color="auto"/>
            </w:tcBorders>
            <w:shd w:val="clear" w:color="auto" w:fill="FFFFFF" w:themeFill="background1"/>
          </w:tcPr>
          <w:p w14:paraId="090524CD" w14:textId="1EA8DFAF" w:rsidR="1030743A" w:rsidRDefault="1030743A" w:rsidP="1030743A">
            <w:pPr>
              <w:jc w:val="center"/>
            </w:pPr>
            <w:r w:rsidRPr="1030743A">
              <w:rPr>
                <w:rFonts w:ascii="Aptos Display" w:eastAsia="Aptos Display" w:hAnsi="Aptos Display" w:cs="Aptos Display"/>
                <w:color w:val="000000" w:themeColor="text1"/>
              </w:rPr>
              <w:t xml:space="preserve"> MM/DD/YYYY</w:t>
            </w:r>
          </w:p>
        </w:tc>
        <w:tc>
          <w:tcPr>
            <w:tcW w:w="1819" w:type="dxa"/>
            <w:tcBorders>
              <w:top w:val="single" w:sz="8" w:space="0" w:color="auto"/>
              <w:left w:val="single" w:sz="8" w:space="0" w:color="auto"/>
              <w:bottom w:val="single" w:sz="8" w:space="0" w:color="auto"/>
              <w:right w:val="single" w:sz="8" w:space="0" w:color="auto"/>
            </w:tcBorders>
            <w:shd w:val="clear" w:color="auto" w:fill="FFFFFF" w:themeFill="background1"/>
          </w:tcPr>
          <w:p w14:paraId="6CF46C07" w14:textId="093737E8" w:rsidR="1030743A" w:rsidRDefault="777459A5" w:rsidP="222EC206">
            <w:pPr>
              <w:jc w:val="center"/>
            </w:pPr>
            <w:r w:rsidRPr="222EC206">
              <w:rPr>
                <w:rFonts w:ascii="Aptos Display" w:eastAsia="Aptos Display" w:hAnsi="Aptos Display" w:cs="Aptos Display"/>
              </w:rPr>
              <w:t xml:space="preserve"> </w:t>
            </w:r>
            <w:r w:rsidR="010329BF" w:rsidRPr="222EC206">
              <w:rPr>
                <w:rFonts w:ascii="Aptos Display" w:eastAsia="Aptos Display" w:hAnsi="Aptos Display" w:cs="Aptos Display"/>
              </w:rPr>
              <w:t>Email format</w:t>
            </w:r>
          </w:p>
        </w:tc>
      </w:tr>
      <w:tr w:rsidR="1030743A" w14:paraId="6EC37258" w14:textId="77777777" w:rsidTr="47C176BB">
        <w:trPr>
          <w:trHeight w:val="630"/>
        </w:trPr>
        <w:tc>
          <w:tcPr>
            <w:tcW w:w="1689" w:type="dxa"/>
            <w:tcBorders>
              <w:top w:val="single" w:sz="8" w:space="0" w:color="auto"/>
              <w:left w:val="single" w:sz="8" w:space="0" w:color="auto"/>
              <w:bottom w:val="single" w:sz="8" w:space="0" w:color="auto"/>
              <w:right w:val="single" w:sz="8" w:space="0" w:color="auto"/>
            </w:tcBorders>
            <w:shd w:val="clear" w:color="auto" w:fill="FFFFFF" w:themeFill="background1"/>
          </w:tcPr>
          <w:p w14:paraId="7014319E" w14:textId="47F2C09E" w:rsidR="1030743A" w:rsidRDefault="1030743A" w:rsidP="1030743A">
            <w:pPr>
              <w:jc w:val="center"/>
            </w:pPr>
            <w:r w:rsidRPr="1030743A">
              <w:rPr>
                <w:rFonts w:ascii="Aptos Display" w:eastAsia="Aptos Display" w:hAnsi="Aptos Display" w:cs="Aptos Display"/>
                <w:color w:val="000000" w:themeColor="text1"/>
              </w:rPr>
              <w:t>Sender Display Name</w:t>
            </w:r>
          </w:p>
        </w:tc>
        <w:tc>
          <w:tcPr>
            <w:tcW w:w="3003" w:type="dxa"/>
            <w:tcBorders>
              <w:top w:val="single" w:sz="8" w:space="0" w:color="auto"/>
              <w:left w:val="single" w:sz="8" w:space="0" w:color="auto"/>
              <w:bottom w:val="single" w:sz="8" w:space="0" w:color="auto"/>
              <w:right w:val="single" w:sz="8" w:space="0" w:color="auto"/>
            </w:tcBorders>
            <w:shd w:val="clear" w:color="auto" w:fill="FFFFFF" w:themeFill="background1"/>
          </w:tcPr>
          <w:p w14:paraId="5A1FFD39" w14:textId="5ED87BB7" w:rsidR="1030743A" w:rsidRDefault="1030743A" w:rsidP="1030743A">
            <w:pPr>
              <w:jc w:val="center"/>
            </w:pPr>
            <w:r w:rsidRPr="1030743A">
              <w:rPr>
                <w:rFonts w:ascii="Aptos Display" w:eastAsia="Aptos Display" w:hAnsi="Aptos Display" w:cs="Aptos Display"/>
                <w:color w:val="000000" w:themeColor="text1"/>
              </w:rPr>
              <w:t>Organization_Name</w:t>
            </w:r>
          </w:p>
        </w:tc>
        <w:tc>
          <w:tcPr>
            <w:tcW w:w="1361" w:type="dxa"/>
            <w:tcBorders>
              <w:top w:val="single" w:sz="8" w:space="0" w:color="auto"/>
              <w:left w:val="single" w:sz="8" w:space="0" w:color="auto"/>
              <w:bottom w:val="single" w:sz="8" w:space="0" w:color="auto"/>
              <w:right w:val="single" w:sz="8" w:space="0" w:color="auto"/>
            </w:tcBorders>
            <w:shd w:val="clear" w:color="auto" w:fill="FFFFFF" w:themeFill="background1"/>
          </w:tcPr>
          <w:p w14:paraId="1EA8456A" w14:textId="0E6C5AA7" w:rsidR="1030743A" w:rsidRDefault="17E1862B" w:rsidP="47C176BB">
            <w:pPr>
              <w:jc w:val="center"/>
            </w:pPr>
            <w:r w:rsidRPr="47C176BB">
              <w:rPr>
                <w:rFonts w:ascii="Aptos Display" w:eastAsia="Aptos Display" w:hAnsi="Aptos Display" w:cs="Aptos Display"/>
                <w:color w:val="000000" w:themeColor="text1"/>
              </w:rPr>
              <w:t>Group Members</w:t>
            </w:r>
          </w:p>
        </w:tc>
        <w:tc>
          <w:tcPr>
            <w:tcW w:w="1488" w:type="dxa"/>
            <w:tcBorders>
              <w:top w:val="single" w:sz="8" w:space="0" w:color="auto"/>
              <w:left w:val="single" w:sz="8" w:space="0" w:color="auto"/>
              <w:bottom w:val="single" w:sz="8" w:space="0" w:color="auto"/>
              <w:right w:val="single" w:sz="8" w:space="0" w:color="auto"/>
            </w:tcBorders>
            <w:shd w:val="clear" w:color="auto" w:fill="FFFFFF" w:themeFill="background1"/>
          </w:tcPr>
          <w:p w14:paraId="4F8B2C1C" w14:textId="1B991D28" w:rsidR="1030743A" w:rsidRDefault="1030743A" w:rsidP="1030743A">
            <w:pPr>
              <w:jc w:val="center"/>
            </w:pPr>
            <w:r w:rsidRPr="1030743A">
              <w:rPr>
                <w:rFonts w:ascii="Aptos Display" w:eastAsia="Aptos Display" w:hAnsi="Aptos Display" w:cs="Aptos Display"/>
                <w:color w:val="000000" w:themeColor="text1"/>
              </w:rPr>
              <w:t>Text</w:t>
            </w:r>
            <w:r w:rsidR="000F584F">
              <w:rPr>
                <w:rFonts w:ascii="Aptos Display" w:eastAsia="Aptos Display" w:hAnsi="Aptos Display" w:cs="Aptos Display"/>
                <w:color w:val="000000" w:themeColor="text1"/>
              </w:rPr>
              <w:t xml:space="preserve"> (25)</w:t>
            </w:r>
          </w:p>
        </w:tc>
        <w:tc>
          <w:tcPr>
            <w:tcW w:w="1819" w:type="dxa"/>
            <w:tcBorders>
              <w:top w:val="single" w:sz="8" w:space="0" w:color="auto"/>
              <w:left w:val="single" w:sz="8" w:space="0" w:color="auto"/>
              <w:bottom w:val="single" w:sz="8" w:space="0" w:color="auto"/>
              <w:right w:val="single" w:sz="8" w:space="0" w:color="auto"/>
            </w:tcBorders>
            <w:shd w:val="clear" w:color="auto" w:fill="FFFFFF" w:themeFill="background1"/>
          </w:tcPr>
          <w:p w14:paraId="6D61E4A8" w14:textId="114BC93A" w:rsidR="1030743A" w:rsidRDefault="1030743A" w:rsidP="1030743A">
            <w:pPr>
              <w:jc w:val="center"/>
            </w:pPr>
            <w:r w:rsidRPr="1030743A">
              <w:rPr>
                <w:rFonts w:ascii="Aptos Display" w:eastAsia="Aptos Display" w:hAnsi="Aptos Display" w:cs="Aptos Display"/>
                <w:color w:val="000000" w:themeColor="text1"/>
              </w:rPr>
              <w:t>Must match stored organization name</w:t>
            </w:r>
          </w:p>
        </w:tc>
      </w:tr>
      <w:tr w:rsidR="1030743A" w14:paraId="402E5BC2" w14:textId="77777777" w:rsidTr="47C176BB">
        <w:trPr>
          <w:trHeight w:val="630"/>
        </w:trPr>
        <w:tc>
          <w:tcPr>
            <w:tcW w:w="1689" w:type="dxa"/>
            <w:tcBorders>
              <w:top w:val="single" w:sz="8" w:space="0" w:color="auto"/>
              <w:left w:val="single" w:sz="8" w:space="0" w:color="auto"/>
              <w:bottom w:val="single" w:sz="8" w:space="0" w:color="auto"/>
              <w:right w:val="single" w:sz="8" w:space="0" w:color="auto"/>
            </w:tcBorders>
            <w:shd w:val="clear" w:color="auto" w:fill="FFFFFF" w:themeFill="background1"/>
          </w:tcPr>
          <w:p w14:paraId="5BF9217F" w14:textId="40721AF3" w:rsidR="1030743A" w:rsidRDefault="1030743A" w:rsidP="1030743A">
            <w:pPr>
              <w:jc w:val="center"/>
            </w:pPr>
            <w:r w:rsidRPr="1030743A">
              <w:rPr>
                <w:rFonts w:ascii="Aptos Display" w:eastAsia="Aptos Display" w:hAnsi="Aptos Display" w:cs="Aptos Display"/>
                <w:color w:val="000000" w:themeColor="text1"/>
              </w:rPr>
              <w:t>Recipient Email</w:t>
            </w:r>
          </w:p>
        </w:tc>
        <w:tc>
          <w:tcPr>
            <w:tcW w:w="3003" w:type="dxa"/>
            <w:tcBorders>
              <w:top w:val="single" w:sz="8" w:space="0" w:color="auto"/>
              <w:left w:val="single" w:sz="8" w:space="0" w:color="auto"/>
              <w:bottom w:val="single" w:sz="8" w:space="0" w:color="auto"/>
              <w:right w:val="single" w:sz="8" w:space="0" w:color="auto"/>
            </w:tcBorders>
            <w:shd w:val="clear" w:color="auto" w:fill="FFFFFF" w:themeFill="background1"/>
          </w:tcPr>
          <w:p w14:paraId="5960801D" w14:textId="7D196E88" w:rsidR="1030743A" w:rsidRDefault="1030743A" w:rsidP="1030743A">
            <w:pPr>
              <w:jc w:val="center"/>
            </w:pPr>
            <w:r w:rsidRPr="1030743A">
              <w:rPr>
                <w:rFonts w:ascii="Aptos Display" w:eastAsia="Aptos Display" w:hAnsi="Aptos Display" w:cs="Aptos Display"/>
                <w:color w:val="000000" w:themeColor="text1"/>
              </w:rPr>
              <w:t>Volunteer_Email</w:t>
            </w:r>
          </w:p>
        </w:tc>
        <w:tc>
          <w:tcPr>
            <w:tcW w:w="1361" w:type="dxa"/>
            <w:tcBorders>
              <w:top w:val="single" w:sz="8" w:space="0" w:color="auto"/>
              <w:left w:val="single" w:sz="8" w:space="0" w:color="auto"/>
              <w:bottom w:val="single" w:sz="8" w:space="0" w:color="auto"/>
              <w:right w:val="single" w:sz="8" w:space="0" w:color="auto"/>
            </w:tcBorders>
            <w:shd w:val="clear" w:color="auto" w:fill="FFFFFF" w:themeFill="background1"/>
          </w:tcPr>
          <w:p w14:paraId="5E213FF9" w14:textId="77291056" w:rsidR="1030743A" w:rsidRDefault="1030743A" w:rsidP="1030743A">
            <w:pPr>
              <w:jc w:val="center"/>
            </w:pPr>
            <w:r w:rsidRPr="1030743A">
              <w:rPr>
                <w:rFonts w:ascii="Aptos Display" w:eastAsia="Aptos Display" w:hAnsi="Aptos Display" w:cs="Aptos Display"/>
                <w:color w:val="000000" w:themeColor="text1"/>
              </w:rPr>
              <w:t>Volunteers</w:t>
            </w:r>
          </w:p>
        </w:tc>
        <w:tc>
          <w:tcPr>
            <w:tcW w:w="1488" w:type="dxa"/>
            <w:tcBorders>
              <w:top w:val="single" w:sz="8" w:space="0" w:color="auto"/>
              <w:left w:val="single" w:sz="8" w:space="0" w:color="auto"/>
              <w:bottom w:val="single" w:sz="8" w:space="0" w:color="auto"/>
              <w:right w:val="single" w:sz="8" w:space="0" w:color="auto"/>
            </w:tcBorders>
            <w:shd w:val="clear" w:color="auto" w:fill="FFFFFF" w:themeFill="background1"/>
          </w:tcPr>
          <w:p w14:paraId="1FCB5954" w14:textId="67B71524" w:rsidR="1030743A" w:rsidRDefault="1030743A" w:rsidP="1030743A">
            <w:pPr>
              <w:jc w:val="center"/>
            </w:pPr>
            <w:r w:rsidRPr="1030743A">
              <w:rPr>
                <w:rFonts w:ascii="Aptos Display" w:eastAsia="Aptos Display" w:hAnsi="Aptos Display" w:cs="Aptos Display"/>
                <w:color w:val="000000" w:themeColor="text1"/>
              </w:rPr>
              <w:t>Text</w:t>
            </w:r>
            <w:r w:rsidR="000F584F">
              <w:rPr>
                <w:rFonts w:ascii="Aptos Display" w:eastAsia="Aptos Display" w:hAnsi="Aptos Display" w:cs="Aptos Display"/>
                <w:color w:val="000000" w:themeColor="text1"/>
              </w:rPr>
              <w:t xml:space="preserve"> (30)</w:t>
            </w:r>
          </w:p>
        </w:tc>
        <w:tc>
          <w:tcPr>
            <w:tcW w:w="1819" w:type="dxa"/>
            <w:tcBorders>
              <w:top w:val="single" w:sz="8" w:space="0" w:color="auto"/>
              <w:left w:val="single" w:sz="8" w:space="0" w:color="auto"/>
              <w:bottom w:val="single" w:sz="8" w:space="0" w:color="auto"/>
              <w:right w:val="single" w:sz="8" w:space="0" w:color="auto"/>
            </w:tcBorders>
            <w:shd w:val="clear" w:color="auto" w:fill="FFFFFF" w:themeFill="background1"/>
          </w:tcPr>
          <w:p w14:paraId="7F61E582" w14:textId="766B9FD0" w:rsidR="1030743A" w:rsidRDefault="1030743A" w:rsidP="1030743A">
            <w:pPr>
              <w:jc w:val="center"/>
            </w:pPr>
            <w:r w:rsidRPr="1030743A">
              <w:rPr>
                <w:rFonts w:ascii="Aptos Display" w:eastAsia="Aptos Display" w:hAnsi="Aptos Display" w:cs="Aptos Display"/>
                <w:color w:val="000000" w:themeColor="text1"/>
              </w:rPr>
              <w:t>Must be valid email format, must exist for the selected volunteer</w:t>
            </w:r>
          </w:p>
        </w:tc>
      </w:tr>
      <w:tr w:rsidR="1030743A" w14:paraId="65832997" w14:textId="77777777" w:rsidTr="47C176BB">
        <w:trPr>
          <w:trHeight w:val="630"/>
        </w:trPr>
        <w:tc>
          <w:tcPr>
            <w:tcW w:w="1689" w:type="dxa"/>
            <w:tcBorders>
              <w:top w:val="single" w:sz="8" w:space="0" w:color="auto"/>
              <w:left w:val="single" w:sz="8" w:space="0" w:color="auto"/>
              <w:bottom w:val="single" w:sz="8" w:space="0" w:color="auto"/>
              <w:right w:val="single" w:sz="8" w:space="0" w:color="auto"/>
            </w:tcBorders>
            <w:shd w:val="clear" w:color="auto" w:fill="FFFFFF" w:themeFill="background1"/>
          </w:tcPr>
          <w:p w14:paraId="14D38888" w14:textId="3764048D" w:rsidR="1030743A" w:rsidRDefault="1030743A" w:rsidP="1030743A">
            <w:pPr>
              <w:jc w:val="center"/>
            </w:pPr>
            <w:r w:rsidRPr="1030743A">
              <w:rPr>
                <w:rFonts w:ascii="Aptos Display" w:eastAsia="Aptos Display" w:hAnsi="Aptos Display" w:cs="Aptos Display"/>
                <w:color w:val="000000" w:themeColor="text1"/>
              </w:rPr>
              <w:t>Sender Email</w:t>
            </w:r>
          </w:p>
        </w:tc>
        <w:tc>
          <w:tcPr>
            <w:tcW w:w="3003" w:type="dxa"/>
            <w:tcBorders>
              <w:top w:val="single" w:sz="8" w:space="0" w:color="auto"/>
              <w:left w:val="single" w:sz="8" w:space="0" w:color="auto"/>
              <w:bottom w:val="single" w:sz="8" w:space="0" w:color="auto"/>
              <w:right w:val="single" w:sz="8" w:space="0" w:color="auto"/>
            </w:tcBorders>
            <w:shd w:val="clear" w:color="auto" w:fill="FFFFFF" w:themeFill="background1"/>
          </w:tcPr>
          <w:p w14:paraId="01D85EA3" w14:textId="38072642" w:rsidR="1030743A" w:rsidRDefault="1030743A" w:rsidP="1030743A">
            <w:pPr>
              <w:jc w:val="center"/>
            </w:pPr>
            <w:r w:rsidRPr="1030743A">
              <w:rPr>
                <w:rFonts w:ascii="Aptos Display" w:eastAsia="Aptos Display" w:hAnsi="Aptos Display" w:cs="Aptos Display"/>
                <w:color w:val="000000" w:themeColor="text1"/>
              </w:rPr>
              <w:t>Organization_Email</w:t>
            </w:r>
          </w:p>
        </w:tc>
        <w:tc>
          <w:tcPr>
            <w:tcW w:w="1361" w:type="dxa"/>
            <w:tcBorders>
              <w:top w:val="single" w:sz="8" w:space="0" w:color="auto"/>
              <w:left w:val="single" w:sz="8" w:space="0" w:color="auto"/>
              <w:bottom w:val="single" w:sz="8" w:space="0" w:color="auto"/>
              <w:right w:val="single" w:sz="8" w:space="0" w:color="auto"/>
            </w:tcBorders>
            <w:shd w:val="clear" w:color="auto" w:fill="FFFFFF" w:themeFill="background1"/>
          </w:tcPr>
          <w:p w14:paraId="1549B938" w14:textId="73E0FAFD" w:rsidR="1030743A" w:rsidRDefault="1030743A" w:rsidP="1030743A">
            <w:pPr>
              <w:jc w:val="center"/>
            </w:pPr>
            <w:r w:rsidRPr="1030743A">
              <w:rPr>
                <w:rFonts w:ascii="Aptos Display" w:eastAsia="Aptos Display" w:hAnsi="Aptos Display" w:cs="Aptos Display"/>
                <w:color w:val="000000" w:themeColor="text1"/>
              </w:rPr>
              <w:t>System Generated</w:t>
            </w:r>
          </w:p>
        </w:tc>
        <w:tc>
          <w:tcPr>
            <w:tcW w:w="1488" w:type="dxa"/>
            <w:tcBorders>
              <w:top w:val="single" w:sz="8" w:space="0" w:color="auto"/>
              <w:left w:val="single" w:sz="8" w:space="0" w:color="auto"/>
              <w:bottom w:val="single" w:sz="8" w:space="0" w:color="auto"/>
              <w:right w:val="single" w:sz="8" w:space="0" w:color="auto"/>
            </w:tcBorders>
            <w:shd w:val="clear" w:color="auto" w:fill="FFFFFF" w:themeFill="background1"/>
          </w:tcPr>
          <w:p w14:paraId="6523ACB8" w14:textId="2AD78332" w:rsidR="1030743A" w:rsidRDefault="1030743A" w:rsidP="1030743A">
            <w:pPr>
              <w:jc w:val="center"/>
            </w:pPr>
            <w:r w:rsidRPr="1030743A">
              <w:rPr>
                <w:rFonts w:ascii="Aptos Display" w:eastAsia="Aptos Display" w:hAnsi="Aptos Display" w:cs="Aptos Display"/>
                <w:color w:val="000000" w:themeColor="text1"/>
              </w:rPr>
              <w:t>Text</w:t>
            </w:r>
          </w:p>
        </w:tc>
        <w:tc>
          <w:tcPr>
            <w:tcW w:w="1819" w:type="dxa"/>
            <w:tcBorders>
              <w:top w:val="single" w:sz="8" w:space="0" w:color="auto"/>
              <w:left w:val="single" w:sz="8" w:space="0" w:color="auto"/>
              <w:bottom w:val="single" w:sz="8" w:space="0" w:color="auto"/>
              <w:right w:val="single" w:sz="8" w:space="0" w:color="auto"/>
            </w:tcBorders>
            <w:shd w:val="clear" w:color="auto" w:fill="FFFFFF" w:themeFill="background1"/>
          </w:tcPr>
          <w:p w14:paraId="06CED581" w14:textId="0F17B507" w:rsidR="1030743A" w:rsidRDefault="1030743A" w:rsidP="1030743A">
            <w:pPr>
              <w:jc w:val="center"/>
            </w:pPr>
            <w:r w:rsidRPr="1030743A">
              <w:rPr>
                <w:rFonts w:ascii="Aptos Display" w:eastAsia="Aptos Display" w:hAnsi="Aptos Display" w:cs="Aptos Display"/>
                <w:color w:val="000000" w:themeColor="text1"/>
              </w:rPr>
              <w:t>Must be valid email format</w:t>
            </w:r>
          </w:p>
        </w:tc>
      </w:tr>
      <w:tr w:rsidR="1030743A" w14:paraId="1EEE5A77" w14:textId="77777777" w:rsidTr="47C176BB">
        <w:trPr>
          <w:trHeight w:val="630"/>
        </w:trPr>
        <w:tc>
          <w:tcPr>
            <w:tcW w:w="1689" w:type="dxa"/>
            <w:tcBorders>
              <w:top w:val="single" w:sz="8" w:space="0" w:color="auto"/>
              <w:left w:val="single" w:sz="8" w:space="0" w:color="auto"/>
              <w:bottom w:val="single" w:sz="8" w:space="0" w:color="auto"/>
              <w:right w:val="single" w:sz="8" w:space="0" w:color="auto"/>
            </w:tcBorders>
            <w:shd w:val="clear" w:color="auto" w:fill="FFFFFF" w:themeFill="background1"/>
          </w:tcPr>
          <w:p w14:paraId="1F129A25" w14:textId="654B4231" w:rsidR="1030743A" w:rsidRDefault="1030743A" w:rsidP="1030743A">
            <w:pPr>
              <w:jc w:val="center"/>
            </w:pPr>
            <w:r w:rsidRPr="1030743A">
              <w:rPr>
                <w:rFonts w:ascii="Aptos Display" w:eastAsia="Aptos Display" w:hAnsi="Aptos Display" w:cs="Aptos Display"/>
                <w:color w:val="000000" w:themeColor="text1"/>
              </w:rPr>
              <w:t>Email Subject Line</w:t>
            </w:r>
          </w:p>
        </w:tc>
        <w:tc>
          <w:tcPr>
            <w:tcW w:w="3003" w:type="dxa"/>
            <w:tcBorders>
              <w:top w:val="single" w:sz="8" w:space="0" w:color="auto"/>
              <w:left w:val="single" w:sz="8" w:space="0" w:color="auto"/>
              <w:bottom w:val="single" w:sz="8" w:space="0" w:color="auto"/>
              <w:right w:val="single" w:sz="8" w:space="0" w:color="auto"/>
            </w:tcBorders>
            <w:shd w:val="clear" w:color="auto" w:fill="FFFFFF" w:themeFill="background1"/>
          </w:tcPr>
          <w:p w14:paraId="106EEDA2" w14:textId="1C57ED1F" w:rsidR="1030743A" w:rsidRDefault="1030743A" w:rsidP="1030743A">
            <w:pPr>
              <w:jc w:val="center"/>
            </w:pPr>
            <w:r w:rsidRPr="1030743A">
              <w:rPr>
                <w:rFonts w:ascii="Aptos Display" w:eastAsia="Aptos Display" w:hAnsi="Aptos Display" w:cs="Aptos Display"/>
                <w:color w:val="000000" w:themeColor="text1"/>
              </w:rPr>
              <w:t>Shift_Subject_Line</w:t>
            </w:r>
          </w:p>
        </w:tc>
        <w:tc>
          <w:tcPr>
            <w:tcW w:w="1361" w:type="dxa"/>
            <w:tcBorders>
              <w:top w:val="single" w:sz="8" w:space="0" w:color="auto"/>
              <w:left w:val="single" w:sz="8" w:space="0" w:color="auto"/>
              <w:bottom w:val="single" w:sz="8" w:space="0" w:color="auto"/>
              <w:right w:val="single" w:sz="8" w:space="0" w:color="auto"/>
            </w:tcBorders>
            <w:shd w:val="clear" w:color="auto" w:fill="FFFFFF" w:themeFill="background1"/>
          </w:tcPr>
          <w:p w14:paraId="02EC13B3" w14:textId="1881A793" w:rsidR="1030743A" w:rsidRDefault="1030743A" w:rsidP="1030743A">
            <w:pPr>
              <w:jc w:val="center"/>
            </w:pPr>
            <w:r w:rsidRPr="1030743A">
              <w:rPr>
                <w:rFonts w:ascii="Aptos Display" w:eastAsia="Aptos Display" w:hAnsi="Aptos Display" w:cs="Aptos Display"/>
                <w:color w:val="000000" w:themeColor="text1"/>
              </w:rPr>
              <w:t>System Generated</w:t>
            </w:r>
          </w:p>
        </w:tc>
        <w:tc>
          <w:tcPr>
            <w:tcW w:w="1488" w:type="dxa"/>
            <w:tcBorders>
              <w:top w:val="single" w:sz="8" w:space="0" w:color="auto"/>
              <w:left w:val="single" w:sz="8" w:space="0" w:color="auto"/>
              <w:bottom w:val="single" w:sz="8" w:space="0" w:color="auto"/>
              <w:right w:val="single" w:sz="8" w:space="0" w:color="auto"/>
            </w:tcBorders>
            <w:shd w:val="clear" w:color="auto" w:fill="FFFFFF" w:themeFill="background1"/>
          </w:tcPr>
          <w:p w14:paraId="720A2927" w14:textId="196EA256" w:rsidR="1030743A" w:rsidRDefault="1030743A" w:rsidP="1030743A">
            <w:pPr>
              <w:jc w:val="center"/>
            </w:pPr>
            <w:r w:rsidRPr="1030743A">
              <w:rPr>
                <w:rFonts w:ascii="Aptos Display" w:eastAsia="Aptos Display" w:hAnsi="Aptos Display" w:cs="Aptos Display"/>
                <w:color w:val="000000" w:themeColor="text1"/>
              </w:rPr>
              <w:t>Text</w:t>
            </w:r>
          </w:p>
        </w:tc>
        <w:tc>
          <w:tcPr>
            <w:tcW w:w="1819" w:type="dxa"/>
            <w:tcBorders>
              <w:top w:val="single" w:sz="8" w:space="0" w:color="auto"/>
              <w:left w:val="single" w:sz="8" w:space="0" w:color="auto"/>
              <w:bottom w:val="single" w:sz="8" w:space="0" w:color="auto"/>
              <w:right w:val="single" w:sz="8" w:space="0" w:color="auto"/>
            </w:tcBorders>
            <w:shd w:val="clear" w:color="auto" w:fill="FFFFFF" w:themeFill="background1"/>
          </w:tcPr>
          <w:p w14:paraId="7EA428F5" w14:textId="6E68F621" w:rsidR="1030743A" w:rsidRDefault="777459A5" w:rsidP="1030743A">
            <w:pPr>
              <w:jc w:val="center"/>
              <w:rPr>
                <w:rFonts w:ascii="Aptos Display" w:eastAsia="Aptos Display" w:hAnsi="Aptos Display" w:cs="Aptos Display"/>
              </w:rPr>
            </w:pPr>
            <w:r w:rsidRPr="222EC206">
              <w:rPr>
                <w:rFonts w:ascii="Aptos Display" w:eastAsia="Aptos Display" w:hAnsi="Aptos Display" w:cs="Aptos Display"/>
              </w:rPr>
              <w:t xml:space="preserve"> </w:t>
            </w:r>
            <w:r w:rsidR="6C115521" w:rsidRPr="222EC206">
              <w:rPr>
                <w:rFonts w:ascii="Aptos Display" w:eastAsia="Aptos Display" w:hAnsi="Aptos Display" w:cs="Aptos Display"/>
              </w:rPr>
              <w:t>“Volunteer Shift X (DD/MM, Start-End)”. Must match a schedu</w:t>
            </w:r>
            <w:r w:rsidR="0DD22E88" w:rsidRPr="222EC206">
              <w:rPr>
                <w:rFonts w:ascii="Aptos Display" w:eastAsia="Aptos Display" w:hAnsi="Aptos Display" w:cs="Aptos Display"/>
              </w:rPr>
              <w:t>led shift</w:t>
            </w:r>
          </w:p>
        </w:tc>
      </w:tr>
      <w:tr w:rsidR="1030743A" w14:paraId="1F9F3CCA" w14:textId="77777777" w:rsidTr="47C176BB">
        <w:trPr>
          <w:trHeight w:val="630"/>
        </w:trPr>
        <w:tc>
          <w:tcPr>
            <w:tcW w:w="1689" w:type="dxa"/>
            <w:tcBorders>
              <w:top w:val="single" w:sz="8" w:space="0" w:color="auto"/>
              <w:left w:val="single" w:sz="8" w:space="0" w:color="auto"/>
              <w:bottom w:val="single" w:sz="8" w:space="0" w:color="auto"/>
              <w:right w:val="single" w:sz="8" w:space="0" w:color="auto"/>
            </w:tcBorders>
            <w:shd w:val="clear" w:color="auto" w:fill="FFFFFF" w:themeFill="background1"/>
          </w:tcPr>
          <w:p w14:paraId="12C1FEA6" w14:textId="31593150" w:rsidR="1030743A" w:rsidRDefault="1030743A" w:rsidP="1030743A">
            <w:pPr>
              <w:jc w:val="center"/>
            </w:pPr>
            <w:r w:rsidRPr="1030743A">
              <w:rPr>
                <w:rFonts w:ascii="Aptos Display" w:eastAsia="Aptos Display" w:hAnsi="Aptos Display" w:cs="Aptos Display"/>
                <w:color w:val="000000" w:themeColor="text1"/>
              </w:rPr>
              <w:t>Organization Header Title</w:t>
            </w:r>
          </w:p>
        </w:tc>
        <w:tc>
          <w:tcPr>
            <w:tcW w:w="3003" w:type="dxa"/>
            <w:tcBorders>
              <w:top w:val="single" w:sz="8" w:space="0" w:color="auto"/>
              <w:left w:val="single" w:sz="8" w:space="0" w:color="auto"/>
              <w:bottom w:val="single" w:sz="8" w:space="0" w:color="auto"/>
              <w:right w:val="single" w:sz="8" w:space="0" w:color="auto"/>
            </w:tcBorders>
            <w:shd w:val="clear" w:color="auto" w:fill="FFFFFF" w:themeFill="background1"/>
          </w:tcPr>
          <w:p w14:paraId="6E43FF51" w14:textId="4A00447B" w:rsidR="1030743A" w:rsidRDefault="1030743A" w:rsidP="1030743A">
            <w:pPr>
              <w:jc w:val="center"/>
            </w:pPr>
            <w:r w:rsidRPr="1030743A">
              <w:rPr>
                <w:rFonts w:ascii="Aptos Display" w:eastAsia="Aptos Display" w:hAnsi="Aptos Display" w:cs="Aptos Display"/>
                <w:color w:val="000000" w:themeColor="text1"/>
              </w:rPr>
              <w:t>Organization_Name</w:t>
            </w:r>
          </w:p>
        </w:tc>
        <w:tc>
          <w:tcPr>
            <w:tcW w:w="1361" w:type="dxa"/>
            <w:tcBorders>
              <w:top w:val="single" w:sz="8" w:space="0" w:color="auto"/>
              <w:left w:val="single" w:sz="8" w:space="0" w:color="auto"/>
              <w:bottom w:val="single" w:sz="8" w:space="0" w:color="auto"/>
              <w:right w:val="single" w:sz="8" w:space="0" w:color="auto"/>
            </w:tcBorders>
            <w:shd w:val="clear" w:color="auto" w:fill="FFFFFF" w:themeFill="background1"/>
          </w:tcPr>
          <w:p w14:paraId="7BA710B9" w14:textId="4E766AA1" w:rsidR="1030743A" w:rsidRDefault="1030743A" w:rsidP="1030743A">
            <w:pPr>
              <w:jc w:val="center"/>
            </w:pPr>
            <w:r w:rsidRPr="1030743A">
              <w:rPr>
                <w:rFonts w:ascii="Aptos Display" w:eastAsia="Aptos Display" w:hAnsi="Aptos Display" w:cs="Aptos Display"/>
                <w:color w:val="000000" w:themeColor="text1"/>
              </w:rPr>
              <w:t>Group Members</w:t>
            </w:r>
          </w:p>
        </w:tc>
        <w:tc>
          <w:tcPr>
            <w:tcW w:w="1488" w:type="dxa"/>
            <w:tcBorders>
              <w:top w:val="single" w:sz="8" w:space="0" w:color="auto"/>
              <w:left w:val="single" w:sz="8" w:space="0" w:color="auto"/>
              <w:bottom w:val="single" w:sz="8" w:space="0" w:color="auto"/>
              <w:right w:val="single" w:sz="8" w:space="0" w:color="auto"/>
            </w:tcBorders>
            <w:shd w:val="clear" w:color="auto" w:fill="FFFFFF" w:themeFill="background1"/>
          </w:tcPr>
          <w:p w14:paraId="2732052F" w14:textId="729AB31E" w:rsidR="1030743A" w:rsidRDefault="1030743A" w:rsidP="1030743A">
            <w:pPr>
              <w:jc w:val="center"/>
            </w:pPr>
            <w:r w:rsidRPr="1030743A">
              <w:rPr>
                <w:rFonts w:ascii="Aptos Display" w:eastAsia="Aptos Display" w:hAnsi="Aptos Display" w:cs="Aptos Display"/>
                <w:color w:val="000000" w:themeColor="text1"/>
              </w:rPr>
              <w:t>Text</w:t>
            </w:r>
          </w:p>
        </w:tc>
        <w:tc>
          <w:tcPr>
            <w:tcW w:w="1819" w:type="dxa"/>
            <w:tcBorders>
              <w:top w:val="single" w:sz="8" w:space="0" w:color="auto"/>
              <w:left w:val="single" w:sz="8" w:space="0" w:color="auto"/>
              <w:bottom w:val="single" w:sz="8" w:space="0" w:color="auto"/>
              <w:right w:val="single" w:sz="8" w:space="0" w:color="auto"/>
            </w:tcBorders>
            <w:shd w:val="clear" w:color="auto" w:fill="FFFFFF" w:themeFill="background1"/>
          </w:tcPr>
          <w:p w14:paraId="2CCBECCF" w14:textId="62598C65" w:rsidR="1030743A" w:rsidRDefault="1030743A" w:rsidP="1030743A">
            <w:pPr>
              <w:jc w:val="center"/>
            </w:pPr>
            <w:r w:rsidRPr="1030743A">
              <w:rPr>
                <w:rFonts w:ascii="Aptos Display" w:eastAsia="Aptos Display" w:hAnsi="Aptos Display" w:cs="Aptos Display"/>
                <w:color w:val="000000" w:themeColor="text1"/>
              </w:rPr>
              <w:t>Printed as stored</w:t>
            </w:r>
          </w:p>
        </w:tc>
      </w:tr>
      <w:tr w:rsidR="1030743A" w14:paraId="704429E2" w14:textId="77777777" w:rsidTr="47C176BB">
        <w:trPr>
          <w:trHeight w:val="630"/>
        </w:trPr>
        <w:tc>
          <w:tcPr>
            <w:tcW w:w="1689" w:type="dxa"/>
            <w:tcBorders>
              <w:top w:val="single" w:sz="8" w:space="0" w:color="auto"/>
              <w:left w:val="single" w:sz="8" w:space="0" w:color="auto"/>
              <w:bottom w:val="single" w:sz="8" w:space="0" w:color="auto"/>
              <w:right w:val="single" w:sz="8" w:space="0" w:color="auto"/>
            </w:tcBorders>
            <w:shd w:val="clear" w:color="auto" w:fill="FFFFFF" w:themeFill="background1"/>
          </w:tcPr>
          <w:p w14:paraId="0962EBEE" w14:textId="65F201AA" w:rsidR="1030743A" w:rsidRDefault="1030743A" w:rsidP="1030743A">
            <w:pPr>
              <w:jc w:val="center"/>
            </w:pPr>
            <w:r w:rsidRPr="1030743A">
              <w:rPr>
                <w:rFonts w:ascii="Aptos Display" w:eastAsia="Aptos Display" w:hAnsi="Aptos Display" w:cs="Aptos Display"/>
                <w:color w:val="000000" w:themeColor="text1"/>
              </w:rPr>
              <w:t>Shift Start Time</w:t>
            </w:r>
          </w:p>
        </w:tc>
        <w:tc>
          <w:tcPr>
            <w:tcW w:w="3003" w:type="dxa"/>
            <w:tcBorders>
              <w:top w:val="single" w:sz="8" w:space="0" w:color="auto"/>
              <w:left w:val="single" w:sz="8" w:space="0" w:color="auto"/>
              <w:bottom w:val="single" w:sz="8" w:space="0" w:color="auto"/>
              <w:right w:val="single" w:sz="8" w:space="0" w:color="auto"/>
            </w:tcBorders>
            <w:shd w:val="clear" w:color="auto" w:fill="FFFFFF" w:themeFill="background1"/>
          </w:tcPr>
          <w:p w14:paraId="7158D441" w14:textId="38C4927E" w:rsidR="1030743A" w:rsidRDefault="1030743A" w:rsidP="1030743A">
            <w:pPr>
              <w:jc w:val="center"/>
            </w:pPr>
            <w:r w:rsidRPr="1030743A">
              <w:rPr>
                <w:rFonts w:ascii="Aptos Display" w:eastAsia="Aptos Display" w:hAnsi="Aptos Display" w:cs="Aptos Display"/>
                <w:color w:val="000000" w:themeColor="text1"/>
              </w:rPr>
              <w:t>Shift_Start_Time</w:t>
            </w:r>
          </w:p>
        </w:tc>
        <w:tc>
          <w:tcPr>
            <w:tcW w:w="1361" w:type="dxa"/>
            <w:tcBorders>
              <w:top w:val="single" w:sz="8" w:space="0" w:color="auto"/>
              <w:left w:val="single" w:sz="8" w:space="0" w:color="auto"/>
              <w:bottom w:val="single" w:sz="8" w:space="0" w:color="auto"/>
              <w:right w:val="single" w:sz="8" w:space="0" w:color="auto"/>
            </w:tcBorders>
            <w:shd w:val="clear" w:color="auto" w:fill="FFFFFF" w:themeFill="background1"/>
          </w:tcPr>
          <w:p w14:paraId="66D88521" w14:textId="07E79292" w:rsidR="1030743A" w:rsidRDefault="1030743A" w:rsidP="1030743A">
            <w:pPr>
              <w:jc w:val="center"/>
            </w:pPr>
            <w:r w:rsidRPr="1030743A">
              <w:rPr>
                <w:rFonts w:ascii="Aptos Display" w:eastAsia="Aptos Display" w:hAnsi="Aptos Display" w:cs="Aptos Display"/>
                <w:color w:val="000000" w:themeColor="text1"/>
              </w:rPr>
              <w:t>Shifts</w:t>
            </w:r>
          </w:p>
        </w:tc>
        <w:tc>
          <w:tcPr>
            <w:tcW w:w="1488" w:type="dxa"/>
            <w:tcBorders>
              <w:top w:val="single" w:sz="8" w:space="0" w:color="auto"/>
              <w:left w:val="single" w:sz="8" w:space="0" w:color="auto"/>
              <w:bottom w:val="single" w:sz="8" w:space="0" w:color="auto"/>
              <w:right w:val="single" w:sz="8" w:space="0" w:color="auto"/>
            </w:tcBorders>
            <w:shd w:val="clear" w:color="auto" w:fill="FFFFFF" w:themeFill="background1"/>
          </w:tcPr>
          <w:p w14:paraId="03F947A6" w14:textId="28308845" w:rsidR="1030743A" w:rsidRDefault="1030743A" w:rsidP="1030743A">
            <w:pPr>
              <w:jc w:val="center"/>
            </w:pPr>
            <w:r w:rsidRPr="1030743A">
              <w:rPr>
                <w:rFonts w:ascii="Aptos Display" w:eastAsia="Aptos Display" w:hAnsi="Aptos Display" w:cs="Aptos Display"/>
                <w:color w:val="000000" w:themeColor="text1"/>
              </w:rPr>
              <w:t>HH:MM AM/PM</w:t>
            </w:r>
          </w:p>
        </w:tc>
        <w:tc>
          <w:tcPr>
            <w:tcW w:w="1819" w:type="dxa"/>
            <w:tcBorders>
              <w:top w:val="single" w:sz="8" w:space="0" w:color="auto"/>
              <w:left w:val="single" w:sz="8" w:space="0" w:color="auto"/>
              <w:bottom w:val="single" w:sz="8" w:space="0" w:color="auto"/>
              <w:right w:val="single" w:sz="8" w:space="0" w:color="auto"/>
            </w:tcBorders>
            <w:shd w:val="clear" w:color="auto" w:fill="FFFFFF" w:themeFill="background1"/>
          </w:tcPr>
          <w:p w14:paraId="3C675C2F" w14:textId="4E441147" w:rsidR="1030743A" w:rsidRDefault="1030743A" w:rsidP="1030743A">
            <w:pPr>
              <w:jc w:val="center"/>
            </w:pPr>
            <w:r w:rsidRPr="1030743A">
              <w:rPr>
                <w:rFonts w:ascii="Aptos Display" w:eastAsia="Aptos Display" w:hAnsi="Aptos Display" w:cs="Aptos Display"/>
                <w:color w:val="000000" w:themeColor="text1"/>
              </w:rPr>
              <w:t>Must be valid time</w:t>
            </w:r>
          </w:p>
        </w:tc>
      </w:tr>
      <w:tr w:rsidR="1030743A" w14:paraId="60464C1F" w14:textId="77777777" w:rsidTr="47C176BB">
        <w:trPr>
          <w:trHeight w:val="630"/>
        </w:trPr>
        <w:tc>
          <w:tcPr>
            <w:tcW w:w="1689" w:type="dxa"/>
            <w:tcBorders>
              <w:top w:val="single" w:sz="8" w:space="0" w:color="auto"/>
              <w:left w:val="single" w:sz="8" w:space="0" w:color="auto"/>
              <w:bottom w:val="single" w:sz="8" w:space="0" w:color="auto"/>
              <w:right w:val="single" w:sz="8" w:space="0" w:color="auto"/>
            </w:tcBorders>
            <w:shd w:val="clear" w:color="auto" w:fill="FFFFFF" w:themeFill="background1"/>
          </w:tcPr>
          <w:p w14:paraId="15879BA8" w14:textId="2D2EDC05" w:rsidR="1030743A" w:rsidRDefault="1030743A" w:rsidP="1030743A">
            <w:pPr>
              <w:jc w:val="center"/>
            </w:pPr>
            <w:r w:rsidRPr="1030743A">
              <w:rPr>
                <w:rFonts w:ascii="Aptos Display" w:eastAsia="Aptos Display" w:hAnsi="Aptos Display" w:cs="Aptos Display"/>
                <w:color w:val="000000" w:themeColor="text1"/>
              </w:rPr>
              <w:t>Shift End Time</w:t>
            </w:r>
          </w:p>
        </w:tc>
        <w:tc>
          <w:tcPr>
            <w:tcW w:w="3003" w:type="dxa"/>
            <w:tcBorders>
              <w:top w:val="single" w:sz="8" w:space="0" w:color="auto"/>
              <w:left w:val="single" w:sz="8" w:space="0" w:color="auto"/>
              <w:bottom w:val="single" w:sz="8" w:space="0" w:color="auto"/>
              <w:right w:val="single" w:sz="8" w:space="0" w:color="auto"/>
            </w:tcBorders>
            <w:shd w:val="clear" w:color="auto" w:fill="FFFFFF" w:themeFill="background1"/>
          </w:tcPr>
          <w:p w14:paraId="5DE7B6E0" w14:textId="220625AC" w:rsidR="1030743A" w:rsidRDefault="1030743A" w:rsidP="1030743A">
            <w:pPr>
              <w:jc w:val="center"/>
            </w:pPr>
            <w:r w:rsidRPr="1030743A">
              <w:rPr>
                <w:rFonts w:ascii="Aptos Display" w:eastAsia="Aptos Display" w:hAnsi="Aptos Display" w:cs="Aptos Display"/>
                <w:color w:val="000000" w:themeColor="text1"/>
              </w:rPr>
              <w:t>Shift_End_Time</w:t>
            </w:r>
          </w:p>
        </w:tc>
        <w:tc>
          <w:tcPr>
            <w:tcW w:w="1361" w:type="dxa"/>
            <w:tcBorders>
              <w:top w:val="single" w:sz="8" w:space="0" w:color="auto"/>
              <w:left w:val="single" w:sz="8" w:space="0" w:color="auto"/>
              <w:bottom w:val="single" w:sz="8" w:space="0" w:color="auto"/>
              <w:right w:val="single" w:sz="8" w:space="0" w:color="auto"/>
            </w:tcBorders>
            <w:shd w:val="clear" w:color="auto" w:fill="FFFFFF" w:themeFill="background1"/>
          </w:tcPr>
          <w:p w14:paraId="67BF7053" w14:textId="02129C43" w:rsidR="1030743A" w:rsidRDefault="1030743A" w:rsidP="1030743A">
            <w:pPr>
              <w:jc w:val="center"/>
            </w:pPr>
            <w:r w:rsidRPr="1030743A">
              <w:rPr>
                <w:rFonts w:ascii="Aptos Display" w:eastAsia="Aptos Display" w:hAnsi="Aptos Display" w:cs="Aptos Display"/>
                <w:color w:val="000000" w:themeColor="text1"/>
              </w:rPr>
              <w:t>Shifts</w:t>
            </w:r>
          </w:p>
        </w:tc>
        <w:tc>
          <w:tcPr>
            <w:tcW w:w="1488" w:type="dxa"/>
            <w:tcBorders>
              <w:top w:val="single" w:sz="8" w:space="0" w:color="auto"/>
              <w:left w:val="single" w:sz="8" w:space="0" w:color="auto"/>
              <w:bottom w:val="single" w:sz="8" w:space="0" w:color="auto"/>
              <w:right w:val="single" w:sz="8" w:space="0" w:color="auto"/>
            </w:tcBorders>
            <w:shd w:val="clear" w:color="auto" w:fill="FFFFFF" w:themeFill="background1"/>
          </w:tcPr>
          <w:p w14:paraId="6B67A989" w14:textId="2DE3ABBE" w:rsidR="1030743A" w:rsidRDefault="1030743A" w:rsidP="1030743A">
            <w:pPr>
              <w:jc w:val="center"/>
            </w:pPr>
            <w:r w:rsidRPr="1030743A">
              <w:rPr>
                <w:rFonts w:ascii="Aptos Display" w:eastAsia="Aptos Display" w:hAnsi="Aptos Display" w:cs="Aptos Display"/>
                <w:color w:val="000000" w:themeColor="text1"/>
              </w:rPr>
              <w:t>HH:MM AM/PM</w:t>
            </w:r>
          </w:p>
        </w:tc>
        <w:tc>
          <w:tcPr>
            <w:tcW w:w="1819" w:type="dxa"/>
            <w:tcBorders>
              <w:top w:val="single" w:sz="8" w:space="0" w:color="auto"/>
              <w:left w:val="single" w:sz="8" w:space="0" w:color="auto"/>
              <w:bottom w:val="single" w:sz="8" w:space="0" w:color="auto"/>
              <w:right w:val="single" w:sz="8" w:space="0" w:color="auto"/>
            </w:tcBorders>
            <w:shd w:val="clear" w:color="auto" w:fill="FFFFFF" w:themeFill="background1"/>
          </w:tcPr>
          <w:p w14:paraId="38D019FD" w14:textId="521257EF" w:rsidR="1030743A" w:rsidRDefault="1030743A" w:rsidP="1030743A">
            <w:pPr>
              <w:jc w:val="center"/>
            </w:pPr>
            <w:r w:rsidRPr="1030743A">
              <w:rPr>
                <w:rFonts w:ascii="Aptos Display" w:eastAsia="Aptos Display" w:hAnsi="Aptos Display" w:cs="Aptos Display"/>
                <w:color w:val="000000" w:themeColor="text1"/>
              </w:rPr>
              <w:t>Must be valid time</w:t>
            </w:r>
          </w:p>
        </w:tc>
      </w:tr>
      <w:tr w:rsidR="1030743A" w14:paraId="3E9A3C5D" w14:textId="77777777" w:rsidTr="47C176BB">
        <w:trPr>
          <w:trHeight w:val="630"/>
        </w:trPr>
        <w:tc>
          <w:tcPr>
            <w:tcW w:w="1689" w:type="dxa"/>
            <w:tcBorders>
              <w:top w:val="single" w:sz="8" w:space="0" w:color="auto"/>
              <w:left w:val="single" w:sz="8" w:space="0" w:color="auto"/>
              <w:bottom w:val="single" w:sz="8" w:space="0" w:color="auto"/>
              <w:right w:val="single" w:sz="8" w:space="0" w:color="auto"/>
            </w:tcBorders>
            <w:shd w:val="clear" w:color="auto" w:fill="FFFFFF" w:themeFill="background1"/>
          </w:tcPr>
          <w:p w14:paraId="79D21DB3" w14:textId="08812670" w:rsidR="1030743A" w:rsidRDefault="1030743A" w:rsidP="1030743A">
            <w:pPr>
              <w:jc w:val="center"/>
            </w:pPr>
            <w:r w:rsidRPr="1030743A">
              <w:rPr>
                <w:rFonts w:ascii="Aptos Display" w:eastAsia="Aptos Display" w:hAnsi="Aptos Display" w:cs="Aptos Display"/>
                <w:color w:val="000000" w:themeColor="text1"/>
              </w:rPr>
              <w:t>Volunteer First Name</w:t>
            </w:r>
          </w:p>
        </w:tc>
        <w:tc>
          <w:tcPr>
            <w:tcW w:w="3003" w:type="dxa"/>
            <w:tcBorders>
              <w:top w:val="single" w:sz="8" w:space="0" w:color="auto"/>
              <w:left w:val="single" w:sz="8" w:space="0" w:color="auto"/>
              <w:bottom w:val="single" w:sz="8" w:space="0" w:color="auto"/>
              <w:right w:val="single" w:sz="8" w:space="0" w:color="auto"/>
            </w:tcBorders>
            <w:shd w:val="clear" w:color="auto" w:fill="FFFFFF" w:themeFill="background1"/>
          </w:tcPr>
          <w:p w14:paraId="3CEE701D" w14:textId="4AB04009" w:rsidR="1030743A" w:rsidRDefault="1030743A" w:rsidP="1030743A">
            <w:pPr>
              <w:jc w:val="center"/>
            </w:pPr>
            <w:r w:rsidRPr="1030743A">
              <w:rPr>
                <w:rFonts w:ascii="Aptos Display" w:eastAsia="Aptos Display" w:hAnsi="Aptos Display" w:cs="Aptos Display"/>
                <w:color w:val="000000" w:themeColor="text1"/>
              </w:rPr>
              <w:t>Volunteer_Name_First_Name</w:t>
            </w:r>
          </w:p>
        </w:tc>
        <w:tc>
          <w:tcPr>
            <w:tcW w:w="1361" w:type="dxa"/>
            <w:tcBorders>
              <w:top w:val="single" w:sz="8" w:space="0" w:color="auto"/>
              <w:left w:val="single" w:sz="8" w:space="0" w:color="auto"/>
              <w:bottom w:val="single" w:sz="8" w:space="0" w:color="auto"/>
              <w:right w:val="single" w:sz="8" w:space="0" w:color="auto"/>
            </w:tcBorders>
            <w:shd w:val="clear" w:color="auto" w:fill="FFFFFF" w:themeFill="background1"/>
          </w:tcPr>
          <w:p w14:paraId="474426FB" w14:textId="5C94949B" w:rsidR="1030743A" w:rsidRDefault="1030743A" w:rsidP="1030743A">
            <w:pPr>
              <w:jc w:val="center"/>
            </w:pPr>
            <w:r w:rsidRPr="1030743A">
              <w:rPr>
                <w:rFonts w:ascii="Aptos Display" w:eastAsia="Aptos Display" w:hAnsi="Aptos Display" w:cs="Aptos Display"/>
                <w:color w:val="000000" w:themeColor="text1"/>
              </w:rPr>
              <w:t>Volunteers</w:t>
            </w:r>
          </w:p>
        </w:tc>
        <w:tc>
          <w:tcPr>
            <w:tcW w:w="1488" w:type="dxa"/>
            <w:tcBorders>
              <w:top w:val="single" w:sz="8" w:space="0" w:color="auto"/>
              <w:left w:val="single" w:sz="8" w:space="0" w:color="auto"/>
              <w:bottom w:val="single" w:sz="8" w:space="0" w:color="auto"/>
              <w:right w:val="single" w:sz="8" w:space="0" w:color="auto"/>
            </w:tcBorders>
            <w:shd w:val="clear" w:color="auto" w:fill="FFFFFF" w:themeFill="background1"/>
          </w:tcPr>
          <w:p w14:paraId="6CF37F7D" w14:textId="7F90EE0F" w:rsidR="1030743A" w:rsidRDefault="1030743A" w:rsidP="1030743A">
            <w:pPr>
              <w:jc w:val="center"/>
            </w:pPr>
            <w:r w:rsidRPr="1030743A">
              <w:rPr>
                <w:rFonts w:ascii="Aptos Display" w:eastAsia="Aptos Display" w:hAnsi="Aptos Display" w:cs="Aptos Display"/>
                <w:color w:val="000000" w:themeColor="text1"/>
              </w:rPr>
              <w:t>Text</w:t>
            </w:r>
            <w:r w:rsidR="000F584F">
              <w:rPr>
                <w:rFonts w:ascii="Aptos Display" w:eastAsia="Aptos Display" w:hAnsi="Aptos Display" w:cs="Aptos Display"/>
                <w:color w:val="000000" w:themeColor="text1"/>
              </w:rPr>
              <w:t xml:space="preserve"> (25)</w:t>
            </w:r>
          </w:p>
        </w:tc>
        <w:tc>
          <w:tcPr>
            <w:tcW w:w="1819" w:type="dxa"/>
            <w:tcBorders>
              <w:top w:val="single" w:sz="8" w:space="0" w:color="auto"/>
              <w:left w:val="single" w:sz="8" w:space="0" w:color="auto"/>
              <w:bottom w:val="single" w:sz="8" w:space="0" w:color="auto"/>
              <w:right w:val="single" w:sz="8" w:space="0" w:color="auto"/>
            </w:tcBorders>
            <w:shd w:val="clear" w:color="auto" w:fill="FFFFFF" w:themeFill="background1"/>
          </w:tcPr>
          <w:p w14:paraId="67F5FFB1" w14:textId="72E39C0F" w:rsidR="1030743A" w:rsidRDefault="1030743A" w:rsidP="1030743A">
            <w:pPr>
              <w:jc w:val="center"/>
            </w:pPr>
            <w:r w:rsidRPr="1030743A">
              <w:rPr>
                <w:rFonts w:ascii="Aptos Display" w:eastAsia="Aptos Display" w:hAnsi="Aptos Display" w:cs="Aptos Display"/>
                <w:color w:val="000000" w:themeColor="text1"/>
              </w:rPr>
              <w:t>Has to match records</w:t>
            </w:r>
          </w:p>
        </w:tc>
      </w:tr>
      <w:tr w:rsidR="1030743A" w14:paraId="449B4F35" w14:textId="77777777" w:rsidTr="47C176BB">
        <w:trPr>
          <w:trHeight w:val="630"/>
        </w:trPr>
        <w:tc>
          <w:tcPr>
            <w:tcW w:w="1689" w:type="dxa"/>
            <w:tcBorders>
              <w:top w:val="single" w:sz="8" w:space="0" w:color="auto"/>
              <w:left w:val="single" w:sz="8" w:space="0" w:color="auto"/>
              <w:bottom w:val="single" w:sz="8" w:space="0" w:color="auto"/>
              <w:right w:val="single" w:sz="8" w:space="0" w:color="auto"/>
            </w:tcBorders>
            <w:shd w:val="clear" w:color="auto" w:fill="FFFFFF" w:themeFill="background1"/>
          </w:tcPr>
          <w:p w14:paraId="5651CDF7" w14:textId="33F61C83" w:rsidR="1030743A" w:rsidRDefault="1030743A" w:rsidP="1030743A">
            <w:pPr>
              <w:jc w:val="center"/>
            </w:pPr>
            <w:r w:rsidRPr="1030743A">
              <w:rPr>
                <w:rFonts w:ascii="Aptos Display" w:eastAsia="Aptos Display" w:hAnsi="Aptos Display" w:cs="Aptos Display"/>
                <w:color w:val="000000" w:themeColor="text1"/>
              </w:rPr>
              <w:t>Volunteer Last Name</w:t>
            </w:r>
          </w:p>
        </w:tc>
        <w:tc>
          <w:tcPr>
            <w:tcW w:w="3003" w:type="dxa"/>
            <w:tcBorders>
              <w:top w:val="single" w:sz="8" w:space="0" w:color="auto"/>
              <w:left w:val="single" w:sz="8" w:space="0" w:color="auto"/>
              <w:bottom w:val="single" w:sz="8" w:space="0" w:color="auto"/>
              <w:right w:val="single" w:sz="8" w:space="0" w:color="auto"/>
            </w:tcBorders>
            <w:shd w:val="clear" w:color="auto" w:fill="FFFFFF" w:themeFill="background1"/>
          </w:tcPr>
          <w:p w14:paraId="653FFA4F" w14:textId="37F64C19" w:rsidR="1030743A" w:rsidRDefault="1030743A" w:rsidP="1030743A">
            <w:pPr>
              <w:jc w:val="center"/>
            </w:pPr>
            <w:r w:rsidRPr="1030743A">
              <w:rPr>
                <w:rFonts w:ascii="Aptos Display" w:eastAsia="Aptos Display" w:hAnsi="Aptos Display" w:cs="Aptos Display"/>
                <w:color w:val="000000" w:themeColor="text1"/>
              </w:rPr>
              <w:t>Volunteer_Name_Last_Name</w:t>
            </w:r>
          </w:p>
        </w:tc>
        <w:tc>
          <w:tcPr>
            <w:tcW w:w="1361" w:type="dxa"/>
            <w:tcBorders>
              <w:top w:val="single" w:sz="8" w:space="0" w:color="auto"/>
              <w:left w:val="single" w:sz="8" w:space="0" w:color="auto"/>
              <w:bottom w:val="single" w:sz="8" w:space="0" w:color="auto"/>
              <w:right w:val="single" w:sz="8" w:space="0" w:color="auto"/>
            </w:tcBorders>
            <w:shd w:val="clear" w:color="auto" w:fill="FFFFFF" w:themeFill="background1"/>
          </w:tcPr>
          <w:p w14:paraId="1973F962" w14:textId="739BEA0E" w:rsidR="1030743A" w:rsidRDefault="1030743A" w:rsidP="1030743A">
            <w:pPr>
              <w:jc w:val="center"/>
            </w:pPr>
            <w:r w:rsidRPr="1030743A">
              <w:rPr>
                <w:rFonts w:ascii="Aptos Display" w:eastAsia="Aptos Display" w:hAnsi="Aptos Display" w:cs="Aptos Display"/>
                <w:color w:val="000000" w:themeColor="text1"/>
              </w:rPr>
              <w:t>Volunteers</w:t>
            </w:r>
          </w:p>
        </w:tc>
        <w:tc>
          <w:tcPr>
            <w:tcW w:w="1488" w:type="dxa"/>
            <w:tcBorders>
              <w:top w:val="single" w:sz="8" w:space="0" w:color="auto"/>
              <w:left w:val="single" w:sz="8" w:space="0" w:color="auto"/>
              <w:bottom w:val="single" w:sz="8" w:space="0" w:color="auto"/>
              <w:right w:val="single" w:sz="8" w:space="0" w:color="auto"/>
            </w:tcBorders>
            <w:shd w:val="clear" w:color="auto" w:fill="FFFFFF" w:themeFill="background1"/>
          </w:tcPr>
          <w:p w14:paraId="657E5A64" w14:textId="0DBFD130" w:rsidR="1030743A" w:rsidRDefault="1030743A" w:rsidP="1030743A">
            <w:pPr>
              <w:jc w:val="center"/>
            </w:pPr>
            <w:r w:rsidRPr="1030743A">
              <w:rPr>
                <w:rFonts w:ascii="Aptos Display" w:eastAsia="Aptos Display" w:hAnsi="Aptos Display" w:cs="Aptos Display"/>
                <w:color w:val="000000" w:themeColor="text1"/>
              </w:rPr>
              <w:t>Text</w:t>
            </w:r>
            <w:r w:rsidR="000F584F">
              <w:rPr>
                <w:rFonts w:ascii="Aptos Display" w:eastAsia="Aptos Display" w:hAnsi="Aptos Display" w:cs="Aptos Display"/>
                <w:color w:val="000000" w:themeColor="text1"/>
              </w:rPr>
              <w:t xml:space="preserve"> (25)</w:t>
            </w:r>
          </w:p>
        </w:tc>
        <w:tc>
          <w:tcPr>
            <w:tcW w:w="1819" w:type="dxa"/>
            <w:tcBorders>
              <w:top w:val="single" w:sz="8" w:space="0" w:color="auto"/>
              <w:left w:val="single" w:sz="8" w:space="0" w:color="auto"/>
              <w:bottom w:val="single" w:sz="8" w:space="0" w:color="auto"/>
              <w:right w:val="single" w:sz="8" w:space="0" w:color="auto"/>
            </w:tcBorders>
            <w:shd w:val="clear" w:color="auto" w:fill="FFFFFF" w:themeFill="background1"/>
          </w:tcPr>
          <w:p w14:paraId="6CCFB068" w14:textId="0AF81FB0" w:rsidR="1030743A" w:rsidRDefault="1030743A" w:rsidP="1030743A">
            <w:pPr>
              <w:jc w:val="center"/>
            </w:pPr>
            <w:r w:rsidRPr="1030743A">
              <w:rPr>
                <w:rFonts w:ascii="Aptos Display" w:eastAsia="Aptos Display" w:hAnsi="Aptos Display" w:cs="Aptos Display"/>
                <w:color w:val="000000" w:themeColor="text1"/>
              </w:rPr>
              <w:t>Has to match records</w:t>
            </w:r>
          </w:p>
        </w:tc>
      </w:tr>
      <w:tr w:rsidR="1030743A" w14:paraId="659EF83F" w14:textId="77777777" w:rsidTr="47C176BB">
        <w:trPr>
          <w:trHeight w:val="630"/>
        </w:trPr>
        <w:tc>
          <w:tcPr>
            <w:tcW w:w="1689" w:type="dxa"/>
            <w:tcBorders>
              <w:top w:val="single" w:sz="8" w:space="0" w:color="auto"/>
              <w:left w:val="single" w:sz="8" w:space="0" w:color="auto"/>
              <w:bottom w:val="single" w:sz="8" w:space="0" w:color="auto"/>
              <w:right w:val="single" w:sz="8" w:space="0" w:color="auto"/>
            </w:tcBorders>
            <w:shd w:val="clear" w:color="auto" w:fill="FFFFFF" w:themeFill="background1"/>
          </w:tcPr>
          <w:p w14:paraId="103E4EFF" w14:textId="4D6DD628" w:rsidR="1030743A" w:rsidRDefault="1030743A" w:rsidP="1030743A">
            <w:pPr>
              <w:jc w:val="center"/>
            </w:pPr>
            <w:r w:rsidRPr="1030743A">
              <w:rPr>
                <w:rFonts w:ascii="Aptos Display" w:eastAsia="Aptos Display" w:hAnsi="Aptos Display" w:cs="Aptos Display"/>
                <w:color w:val="000000" w:themeColor="text1"/>
              </w:rPr>
              <w:t>Instructions</w:t>
            </w:r>
          </w:p>
        </w:tc>
        <w:tc>
          <w:tcPr>
            <w:tcW w:w="3003" w:type="dxa"/>
            <w:tcBorders>
              <w:top w:val="single" w:sz="8" w:space="0" w:color="auto"/>
              <w:left w:val="single" w:sz="8" w:space="0" w:color="auto"/>
              <w:bottom w:val="single" w:sz="8" w:space="0" w:color="auto"/>
              <w:right w:val="single" w:sz="8" w:space="0" w:color="auto"/>
            </w:tcBorders>
            <w:shd w:val="clear" w:color="auto" w:fill="FFFFFF" w:themeFill="background1"/>
          </w:tcPr>
          <w:p w14:paraId="36A24E9D" w14:textId="12FE4710" w:rsidR="1030743A" w:rsidRDefault="1030743A" w:rsidP="1030743A">
            <w:pPr>
              <w:jc w:val="center"/>
            </w:pPr>
            <w:r w:rsidRPr="1030743A">
              <w:rPr>
                <w:rFonts w:ascii="Aptos Display" w:eastAsia="Aptos Display" w:hAnsi="Aptos Display" w:cs="Aptos Display"/>
                <w:color w:val="000000" w:themeColor="text1"/>
              </w:rPr>
              <w:t>Modify_Shift_Instructions</w:t>
            </w:r>
          </w:p>
        </w:tc>
        <w:tc>
          <w:tcPr>
            <w:tcW w:w="1361" w:type="dxa"/>
            <w:tcBorders>
              <w:top w:val="single" w:sz="8" w:space="0" w:color="auto"/>
              <w:left w:val="single" w:sz="8" w:space="0" w:color="auto"/>
              <w:bottom w:val="single" w:sz="8" w:space="0" w:color="auto"/>
              <w:right w:val="single" w:sz="8" w:space="0" w:color="auto"/>
            </w:tcBorders>
            <w:shd w:val="clear" w:color="auto" w:fill="FFFFFF" w:themeFill="background1"/>
          </w:tcPr>
          <w:p w14:paraId="7833FE93" w14:textId="7F85F266" w:rsidR="1030743A" w:rsidRDefault="1030743A" w:rsidP="1030743A">
            <w:pPr>
              <w:jc w:val="center"/>
            </w:pPr>
            <w:r w:rsidRPr="1030743A">
              <w:rPr>
                <w:rFonts w:ascii="Aptos Display" w:eastAsia="Aptos Display" w:hAnsi="Aptos Display" w:cs="Aptos Display"/>
                <w:color w:val="000000" w:themeColor="text1"/>
              </w:rPr>
              <w:t>Static</w:t>
            </w:r>
          </w:p>
        </w:tc>
        <w:tc>
          <w:tcPr>
            <w:tcW w:w="1488" w:type="dxa"/>
            <w:tcBorders>
              <w:top w:val="single" w:sz="8" w:space="0" w:color="auto"/>
              <w:left w:val="single" w:sz="8" w:space="0" w:color="auto"/>
              <w:bottom w:val="single" w:sz="8" w:space="0" w:color="auto"/>
              <w:right w:val="single" w:sz="8" w:space="0" w:color="auto"/>
            </w:tcBorders>
            <w:shd w:val="clear" w:color="auto" w:fill="FFFFFF" w:themeFill="background1"/>
          </w:tcPr>
          <w:p w14:paraId="6CFA7003" w14:textId="28B9156B" w:rsidR="1030743A" w:rsidRDefault="1030743A" w:rsidP="1030743A">
            <w:pPr>
              <w:jc w:val="center"/>
            </w:pPr>
            <w:r w:rsidRPr="1030743A">
              <w:rPr>
                <w:rFonts w:ascii="Aptos Display" w:eastAsia="Aptos Display" w:hAnsi="Aptos Display" w:cs="Aptos Display"/>
                <w:color w:val="000000" w:themeColor="text1"/>
              </w:rPr>
              <w:t>Text</w:t>
            </w:r>
          </w:p>
        </w:tc>
        <w:tc>
          <w:tcPr>
            <w:tcW w:w="1819" w:type="dxa"/>
            <w:tcBorders>
              <w:top w:val="single" w:sz="8" w:space="0" w:color="auto"/>
              <w:left w:val="single" w:sz="8" w:space="0" w:color="auto"/>
              <w:bottom w:val="single" w:sz="8" w:space="0" w:color="auto"/>
              <w:right w:val="single" w:sz="8" w:space="0" w:color="auto"/>
            </w:tcBorders>
            <w:shd w:val="clear" w:color="auto" w:fill="FFFFFF" w:themeFill="background1"/>
          </w:tcPr>
          <w:p w14:paraId="7F81C5E7" w14:textId="28A9A88E" w:rsidR="1030743A" w:rsidRDefault="1030743A" w:rsidP="1030743A">
            <w:pPr>
              <w:jc w:val="center"/>
            </w:pPr>
            <w:r w:rsidRPr="1030743A">
              <w:rPr>
                <w:rFonts w:ascii="Aptos Display" w:eastAsia="Aptos Display" w:hAnsi="Aptos Display" w:cs="Aptos Display"/>
                <w:color w:val="000000" w:themeColor="text1"/>
              </w:rPr>
              <w:t>Hard-coded instructional text</w:t>
            </w:r>
          </w:p>
        </w:tc>
      </w:tr>
      <w:tr w:rsidR="1030743A" w14:paraId="58DB01C7" w14:textId="77777777" w:rsidTr="47C176BB">
        <w:trPr>
          <w:trHeight w:val="630"/>
        </w:trPr>
        <w:tc>
          <w:tcPr>
            <w:tcW w:w="1689" w:type="dxa"/>
            <w:tcBorders>
              <w:top w:val="single" w:sz="8" w:space="0" w:color="auto"/>
              <w:left w:val="single" w:sz="8" w:space="0" w:color="auto"/>
              <w:bottom w:val="single" w:sz="8" w:space="0" w:color="auto"/>
              <w:right w:val="single" w:sz="8" w:space="0" w:color="auto"/>
            </w:tcBorders>
            <w:shd w:val="clear" w:color="auto" w:fill="FFFFFF" w:themeFill="background1"/>
          </w:tcPr>
          <w:p w14:paraId="3013833B" w14:textId="3D077E12" w:rsidR="1030743A" w:rsidRDefault="1030743A" w:rsidP="1030743A">
            <w:pPr>
              <w:jc w:val="center"/>
            </w:pPr>
            <w:r w:rsidRPr="1030743A">
              <w:rPr>
                <w:rFonts w:ascii="Aptos Display" w:eastAsia="Aptos Display" w:hAnsi="Aptos Display" w:cs="Aptos Display"/>
                <w:color w:val="000000" w:themeColor="text1"/>
              </w:rPr>
              <w:t>Parking Instructions</w:t>
            </w:r>
          </w:p>
        </w:tc>
        <w:tc>
          <w:tcPr>
            <w:tcW w:w="3003" w:type="dxa"/>
            <w:tcBorders>
              <w:top w:val="single" w:sz="8" w:space="0" w:color="auto"/>
              <w:left w:val="single" w:sz="8" w:space="0" w:color="auto"/>
              <w:bottom w:val="single" w:sz="8" w:space="0" w:color="auto"/>
              <w:right w:val="single" w:sz="8" w:space="0" w:color="auto"/>
            </w:tcBorders>
            <w:shd w:val="clear" w:color="auto" w:fill="FFFFFF" w:themeFill="background1"/>
          </w:tcPr>
          <w:p w14:paraId="57B60E5F" w14:textId="6AB68F89" w:rsidR="1030743A" w:rsidRDefault="1030743A" w:rsidP="1030743A">
            <w:pPr>
              <w:jc w:val="center"/>
            </w:pPr>
            <w:r w:rsidRPr="1030743A">
              <w:rPr>
                <w:rFonts w:ascii="Aptos Display" w:eastAsia="Aptos Display" w:hAnsi="Aptos Display" w:cs="Aptos Display"/>
                <w:color w:val="000000" w:themeColor="text1"/>
              </w:rPr>
              <w:t>Parking_instructions</w:t>
            </w:r>
          </w:p>
        </w:tc>
        <w:tc>
          <w:tcPr>
            <w:tcW w:w="1361" w:type="dxa"/>
            <w:tcBorders>
              <w:top w:val="single" w:sz="8" w:space="0" w:color="auto"/>
              <w:left w:val="single" w:sz="8" w:space="0" w:color="auto"/>
              <w:bottom w:val="single" w:sz="8" w:space="0" w:color="auto"/>
              <w:right w:val="single" w:sz="8" w:space="0" w:color="auto"/>
            </w:tcBorders>
            <w:shd w:val="clear" w:color="auto" w:fill="FFFFFF" w:themeFill="background1"/>
          </w:tcPr>
          <w:p w14:paraId="395D337D" w14:textId="66C4BBE4" w:rsidR="1030743A" w:rsidRDefault="1030743A" w:rsidP="1030743A">
            <w:pPr>
              <w:jc w:val="center"/>
            </w:pPr>
            <w:r w:rsidRPr="1030743A">
              <w:rPr>
                <w:rFonts w:ascii="Aptos Display" w:eastAsia="Aptos Display" w:hAnsi="Aptos Display" w:cs="Aptos Display"/>
                <w:color w:val="000000" w:themeColor="text1"/>
              </w:rPr>
              <w:t>Static</w:t>
            </w:r>
          </w:p>
        </w:tc>
        <w:tc>
          <w:tcPr>
            <w:tcW w:w="1488" w:type="dxa"/>
            <w:tcBorders>
              <w:top w:val="single" w:sz="8" w:space="0" w:color="auto"/>
              <w:left w:val="single" w:sz="8" w:space="0" w:color="auto"/>
              <w:bottom w:val="single" w:sz="8" w:space="0" w:color="auto"/>
              <w:right w:val="single" w:sz="8" w:space="0" w:color="auto"/>
            </w:tcBorders>
            <w:shd w:val="clear" w:color="auto" w:fill="FFFFFF" w:themeFill="background1"/>
          </w:tcPr>
          <w:p w14:paraId="4B54958F" w14:textId="42FCEB90" w:rsidR="1030743A" w:rsidRDefault="1030743A" w:rsidP="1030743A">
            <w:pPr>
              <w:jc w:val="center"/>
            </w:pPr>
            <w:r w:rsidRPr="1030743A">
              <w:rPr>
                <w:rFonts w:ascii="Aptos Display" w:eastAsia="Aptos Display" w:hAnsi="Aptos Display" w:cs="Aptos Display"/>
                <w:color w:val="000000" w:themeColor="text1"/>
              </w:rPr>
              <w:t>Text</w:t>
            </w:r>
          </w:p>
        </w:tc>
        <w:tc>
          <w:tcPr>
            <w:tcW w:w="1819" w:type="dxa"/>
            <w:tcBorders>
              <w:top w:val="single" w:sz="8" w:space="0" w:color="auto"/>
              <w:left w:val="single" w:sz="8" w:space="0" w:color="auto"/>
              <w:bottom w:val="single" w:sz="8" w:space="0" w:color="auto"/>
              <w:right w:val="single" w:sz="8" w:space="0" w:color="auto"/>
            </w:tcBorders>
            <w:shd w:val="clear" w:color="auto" w:fill="FFFFFF" w:themeFill="background1"/>
          </w:tcPr>
          <w:p w14:paraId="1480634E" w14:textId="728A66C6" w:rsidR="1030743A" w:rsidRDefault="1030743A" w:rsidP="1030743A">
            <w:pPr>
              <w:jc w:val="center"/>
            </w:pPr>
            <w:r w:rsidRPr="1030743A">
              <w:rPr>
                <w:rFonts w:ascii="Aptos Display" w:eastAsia="Aptos Display" w:hAnsi="Aptos Display" w:cs="Aptos Display"/>
                <w:color w:val="000000" w:themeColor="text1"/>
              </w:rPr>
              <w:t>Hard coded</w:t>
            </w:r>
          </w:p>
        </w:tc>
      </w:tr>
      <w:tr w:rsidR="1030743A" w14:paraId="1C04DE5E" w14:textId="77777777" w:rsidTr="47C176BB">
        <w:trPr>
          <w:trHeight w:val="630"/>
        </w:trPr>
        <w:tc>
          <w:tcPr>
            <w:tcW w:w="1689" w:type="dxa"/>
            <w:tcBorders>
              <w:top w:val="single" w:sz="8" w:space="0" w:color="auto"/>
              <w:left w:val="single" w:sz="8" w:space="0" w:color="auto"/>
              <w:bottom w:val="single" w:sz="8" w:space="0" w:color="auto"/>
              <w:right w:val="single" w:sz="8" w:space="0" w:color="auto"/>
            </w:tcBorders>
            <w:shd w:val="clear" w:color="auto" w:fill="FFFFFF" w:themeFill="background1"/>
          </w:tcPr>
          <w:p w14:paraId="6649A126" w14:textId="75EAA54A" w:rsidR="1030743A" w:rsidRDefault="1030743A" w:rsidP="1030743A">
            <w:pPr>
              <w:jc w:val="center"/>
            </w:pPr>
            <w:r w:rsidRPr="1030743A">
              <w:rPr>
                <w:rFonts w:ascii="Aptos Display" w:eastAsia="Aptos Display" w:hAnsi="Aptos Display" w:cs="Aptos Display"/>
                <w:color w:val="000000" w:themeColor="text1"/>
              </w:rPr>
              <w:t>Check in instructions</w:t>
            </w:r>
          </w:p>
        </w:tc>
        <w:tc>
          <w:tcPr>
            <w:tcW w:w="3003" w:type="dxa"/>
            <w:tcBorders>
              <w:top w:val="single" w:sz="8" w:space="0" w:color="auto"/>
              <w:left w:val="single" w:sz="8" w:space="0" w:color="auto"/>
              <w:bottom w:val="single" w:sz="8" w:space="0" w:color="auto"/>
              <w:right w:val="single" w:sz="8" w:space="0" w:color="auto"/>
            </w:tcBorders>
            <w:shd w:val="clear" w:color="auto" w:fill="FFFFFF" w:themeFill="background1"/>
          </w:tcPr>
          <w:p w14:paraId="48F71889" w14:textId="076EACDB" w:rsidR="1030743A" w:rsidRDefault="1030743A" w:rsidP="1030743A">
            <w:pPr>
              <w:jc w:val="center"/>
            </w:pPr>
            <w:r w:rsidRPr="1030743A">
              <w:rPr>
                <w:rFonts w:ascii="Aptos Display" w:eastAsia="Aptos Display" w:hAnsi="Aptos Display" w:cs="Aptos Display"/>
                <w:color w:val="000000" w:themeColor="text1"/>
              </w:rPr>
              <w:t>Check_In_Instructions</w:t>
            </w:r>
          </w:p>
        </w:tc>
        <w:tc>
          <w:tcPr>
            <w:tcW w:w="1361" w:type="dxa"/>
            <w:tcBorders>
              <w:top w:val="single" w:sz="8" w:space="0" w:color="auto"/>
              <w:left w:val="single" w:sz="8" w:space="0" w:color="auto"/>
              <w:bottom w:val="single" w:sz="8" w:space="0" w:color="auto"/>
              <w:right w:val="single" w:sz="8" w:space="0" w:color="auto"/>
            </w:tcBorders>
            <w:shd w:val="clear" w:color="auto" w:fill="FFFFFF" w:themeFill="background1"/>
          </w:tcPr>
          <w:p w14:paraId="0E04ACB7" w14:textId="630F3F0F" w:rsidR="1030743A" w:rsidRDefault="1030743A" w:rsidP="1030743A">
            <w:pPr>
              <w:jc w:val="center"/>
            </w:pPr>
            <w:r w:rsidRPr="1030743A">
              <w:rPr>
                <w:rFonts w:ascii="Aptos Display" w:eastAsia="Aptos Display" w:hAnsi="Aptos Display" w:cs="Aptos Display"/>
                <w:color w:val="000000" w:themeColor="text1"/>
              </w:rPr>
              <w:t>Static</w:t>
            </w:r>
          </w:p>
        </w:tc>
        <w:tc>
          <w:tcPr>
            <w:tcW w:w="1488" w:type="dxa"/>
            <w:tcBorders>
              <w:top w:val="single" w:sz="8" w:space="0" w:color="auto"/>
              <w:left w:val="single" w:sz="8" w:space="0" w:color="auto"/>
              <w:bottom w:val="single" w:sz="8" w:space="0" w:color="auto"/>
              <w:right w:val="single" w:sz="8" w:space="0" w:color="auto"/>
            </w:tcBorders>
            <w:shd w:val="clear" w:color="auto" w:fill="FFFFFF" w:themeFill="background1"/>
          </w:tcPr>
          <w:p w14:paraId="07E92CE3" w14:textId="6E2475DF" w:rsidR="1030743A" w:rsidRDefault="1030743A" w:rsidP="1030743A">
            <w:pPr>
              <w:jc w:val="center"/>
            </w:pPr>
            <w:r w:rsidRPr="1030743A">
              <w:rPr>
                <w:rFonts w:ascii="Aptos Display" w:eastAsia="Aptos Display" w:hAnsi="Aptos Display" w:cs="Aptos Display"/>
                <w:color w:val="000000" w:themeColor="text1"/>
              </w:rPr>
              <w:t>Text</w:t>
            </w:r>
          </w:p>
        </w:tc>
        <w:tc>
          <w:tcPr>
            <w:tcW w:w="1819" w:type="dxa"/>
            <w:tcBorders>
              <w:top w:val="single" w:sz="8" w:space="0" w:color="auto"/>
              <w:left w:val="single" w:sz="8" w:space="0" w:color="auto"/>
              <w:bottom w:val="single" w:sz="8" w:space="0" w:color="auto"/>
              <w:right w:val="single" w:sz="8" w:space="0" w:color="auto"/>
            </w:tcBorders>
            <w:shd w:val="clear" w:color="auto" w:fill="FFFFFF" w:themeFill="background1"/>
          </w:tcPr>
          <w:p w14:paraId="123EB8F7" w14:textId="59FFDEA0" w:rsidR="1030743A" w:rsidRDefault="1030743A" w:rsidP="1030743A">
            <w:pPr>
              <w:jc w:val="center"/>
            </w:pPr>
            <w:r w:rsidRPr="1030743A">
              <w:rPr>
                <w:rFonts w:ascii="Aptos Display" w:eastAsia="Aptos Display" w:hAnsi="Aptos Display" w:cs="Aptos Display"/>
                <w:color w:val="000000" w:themeColor="text1"/>
              </w:rPr>
              <w:t>Hard Coded</w:t>
            </w:r>
          </w:p>
        </w:tc>
      </w:tr>
      <w:tr w:rsidR="1030743A" w14:paraId="4D050E14" w14:textId="77777777" w:rsidTr="47C176BB">
        <w:trPr>
          <w:trHeight w:val="630"/>
        </w:trPr>
        <w:tc>
          <w:tcPr>
            <w:tcW w:w="1689" w:type="dxa"/>
            <w:tcBorders>
              <w:top w:val="single" w:sz="8" w:space="0" w:color="auto"/>
              <w:left w:val="single" w:sz="8" w:space="0" w:color="auto"/>
              <w:bottom w:val="single" w:sz="8" w:space="0" w:color="auto"/>
              <w:right w:val="single" w:sz="8" w:space="0" w:color="auto"/>
            </w:tcBorders>
            <w:shd w:val="clear" w:color="auto" w:fill="FFFFFF" w:themeFill="background1"/>
          </w:tcPr>
          <w:p w14:paraId="31E72F5E" w14:textId="2D50E584" w:rsidR="1030743A" w:rsidRDefault="1030743A" w:rsidP="1030743A">
            <w:pPr>
              <w:jc w:val="center"/>
            </w:pPr>
            <w:r w:rsidRPr="1030743A">
              <w:rPr>
                <w:rFonts w:ascii="Aptos Display" w:eastAsia="Aptos Display" w:hAnsi="Aptos Display" w:cs="Aptos Display"/>
                <w:color w:val="000000" w:themeColor="text1"/>
              </w:rPr>
              <w:t>Check out instructions</w:t>
            </w:r>
          </w:p>
        </w:tc>
        <w:tc>
          <w:tcPr>
            <w:tcW w:w="3003" w:type="dxa"/>
            <w:tcBorders>
              <w:top w:val="single" w:sz="8" w:space="0" w:color="auto"/>
              <w:left w:val="single" w:sz="8" w:space="0" w:color="auto"/>
              <w:bottom w:val="single" w:sz="8" w:space="0" w:color="auto"/>
              <w:right w:val="single" w:sz="8" w:space="0" w:color="auto"/>
            </w:tcBorders>
            <w:shd w:val="clear" w:color="auto" w:fill="FFFFFF" w:themeFill="background1"/>
          </w:tcPr>
          <w:p w14:paraId="1F18B94B" w14:textId="0F6E9B6A" w:rsidR="1030743A" w:rsidRDefault="1030743A" w:rsidP="1030743A">
            <w:pPr>
              <w:jc w:val="center"/>
            </w:pPr>
            <w:r w:rsidRPr="1030743A">
              <w:rPr>
                <w:rFonts w:ascii="Aptos Display" w:eastAsia="Aptos Display" w:hAnsi="Aptos Display" w:cs="Aptos Display"/>
                <w:color w:val="000000" w:themeColor="text1"/>
              </w:rPr>
              <w:t>Check_Out_Instructions</w:t>
            </w:r>
          </w:p>
        </w:tc>
        <w:tc>
          <w:tcPr>
            <w:tcW w:w="1361" w:type="dxa"/>
            <w:tcBorders>
              <w:top w:val="single" w:sz="8" w:space="0" w:color="auto"/>
              <w:left w:val="single" w:sz="8" w:space="0" w:color="auto"/>
              <w:bottom w:val="single" w:sz="8" w:space="0" w:color="auto"/>
              <w:right w:val="single" w:sz="8" w:space="0" w:color="auto"/>
            </w:tcBorders>
            <w:shd w:val="clear" w:color="auto" w:fill="FFFFFF" w:themeFill="background1"/>
          </w:tcPr>
          <w:p w14:paraId="7A000A84" w14:textId="178885D2" w:rsidR="1030743A" w:rsidRDefault="1030743A" w:rsidP="1030743A">
            <w:pPr>
              <w:jc w:val="center"/>
            </w:pPr>
            <w:r w:rsidRPr="1030743A">
              <w:rPr>
                <w:rFonts w:ascii="Aptos Display" w:eastAsia="Aptos Display" w:hAnsi="Aptos Display" w:cs="Aptos Display"/>
                <w:color w:val="000000" w:themeColor="text1"/>
              </w:rPr>
              <w:t>Static</w:t>
            </w:r>
          </w:p>
        </w:tc>
        <w:tc>
          <w:tcPr>
            <w:tcW w:w="1488" w:type="dxa"/>
            <w:tcBorders>
              <w:top w:val="single" w:sz="8" w:space="0" w:color="auto"/>
              <w:left w:val="single" w:sz="8" w:space="0" w:color="auto"/>
              <w:bottom w:val="single" w:sz="8" w:space="0" w:color="auto"/>
              <w:right w:val="single" w:sz="8" w:space="0" w:color="auto"/>
            </w:tcBorders>
            <w:shd w:val="clear" w:color="auto" w:fill="FFFFFF" w:themeFill="background1"/>
          </w:tcPr>
          <w:p w14:paraId="38247C6B" w14:textId="1A3EFCCF" w:rsidR="1030743A" w:rsidRDefault="1030743A" w:rsidP="1030743A">
            <w:pPr>
              <w:jc w:val="center"/>
            </w:pPr>
            <w:r w:rsidRPr="1030743A">
              <w:rPr>
                <w:rFonts w:ascii="Aptos Display" w:eastAsia="Aptos Display" w:hAnsi="Aptos Display" w:cs="Aptos Display"/>
                <w:color w:val="000000" w:themeColor="text1"/>
              </w:rPr>
              <w:t>Text</w:t>
            </w:r>
          </w:p>
        </w:tc>
        <w:tc>
          <w:tcPr>
            <w:tcW w:w="1819" w:type="dxa"/>
            <w:tcBorders>
              <w:top w:val="single" w:sz="8" w:space="0" w:color="auto"/>
              <w:left w:val="single" w:sz="8" w:space="0" w:color="auto"/>
              <w:bottom w:val="single" w:sz="8" w:space="0" w:color="auto"/>
              <w:right w:val="single" w:sz="8" w:space="0" w:color="auto"/>
            </w:tcBorders>
            <w:shd w:val="clear" w:color="auto" w:fill="FFFFFF" w:themeFill="background1"/>
          </w:tcPr>
          <w:p w14:paraId="44AE8283" w14:textId="456A986E" w:rsidR="1030743A" w:rsidRDefault="1030743A" w:rsidP="1030743A">
            <w:pPr>
              <w:jc w:val="center"/>
            </w:pPr>
            <w:r w:rsidRPr="1030743A">
              <w:rPr>
                <w:rFonts w:ascii="Aptos Display" w:eastAsia="Aptos Display" w:hAnsi="Aptos Display" w:cs="Aptos Display"/>
                <w:color w:val="000000" w:themeColor="text1"/>
              </w:rPr>
              <w:t>Hard Coded</w:t>
            </w:r>
          </w:p>
        </w:tc>
      </w:tr>
      <w:tr w:rsidR="1030743A" w14:paraId="3CF1A2DC" w14:textId="77777777" w:rsidTr="47C176BB">
        <w:trPr>
          <w:trHeight w:val="630"/>
        </w:trPr>
        <w:tc>
          <w:tcPr>
            <w:tcW w:w="1689" w:type="dxa"/>
            <w:tcBorders>
              <w:top w:val="single" w:sz="8" w:space="0" w:color="auto"/>
              <w:left w:val="single" w:sz="8" w:space="0" w:color="auto"/>
              <w:bottom w:val="single" w:sz="8" w:space="0" w:color="auto"/>
              <w:right w:val="single" w:sz="8" w:space="0" w:color="auto"/>
            </w:tcBorders>
            <w:shd w:val="clear" w:color="auto" w:fill="FFFFFF" w:themeFill="background1"/>
          </w:tcPr>
          <w:p w14:paraId="5406224B" w14:textId="5F5D5389" w:rsidR="1030743A" w:rsidRDefault="1030743A" w:rsidP="1030743A">
            <w:pPr>
              <w:jc w:val="center"/>
            </w:pPr>
            <w:r w:rsidRPr="1030743A">
              <w:rPr>
                <w:rFonts w:ascii="Aptos Display" w:eastAsia="Aptos Display" w:hAnsi="Aptos Display" w:cs="Aptos Display"/>
                <w:color w:val="000000" w:themeColor="text1"/>
              </w:rPr>
              <w:t>Director Phone Number</w:t>
            </w:r>
          </w:p>
        </w:tc>
        <w:tc>
          <w:tcPr>
            <w:tcW w:w="3003" w:type="dxa"/>
            <w:tcBorders>
              <w:top w:val="single" w:sz="8" w:space="0" w:color="auto"/>
              <w:left w:val="single" w:sz="8" w:space="0" w:color="auto"/>
              <w:bottom w:val="single" w:sz="8" w:space="0" w:color="auto"/>
              <w:right w:val="single" w:sz="8" w:space="0" w:color="auto"/>
            </w:tcBorders>
            <w:shd w:val="clear" w:color="auto" w:fill="FFFFFF" w:themeFill="background1"/>
          </w:tcPr>
          <w:p w14:paraId="337E0505" w14:textId="4C6D2D37" w:rsidR="1030743A" w:rsidRDefault="1030743A" w:rsidP="1030743A">
            <w:pPr>
              <w:jc w:val="center"/>
            </w:pPr>
            <w:r w:rsidRPr="1030743A">
              <w:rPr>
                <w:rFonts w:ascii="Aptos Display" w:eastAsia="Aptos Display" w:hAnsi="Aptos Display" w:cs="Aptos Display"/>
                <w:color w:val="000000" w:themeColor="text1"/>
              </w:rPr>
              <w:t>Organization_Phone</w:t>
            </w:r>
          </w:p>
        </w:tc>
        <w:tc>
          <w:tcPr>
            <w:tcW w:w="1361" w:type="dxa"/>
            <w:tcBorders>
              <w:top w:val="single" w:sz="8" w:space="0" w:color="auto"/>
              <w:left w:val="single" w:sz="8" w:space="0" w:color="auto"/>
              <w:bottom w:val="single" w:sz="8" w:space="0" w:color="auto"/>
              <w:right w:val="single" w:sz="8" w:space="0" w:color="auto"/>
            </w:tcBorders>
            <w:shd w:val="clear" w:color="auto" w:fill="FFFFFF" w:themeFill="background1"/>
          </w:tcPr>
          <w:p w14:paraId="7BC4FAA3" w14:textId="1C428D6C" w:rsidR="1030743A" w:rsidRDefault="1030743A" w:rsidP="1030743A">
            <w:pPr>
              <w:jc w:val="center"/>
            </w:pPr>
            <w:r w:rsidRPr="1030743A">
              <w:rPr>
                <w:rFonts w:ascii="Aptos Display" w:eastAsia="Aptos Display" w:hAnsi="Aptos Display" w:cs="Aptos Display"/>
                <w:color w:val="000000" w:themeColor="text1"/>
              </w:rPr>
              <w:t>System Generated</w:t>
            </w:r>
          </w:p>
        </w:tc>
        <w:tc>
          <w:tcPr>
            <w:tcW w:w="1488" w:type="dxa"/>
            <w:tcBorders>
              <w:top w:val="single" w:sz="8" w:space="0" w:color="auto"/>
              <w:left w:val="single" w:sz="8" w:space="0" w:color="auto"/>
              <w:bottom w:val="single" w:sz="8" w:space="0" w:color="auto"/>
              <w:right w:val="single" w:sz="8" w:space="0" w:color="auto"/>
            </w:tcBorders>
            <w:shd w:val="clear" w:color="auto" w:fill="FFFFFF" w:themeFill="background1"/>
          </w:tcPr>
          <w:p w14:paraId="13C4CB6B" w14:textId="4957162E" w:rsidR="1030743A" w:rsidRDefault="1030743A" w:rsidP="1030743A">
            <w:pPr>
              <w:jc w:val="center"/>
            </w:pPr>
            <w:r w:rsidRPr="1030743A">
              <w:rPr>
                <w:rFonts w:ascii="Aptos Display" w:eastAsia="Aptos Display" w:hAnsi="Aptos Display" w:cs="Aptos Display"/>
                <w:color w:val="000000" w:themeColor="text1"/>
              </w:rPr>
              <w:t>Phone nr</w:t>
            </w:r>
          </w:p>
        </w:tc>
        <w:tc>
          <w:tcPr>
            <w:tcW w:w="1819" w:type="dxa"/>
            <w:tcBorders>
              <w:top w:val="single" w:sz="8" w:space="0" w:color="auto"/>
              <w:left w:val="single" w:sz="8" w:space="0" w:color="auto"/>
              <w:bottom w:val="single" w:sz="8" w:space="0" w:color="auto"/>
              <w:right w:val="single" w:sz="8" w:space="0" w:color="auto"/>
            </w:tcBorders>
            <w:shd w:val="clear" w:color="auto" w:fill="FFFFFF" w:themeFill="background1"/>
          </w:tcPr>
          <w:p w14:paraId="4FC58818" w14:textId="46D2E9BC" w:rsidR="1030743A" w:rsidRDefault="1030743A" w:rsidP="1030743A">
            <w:pPr>
              <w:jc w:val="center"/>
            </w:pPr>
            <w:r w:rsidRPr="1030743A">
              <w:rPr>
                <w:rFonts w:ascii="Aptos Display" w:eastAsia="Aptos Display" w:hAnsi="Aptos Display" w:cs="Aptos Display"/>
                <w:color w:val="000000" w:themeColor="text1"/>
              </w:rPr>
              <w:t>Valid Number (US or other country)</w:t>
            </w:r>
          </w:p>
        </w:tc>
      </w:tr>
      <w:tr w:rsidR="1030743A" w14:paraId="159FE6C9" w14:textId="77777777" w:rsidTr="47C176BB">
        <w:trPr>
          <w:trHeight w:val="630"/>
        </w:trPr>
        <w:tc>
          <w:tcPr>
            <w:tcW w:w="1689" w:type="dxa"/>
            <w:tcBorders>
              <w:top w:val="single" w:sz="8" w:space="0" w:color="auto"/>
              <w:left w:val="single" w:sz="8" w:space="0" w:color="auto"/>
              <w:bottom w:val="single" w:sz="8" w:space="0" w:color="auto"/>
              <w:right w:val="single" w:sz="8" w:space="0" w:color="auto"/>
            </w:tcBorders>
            <w:shd w:val="clear" w:color="auto" w:fill="FFFFFF" w:themeFill="background1"/>
          </w:tcPr>
          <w:p w14:paraId="384A73F7" w14:textId="1A8BAD74" w:rsidR="1030743A" w:rsidRDefault="1030743A" w:rsidP="1030743A">
            <w:pPr>
              <w:jc w:val="center"/>
            </w:pPr>
            <w:r w:rsidRPr="1030743A">
              <w:rPr>
                <w:rFonts w:ascii="Aptos Display" w:eastAsia="Aptos Display" w:hAnsi="Aptos Display" w:cs="Aptos Display"/>
                <w:color w:val="000000" w:themeColor="text1"/>
              </w:rPr>
              <w:t>Organization Address Street</w:t>
            </w:r>
          </w:p>
        </w:tc>
        <w:tc>
          <w:tcPr>
            <w:tcW w:w="3003" w:type="dxa"/>
            <w:tcBorders>
              <w:top w:val="single" w:sz="8" w:space="0" w:color="auto"/>
              <w:left w:val="single" w:sz="8" w:space="0" w:color="auto"/>
              <w:bottom w:val="single" w:sz="8" w:space="0" w:color="auto"/>
              <w:right w:val="single" w:sz="8" w:space="0" w:color="auto"/>
            </w:tcBorders>
            <w:shd w:val="clear" w:color="auto" w:fill="FFFFFF" w:themeFill="background1"/>
          </w:tcPr>
          <w:p w14:paraId="054C7300" w14:textId="5D4B5993" w:rsidR="1030743A" w:rsidRDefault="1030743A" w:rsidP="1030743A">
            <w:pPr>
              <w:jc w:val="center"/>
            </w:pPr>
            <w:r w:rsidRPr="1030743A">
              <w:rPr>
                <w:rFonts w:ascii="Aptos Display" w:eastAsia="Aptos Display" w:hAnsi="Aptos Display" w:cs="Aptos Display"/>
                <w:color w:val="000000" w:themeColor="text1"/>
              </w:rPr>
              <w:t>Volunteer_Address_Street or Organization_Street</w:t>
            </w:r>
          </w:p>
        </w:tc>
        <w:tc>
          <w:tcPr>
            <w:tcW w:w="1361" w:type="dxa"/>
            <w:tcBorders>
              <w:top w:val="single" w:sz="8" w:space="0" w:color="auto"/>
              <w:left w:val="single" w:sz="8" w:space="0" w:color="auto"/>
              <w:bottom w:val="single" w:sz="8" w:space="0" w:color="auto"/>
              <w:right w:val="single" w:sz="8" w:space="0" w:color="auto"/>
            </w:tcBorders>
            <w:shd w:val="clear" w:color="auto" w:fill="FFFFFF" w:themeFill="background1"/>
          </w:tcPr>
          <w:p w14:paraId="578A8DE4" w14:textId="10831AA9" w:rsidR="1030743A" w:rsidRDefault="1030743A" w:rsidP="1030743A">
            <w:pPr>
              <w:jc w:val="center"/>
            </w:pPr>
            <w:r w:rsidRPr="1030743A">
              <w:rPr>
                <w:rFonts w:ascii="Aptos Display" w:eastAsia="Aptos Display" w:hAnsi="Aptos Display" w:cs="Aptos Display"/>
                <w:color w:val="000000" w:themeColor="text1"/>
              </w:rPr>
              <w:t>Volunteer and Group Members</w:t>
            </w:r>
          </w:p>
        </w:tc>
        <w:tc>
          <w:tcPr>
            <w:tcW w:w="1488" w:type="dxa"/>
            <w:tcBorders>
              <w:top w:val="single" w:sz="8" w:space="0" w:color="auto"/>
              <w:left w:val="single" w:sz="8" w:space="0" w:color="auto"/>
              <w:bottom w:val="single" w:sz="8" w:space="0" w:color="auto"/>
              <w:right w:val="single" w:sz="8" w:space="0" w:color="auto"/>
            </w:tcBorders>
            <w:shd w:val="clear" w:color="auto" w:fill="FFFFFF" w:themeFill="background1"/>
          </w:tcPr>
          <w:p w14:paraId="190C781A" w14:textId="75914A43" w:rsidR="1030743A" w:rsidRDefault="1030743A" w:rsidP="1030743A">
            <w:pPr>
              <w:jc w:val="center"/>
            </w:pPr>
            <w:r w:rsidRPr="1030743A">
              <w:rPr>
                <w:rFonts w:ascii="Aptos Display" w:eastAsia="Aptos Display" w:hAnsi="Aptos Display" w:cs="Aptos Display"/>
                <w:color w:val="000000" w:themeColor="text1"/>
              </w:rPr>
              <w:t>Text</w:t>
            </w:r>
            <w:r w:rsidR="00F01631">
              <w:rPr>
                <w:rFonts w:ascii="Aptos Display" w:eastAsia="Aptos Display" w:hAnsi="Aptos Display" w:cs="Aptos Display"/>
                <w:color w:val="000000" w:themeColor="text1"/>
              </w:rPr>
              <w:t xml:space="preserve"> (25)</w:t>
            </w:r>
          </w:p>
        </w:tc>
        <w:tc>
          <w:tcPr>
            <w:tcW w:w="1819" w:type="dxa"/>
            <w:tcBorders>
              <w:top w:val="single" w:sz="8" w:space="0" w:color="auto"/>
              <w:left w:val="single" w:sz="8" w:space="0" w:color="auto"/>
              <w:bottom w:val="single" w:sz="8" w:space="0" w:color="auto"/>
              <w:right w:val="single" w:sz="8" w:space="0" w:color="auto"/>
            </w:tcBorders>
            <w:shd w:val="clear" w:color="auto" w:fill="FFFFFF" w:themeFill="background1"/>
          </w:tcPr>
          <w:p w14:paraId="2165427C" w14:textId="108AF967" w:rsidR="1030743A" w:rsidRDefault="1030743A" w:rsidP="1030743A">
            <w:pPr>
              <w:jc w:val="center"/>
            </w:pPr>
            <w:r w:rsidRPr="1030743A">
              <w:rPr>
                <w:rFonts w:ascii="Aptos Display" w:eastAsia="Aptos Display" w:hAnsi="Aptos Display" w:cs="Aptos Display"/>
                <w:color w:val="000000" w:themeColor="text1"/>
              </w:rPr>
              <w:t>Must be valid stored address</w:t>
            </w:r>
          </w:p>
        </w:tc>
      </w:tr>
      <w:tr w:rsidR="1030743A" w14:paraId="438F6CD6" w14:textId="77777777" w:rsidTr="47C176BB">
        <w:trPr>
          <w:trHeight w:val="630"/>
        </w:trPr>
        <w:tc>
          <w:tcPr>
            <w:tcW w:w="1689" w:type="dxa"/>
            <w:tcBorders>
              <w:top w:val="single" w:sz="8" w:space="0" w:color="auto"/>
              <w:left w:val="single" w:sz="8" w:space="0" w:color="auto"/>
              <w:bottom w:val="single" w:sz="8" w:space="0" w:color="auto"/>
              <w:right w:val="single" w:sz="8" w:space="0" w:color="auto"/>
            </w:tcBorders>
            <w:shd w:val="clear" w:color="auto" w:fill="FFFFFF" w:themeFill="background1"/>
          </w:tcPr>
          <w:p w14:paraId="7B897188" w14:textId="6285101E" w:rsidR="1030743A" w:rsidRDefault="1030743A" w:rsidP="1030743A">
            <w:pPr>
              <w:jc w:val="center"/>
            </w:pPr>
            <w:r w:rsidRPr="1030743A">
              <w:rPr>
                <w:rFonts w:ascii="Aptos Display" w:eastAsia="Aptos Display" w:hAnsi="Aptos Display" w:cs="Aptos Display"/>
                <w:color w:val="000000" w:themeColor="text1"/>
              </w:rPr>
              <w:t>Organization Address City</w:t>
            </w:r>
          </w:p>
        </w:tc>
        <w:tc>
          <w:tcPr>
            <w:tcW w:w="3003" w:type="dxa"/>
            <w:tcBorders>
              <w:top w:val="single" w:sz="8" w:space="0" w:color="auto"/>
              <w:left w:val="single" w:sz="8" w:space="0" w:color="auto"/>
              <w:bottom w:val="single" w:sz="8" w:space="0" w:color="auto"/>
              <w:right w:val="single" w:sz="8" w:space="0" w:color="auto"/>
            </w:tcBorders>
            <w:shd w:val="clear" w:color="auto" w:fill="FFFFFF" w:themeFill="background1"/>
          </w:tcPr>
          <w:p w14:paraId="1BBAF013" w14:textId="038904B7" w:rsidR="1030743A" w:rsidRDefault="1030743A" w:rsidP="1030743A">
            <w:pPr>
              <w:jc w:val="center"/>
            </w:pPr>
            <w:r w:rsidRPr="1030743A">
              <w:rPr>
                <w:rFonts w:ascii="Aptos Display" w:eastAsia="Aptos Display" w:hAnsi="Aptos Display" w:cs="Aptos Display"/>
                <w:color w:val="000000" w:themeColor="text1"/>
              </w:rPr>
              <w:t>Volunteer_Address_City or Organization_City</w:t>
            </w:r>
          </w:p>
        </w:tc>
        <w:tc>
          <w:tcPr>
            <w:tcW w:w="1361" w:type="dxa"/>
            <w:tcBorders>
              <w:top w:val="single" w:sz="8" w:space="0" w:color="auto"/>
              <w:left w:val="single" w:sz="8" w:space="0" w:color="auto"/>
              <w:bottom w:val="single" w:sz="8" w:space="0" w:color="auto"/>
              <w:right w:val="single" w:sz="8" w:space="0" w:color="auto"/>
            </w:tcBorders>
            <w:shd w:val="clear" w:color="auto" w:fill="FFFFFF" w:themeFill="background1"/>
          </w:tcPr>
          <w:p w14:paraId="16CDCFDB" w14:textId="4332904D" w:rsidR="1030743A" w:rsidRDefault="1030743A" w:rsidP="1030743A">
            <w:pPr>
              <w:jc w:val="center"/>
            </w:pPr>
            <w:r w:rsidRPr="1030743A">
              <w:rPr>
                <w:rFonts w:ascii="Aptos Display" w:eastAsia="Aptos Display" w:hAnsi="Aptos Display" w:cs="Aptos Display"/>
                <w:color w:val="000000" w:themeColor="text1"/>
              </w:rPr>
              <w:t>Volunteer and Group Members</w:t>
            </w:r>
          </w:p>
        </w:tc>
        <w:tc>
          <w:tcPr>
            <w:tcW w:w="1488" w:type="dxa"/>
            <w:tcBorders>
              <w:top w:val="single" w:sz="8" w:space="0" w:color="auto"/>
              <w:left w:val="single" w:sz="8" w:space="0" w:color="auto"/>
              <w:bottom w:val="single" w:sz="8" w:space="0" w:color="auto"/>
              <w:right w:val="single" w:sz="8" w:space="0" w:color="auto"/>
            </w:tcBorders>
            <w:shd w:val="clear" w:color="auto" w:fill="FFFFFF" w:themeFill="background1"/>
          </w:tcPr>
          <w:p w14:paraId="796F9085" w14:textId="6A05F2BD" w:rsidR="1030743A" w:rsidRDefault="1030743A" w:rsidP="1030743A">
            <w:pPr>
              <w:jc w:val="center"/>
            </w:pPr>
            <w:r w:rsidRPr="1030743A">
              <w:rPr>
                <w:rFonts w:ascii="Aptos Display" w:eastAsia="Aptos Display" w:hAnsi="Aptos Display" w:cs="Aptos Display"/>
                <w:color w:val="000000" w:themeColor="text1"/>
              </w:rPr>
              <w:t>Text</w:t>
            </w:r>
            <w:r w:rsidR="00F01631">
              <w:rPr>
                <w:rFonts w:ascii="Aptos Display" w:eastAsia="Aptos Display" w:hAnsi="Aptos Display" w:cs="Aptos Display"/>
                <w:color w:val="000000" w:themeColor="text1"/>
              </w:rPr>
              <w:t xml:space="preserve"> (20)</w:t>
            </w:r>
          </w:p>
        </w:tc>
        <w:tc>
          <w:tcPr>
            <w:tcW w:w="1819" w:type="dxa"/>
            <w:tcBorders>
              <w:top w:val="single" w:sz="8" w:space="0" w:color="auto"/>
              <w:left w:val="single" w:sz="8" w:space="0" w:color="auto"/>
              <w:bottom w:val="single" w:sz="8" w:space="0" w:color="auto"/>
              <w:right w:val="single" w:sz="8" w:space="0" w:color="auto"/>
            </w:tcBorders>
            <w:shd w:val="clear" w:color="auto" w:fill="FFFFFF" w:themeFill="background1"/>
          </w:tcPr>
          <w:p w14:paraId="7ECAEF93" w14:textId="024CA36E" w:rsidR="1030743A" w:rsidRDefault="1030743A" w:rsidP="1030743A">
            <w:pPr>
              <w:jc w:val="center"/>
            </w:pPr>
            <w:r w:rsidRPr="1030743A">
              <w:rPr>
                <w:rFonts w:ascii="Aptos Display" w:eastAsia="Aptos Display" w:hAnsi="Aptos Display" w:cs="Aptos Display"/>
                <w:color w:val="000000" w:themeColor="text1"/>
              </w:rPr>
              <w:t>Must be valid and stored</w:t>
            </w:r>
          </w:p>
        </w:tc>
      </w:tr>
      <w:tr w:rsidR="1030743A" w14:paraId="6DC0C377" w14:textId="77777777" w:rsidTr="47C176BB">
        <w:trPr>
          <w:trHeight w:val="630"/>
        </w:trPr>
        <w:tc>
          <w:tcPr>
            <w:tcW w:w="1689" w:type="dxa"/>
            <w:tcBorders>
              <w:top w:val="single" w:sz="8" w:space="0" w:color="auto"/>
              <w:left w:val="single" w:sz="8" w:space="0" w:color="auto"/>
              <w:bottom w:val="single" w:sz="8" w:space="0" w:color="auto"/>
              <w:right w:val="single" w:sz="8" w:space="0" w:color="auto"/>
            </w:tcBorders>
            <w:shd w:val="clear" w:color="auto" w:fill="FFFFFF" w:themeFill="background1"/>
          </w:tcPr>
          <w:p w14:paraId="02E16D72" w14:textId="5E592194" w:rsidR="1030743A" w:rsidRDefault="1030743A" w:rsidP="1030743A">
            <w:pPr>
              <w:jc w:val="center"/>
            </w:pPr>
            <w:r w:rsidRPr="1030743A">
              <w:rPr>
                <w:rFonts w:ascii="Aptos Display" w:eastAsia="Aptos Display" w:hAnsi="Aptos Display" w:cs="Aptos Display"/>
                <w:color w:val="000000" w:themeColor="text1"/>
              </w:rPr>
              <w:t>Organization Address State</w:t>
            </w:r>
          </w:p>
        </w:tc>
        <w:tc>
          <w:tcPr>
            <w:tcW w:w="3003" w:type="dxa"/>
            <w:tcBorders>
              <w:top w:val="single" w:sz="8" w:space="0" w:color="auto"/>
              <w:left w:val="single" w:sz="8" w:space="0" w:color="auto"/>
              <w:bottom w:val="single" w:sz="8" w:space="0" w:color="auto"/>
              <w:right w:val="single" w:sz="8" w:space="0" w:color="auto"/>
            </w:tcBorders>
            <w:shd w:val="clear" w:color="auto" w:fill="FFFFFF" w:themeFill="background1"/>
          </w:tcPr>
          <w:p w14:paraId="4024872D" w14:textId="4F03D4D0" w:rsidR="1030743A" w:rsidRDefault="1030743A" w:rsidP="1030743A">
            <w:pPr>
              <w:jc w:val="center"/>
            </w:pPr>
            <w:r w:rsidRPr="1030743A">
              <w:rPr>
                <w:rFonts w:ascii="Aptos Display" w:eastAsia="Aptos Display" w:hAnsi="Aptos Display" w:cs="Aptos Display"/>
                <w:color w:val="000000" w:themeColor="text1"/>
              </w:rPr>
              <w:t>Volunteer_Address_State or Organization_State</w:t>
            </w:r>
          </w:p>
        </w:tc>
        <w:tc>
          <w:tcPr>
            <w:tcW w:w="1361" w:type="dxa"/>
            <w:tcBorders>
              <w:top w:val="single" w:sz="8" w:space="0" w:color="auto"/>
              <w:left w:val="single" w:sz="8" w:space="0" w:color="auto"/>
              <w:bottom w:val="single" w:sz="8" w:space="0" w:color="auto"/>
              <w:right w:val="single" w:sz="8" w:space="0" w:color="auto"/>
            </w:tcBorders>
            <w:shd w:val="clear" w:color="auto" w:fill="FFFFFF" w:themeFill="background1"/>
          </w:tcPr>
          <w:p w14:paraId="479A9499" w14:textId="0DDE6AEF" w:rsidR="1030743A" w:rsidRDefault="1030743A" w:rsidP="1030743A">
            <w:pPr>
              <w:jc w:val="center"/>
            </w:pPr>
            <w:r w:rsidRPr="1030743A">
              <w:rPr>
                <w:rFonts w:ascii="Aptos Display" w:eastAsia="Aptos Display" w:hAnsi="Aptos Display" w:cs="Aptos Display"/>
                <w:color w:val="000000" w:themeColor="text1"/>
              </w:rPr>
              <w:t>Volunteer and Group Members</w:t>
            </w:r>
          </w:p>
        </w:tc>
        <w:tc>
          <w:tcPr>
            <w:tcW w:w="1488" w:type="dxa"/>
            <w:tcBorders>
              <w:top w:val="single" w:sz="8" w:space="0" w:color="auto"/>
              <w:left w:val="single" w:sz="8" w:space="0" w:color="auto"/>
              <w:bottom w:val="single" w:sz="8" w:space="0" w:color="auto"/>
              <w:right w:val="single" w:sz="8" w:space="0" w:color="auto"/>
            </w:tcBorders>
            <w:shd w:val="clear" w:color="auto" w:fill="FFFFFF" w:themeFill="background1"/>
          </w:tcPr>
          <w:p w14:paraId="537679A2" w14:textId="640E812A" w:rsidR="1030743A" w:rsidRDefault="00F01631" w:rsidP="1030743A">
            <w:pPr>
              <w:jc w:val="center"/>
            </w:pPr>
            <w:r>
              <w:rPr>
                <w:rFonts w:ascii="Aptos Display" w:eastAsia="Aptos Display" w:hAnsi="Aptos Display" w:cs="Aptos Display"/>
                <w:color w:val="000000" w:themeColor="text1"/>
              </w:rPr>
              <w:t>Text (2)</w:t>
            </w:r>
          </w:p>
        </w:tc>
        <w:tc>
          <w:tcPr>
            <w:tcW w:w="1819" w:type="dxa"/>
            <w:tcBorders>
              <w:top w:val="single" w:sz="8" w:space="0" w:color="auto"/>
              <w:left w:val="single" w:sz="8" w:space="0" w:color="auto"/>
              <w:bottom w:val="single" w:sz="8" w:space="0" w:color="auto"/>
              <w:right w:val="single" w:sz="8" w:space="0" w:color="auto"/>
            </w:tcBorders>
            <w:shd w:val="clear" w:color="auto" w:fill="FFFFFF" w:themeFill="background1"/>
          </w:tcPr>
          <w:p w14:paraId="0A952854" w14:textId="4FFC129F" w:rsidR="1030743A" w:rsidRDefault="1030743A" w:rsidP="1030743A">
            <w:pPr>
              <w:jc w:val="center"/>
            </w:pPr>
            <w:r w:rsidRPr="1030743A">
              <w:rPr>
                <w:rFonts w:ascii="Aptos Display" w:eastAsia="Aptos Display" w:hAnsi="Aptos Display" w:cs="Aptos Display"/>
                <w:color w:val="000000" w:themeColor="text1"/>
              </w:rPr>
              <w:t>Must be valid US state code</w:t>
            </w:r>
          </w:p>
        </w:tc>
      </w:tr>
      <w:tr w:rsidR="1030743A" w14:paraId="0CD4F946" w14:textId="77777777" w:rsidTr="47C176BB">
        <w:trPr>
          <w:trHeight w:val="630"/>
        </w:trPr>
        <w:tc>
          <w:tcPr>
            <w:tcW w:w="1689" w:type="dxa"/>
            <w:tcBorders>
              <w:top w:val="single" w:sz="8" w:space="0" w:color="auto"/>
              <w:left w:val="single" w:sz="8" w:space="0" w:color="auto"/>
              <w:bottom w:val="single" w:sz="8" w:space="0" w:color="auto"/>
              <w:right w:val="single" w:sz="8" w:space="0" w:color="auto"/>
            </w:tcBorders>
            <w:shd w:val="clear" w:color="auto" w:fill="FFFFFF" w:themeFill="background1"/>
          </w:tcPr>
          <w:p w14:paraId="42B548BD" w14:textId="081FB286" w:rsidR="1030743A" w:rsidRDefault="1030743A" w:rsidP="1030743A">
            <w:pPr>
              <w:jc w:val="center"/>
            </w:pPr>
            <w:r w:rsidRPr="1030743A">
              <w:rPr>
                <w:rFonts w:ascii="Aptos Display" w:eastAsia="Aptos Display" w:hAnsi="Aptos Display" w:cs="Aptos Display"/>
                <w:color w:val="000000" w:themeColor="text1"/>
              </w:rPr>
              <w:t>Organization Address Zip Code</w:t>
            </w:r>
          </w:p>
        </w:tc>
        <w:tc>
          <w:tcPr>
            <w:tcW w:w="3003" w:type="dxa"/>
            <w:tcBorders>
              <w:top w:val="single" w:sz="8" w:space="0" w:color="auto"/>
              <w:left w:val="single" w:sz="8" w:space="0" w:color="auto"/>
              <w:bottom w:val="single" w:sz="8" w:space="0" w:color="auto"/>
              <w:right w:val="single" w:sz="8" w:space="0" w:color="auto"/>
            </w:tcBorders>
            <w:shd w:val="clear" w:color="auto" w:fill="FFFFFF" w:themeFill="background1"/>
          </w:tcPr>
          <w:p w14:paraId="009E9352" w14:textId="69DCDFDC" w:rsidR="1030743A" w:rsidRDefault="1030743A" w:rsidP="1030743A">
            <w:pPr>
              <w:jc w:val="center"/>
            </w:pPr>
            <w:r w:rsidRPr="1030743A">
              <w:rPr>
                <w:rFonts w:ascii="Aptos Display" w:eastAsia="Aptos Display" w:hAnsi="Aptos Display" w:cs="Aptos Display"/>
                <w:color w:val="000000" w:themeColor="text1"/>
              </w:rPr>
              <w:t>Volunteer_Address_Zip_Code or Organization_Zip</w:t>
            </w:r>
          </w:p>
        </w:tc>
        <w:tc>
          <w:tcPr>
            <w:tcW w:w="1361" w:type="dxa"/>
            <w:tcBorders>
              <w:top w:val="single" w:sz="8" w:space="0" w:color="auto"/>
              <w:left w:val="single" w:sz="8" w:space="0" w:color="auto"/>
              <w:bottom w:val="single" w:sz="8" w:space="0" w:color="auto"/>
              <w:right w:val="single" w:sz="8" w:space="0" w:color="auto"/>
            </w:tcBorders>
            <w:shd w:val="clear" w:color="auto" w:fill="FFFFFF" w:themeFill="background1"/>
          </w:tcPr>
          <w:p w14:paraId="64476503" w14:textId="5540C76B" w:rsidR="1030743A" w:rsidRDefault="1030743A" w:rsidP="1030743A">
            <w:pPr>
              <w:jc w:val="center"/>
            </w:pPr>
            <w:r w:rsidRPr="1030743A">
              <w:rPr>
                <w:rFonts w:ascii="Aptos Display" w:eastAsia="Aptos Display" w:hAnsi="Aptos Display" w:cs="Aptos Display"/>
                <w:color w:val="000000" w:themeColor="text1"/>
              </w:rPr>
              <w:t>Volunteer and Group Members</w:t>
            </w:r>
          </w:p>
        </w:tc>
        <w:tc>
          <w:tcPr>
            <w:tcW w:w="1488" w:type="dxa"/>
            <w:tcBorders>
              <w:top w:val="single" w:sz="8" w:space="0" w:color="auto"/>
              <w:left w:val="single" w:sz="8" w:space="0" w:color="auto"/>
              <w:bottom w:val="single" w:sz="8" w:space="0" w:color="auto"/>
              <w:right w:val="single" w:sz="8" w:space="0" w:color="auto"/>
            </w:tcBorders>
            <w:shd w:val="clear" w:color="auto" w:fill="FFFFFF" w:themeFill="background1"/>
          </w:tcPr>
          <w:p w14:paraId="75A6A1D2" w14:textId="4490EA13" w:rsidR="1030743A" w:rsidRDefault="1030743A" w:rsidP="1030743A">
            <w:pPr>
              <w:jc w:val="center"/>
            </w:pPr>
            <w:r w:rsidRPr="1030743A">
              <w:rPr>
                <w:rFonts w:ascii="Aptos Display" w:eastAsia="Aptos Display" w:hAnsi="Aptos Display" w:cs="Aptos Display"/>
                <w:color w:val="000000" w:themeColor="text1"/>
              </w:rPr>
              <w:t>5-digit ZIP</w:t>
            </w:r>
            <w:r w:rsidR="00F01631">
              <w:rPr>
                <w:rFonts w:ascii="Aptos Display" w:eastAsia="Aptos Display" w:hAnsi="Aptos Display" w:cs="Aptos Display"/>
                <w:color w:val="000000" w:themeColor="text1"/>
              </w:rPr>
              <w:t xml:space="preserve"> (5)</w:t>
            </w:r>
          </w:p>
        </w:tc>
        <w:tc>
          <w:tcPr>
            <w:tcW w:w="1819" w:type="dxa"/>
            <w:tcBorders>
              <w:top w:val="single" w:sz="8" w:space="0" w:color="auto"/>
              <w:left w:val="single" w:sz="8" w:space="0" w:color="auto"/>
              <w:bottom w:val="single" w:sz="8" w:space="0" w:color="auto"/>
              <w:right w:val="single" w:sz="8" w:space="0" w:color="auto"/>
            </w:tcBorders>
            <w:shd w:val="clear" w:color="auto" w:fill="FFFFFF" w:themeFill="background1"/>
          </w:tcPr>
          <w:p w14:paraId="449346A9" w14:textId="305427EC" w:rsidR="1030743A" w:rsidRDefault="1030743A" w:rsidP="1030743A">
            <w:pPr>
              <w:jc w:val="center"/>
            </w:pPr>
            <w:r w:rsidRPr="1030743A">
              <w:rPr>
                <w:rFonts w:ascii="Aptos Display" w:eastAsia="Aptos Display" w:hAnsi="Aptos Display" w:cs="Aptos Display"/>
                <w:color w:val="000000" w:themeColor="text1"/>
              </w:rPr>
              <w:t>Zip code format</w:t>
            </w:r>
          </w:p>
        </w:tc>
      </w:tr>
    </w:tbl>
    <w:p w14:paraId="4E13B272" w14:textId="517E04B5" w:rsidR="1030743A" w:rsidRDefault="1030743A" w:rsidP="1030743A"/>
    <w:p w14:paraId="63D4FF4A" w14:textId="75D54DB3" w:rsidR="1030743A" w:rsidRDefault="1030743A" w:rsidP="1030743A"/>
    <w:p w14:paraId="47E2DFE5" w14:textId="5D61B9F6" w:rsidR="1030743A" w:rsidRDefault="1030743A" w:rsidP="1030743A"/>
    <w:p w14:paraId="18B88690" w14:textId="5918CF19" w:rsidR="1030743A" w:rsidRDefault="1030743A" w:rsidP="1030743A"/>
    <w:p w14:paraId="2FECDCCE" w14:textId="77777777" w:rsidR="00C6643D" w:rsidRDefault="00C6643D">
      <w:pPr>
        <w:spacing w:after="160" w:line="278" w:lineRule="auto"/>
        <w:rPr>
          <w:b/>
          <w:bCs/>
        </w:rPr>
      </w:pPr>
      <w:r>
        <w:rPr>
          <w:b/>
          <w:bCs/>
        </w:rPr>
        <w:br w:type="page"/>
      </w:r>
    </w:p>
    <w:p w14:paraId="1B49D302" w14:textId="43B91F26" w:rsidR="3462FB7B" w:rsidRDefault="3462FB7B">
      <w:r w:rsidRPr="1030743A">
        <w:rPr>
          <w:b/>
          <w:bCs/>
        </w:rPr>
        <w:t>Name</w:t>
      </w:r>
      <w:r w:rsidRPr="1030743A">
        <w:t>: Shift Allocation Summary</w:t>
      </w:r>
    </w:p>
    <w:p w14:paraId="3A89378D" w14:textId="65F03BF7" w:rsidR="1030743A" w:rsidRDefault="1030743A" w:rsidP="1030743A"/>
    <w:p w14:paraId="42CFA650" w14:textId="35AB82D2" w:rsidR="3462FB7B" w:rsidRDefault="3462FB7B">
      <w:r w:rsidRPr="1030743A">
        <w:rPr>
          <w:b/>
          <w:bCs/>
        </w:rPr>
        <w:t>Medium</w:t>
      </w:r>
      <w:r w:rsidRPr="1030743A">
        <w:t xml:space="preserve">: Printed PDF </w:t>
      </w:r>
    </w:p>
    <w:p w14:paraId="4265ED81" w14:textId="3DC862E7" w:rsidR="1030743A" w:rsidRDefault="1030743A" w:rsidP="1030743A"/>
    <w:p w14:paraId="23A1F864" w14:textId="7B929544" w:rsidR="3462FB7B" w:rsidRDefault="3462FB7B">
      <w:r w:rsidRPr="1030743A">
        <w:t>Special instructions</w:t>
      </w:r>
    </w:p>
    <w:p w14:paraId="701000D5" w14:textId="5EDD13D0" w:rsidR="3462FB7B" w:rsidRDefault="3462FB7B" w:rsidP="1030743A">
      <w:pPr>
        <w:pStyle w:val="ListParagraph"/>
        <w:numPr>
          <w:ilvl w:val="0"/>
          <w:numId w:val="17"/>
        </w:numPr>
      </w:pPr>
      <w:r w:rsidRPr="1030743A">
        <w:t>Includes definitions of staffing levels</w:t>
      </w:r>
    </w:p>
    <w:p w14:paraId="6C0B7158" w14:textId="5D9F97D0" w:rsidR="3462FB7B" w:rsidRDefault="3462FB7B" w:rsidP="1030743A">
      <w:pPr>
        <w:pStyle w:val="ListParagraph"/>
        <w:numPr>
          <w:ilvl w:val="0"/>
          <w:numId w:val="17"/>
        </w:numPr>
      </w:pPr>
      <w:r w:rsidRPr="1030743A">
        <w:t>Weekly counts are based on the volunteers checked in per shift</w:t>
      </w:r>
    </w:p>
    <w:p w14:paraId="39709BF9" w14:textId="1C9748FB" w:rsidR="3462FB7B" w:rsidRDefault="3462FB7B" w:rsidP="1030743A">
      <w:pPr>
        <w:pStyle w:val="ListParagraph"/>
        <w:numPr>
          <w:ilvl w:val="0"/>
          <w:numId w:val="17"/>
        </w:numPr>
      </w:pPr>
      <w:r w:rsidRPr="1030743A">
        <w:t>Reports include horizontal bar charts</w:t>
      </w:r>
    </w:p>
    <w:p w14:paraId="42CAC628" w14:textId="09F89E1F" w:rsidR="3462FB7B" w:rsidRDefault="3462FB7B" w:rsidP="1030743A">
      <w:pPr>
        <w:pStyle w:val="ListParagraph"/>
        <w:numPr>
          <w:ilvl w:val="0"/>
          <w:numId w:val="17"/>
        </w:numPr>
      </w:pPr>
      <w:r w:rsidRPr="1030743A">
        <w:t>Totals are automatically calculated</w:t>
      </w:r>
    </w:p>
    <w:p w14:paraId="1B121BEE" w14:textId="4711D535" w:rsidR="3462FB7B" w:rsidRDefault="3462FB7B" w:rsidP="1030743A">
      <w:pPr>
        <w:pStyle w:val="ListParagraph"/>
        <w:numPr>
          <w:ilvl w:val="0"/>
          <w:numId w:val="17"/>
        </w:numPr>
      </w:pPr>
      <w:r w:rsidRPr="1030743A">
        <w:t>Data should be filtered monthly</w:t>
      </w:r>
    </w:p>
    <w:p w14:paraId="6D227F38" w14:textId="6BE6CD9B" w:rsidR="1030743A" w:rsidRDefault="1030743A" w:rsidP="1030743A"/>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449"/>
        <w:gridCol w:w="3112"/>
        <w:gridCol w:w="1243"/>
        <w:gridCol w:w="1260"/>
        <w:gridCol w:w="2276"/>
      </w:tblGrid>
      <w:tr w:rsidR="1030743A" w14:paraId="1DDBD753" w14:textId="77777777" w:rsidTr="12192250">
        <w:trPr>
          <w:trHeight w:val="630"/>
        </w:trPr>
        <w:tc>
          <w:tcPr>
            <w:tcW w:w="1564" w:type="dxa"/>
            <w:tcBorders>
              <w:top w:val="single" w:sz="8" w:space="0" w:color="auto"/>
              <w:left w:val="single" w:sz="8" w:space="0" w:color="auto"/>
              <w:bottom w:val="single" w:sz="8" w:space="0" w:color="auto"/>
              <w:right w:val="single" w:sz="8" w:space="0" w:color="auto"/>
            </w:tcBorders>
            <w:shd w:val="clear" w:color="auto" w:fill="E7E6E6"/>
          </w:tcPr>
          <w:p w14:paraId="6F7C60E1" w14:textId="62B3524A" w:rsidR="1030743A" w:rsidRDefault="1030743A" w:rsidP="1030743A">
            <w:pPr>
              <w:jc w:val="center"/>
            </w:pPr>
            <w:r w:rsidRPr="1030743A">
              <w:rPr>
                <w:rFonts w:ascii="Aptos Display" w:eastAsia="Aptos Display" w:hAnsi="Aptos Display" w:cs="Aptos Display"/>
                <w:b/>
                <w:bCs/>
                <w:color w:val="000000" w:themeColor="text1"/>
              </w:rPr>
              <w:t>Input Label</w:t>
            </w:r>
          </w:p>
        </w:tc>
        <w:tc>
          <w:tcPr>
            <w:tcW w:w="3086" w:type="dxa"/>
            <w:tcBorders>
              <w:top w:val="single" w:sz="8" w:space="0" w:color="auto"/>
              <w:left w:val="single" w:sz="8" w:space="0" w:color="auto"/>
              <w:bottom w:val="single" w:sz="8" w:space="0" w:color="auto"/>
              <w:right w:val="single" w:sz="8" w:space="0" w:color="auto"/>
            </w:tcBorders>
            <w:shd w:val="clear" w:color="auto" w:fill="E7E6E6"/>
          </w:tcPr>
          <w:p w14:paraId="42CDF9CA" w14:textId="040941F1" w:rsidR="1030743A" w:rsidRDefault="1030743A" w:rsidP="1030743A">
            <w:pPr>
              <w:jc w:val="center"/>
            </w:pPr>
            <w:r w:rsidRPr="1030743A">
              <w:rPr>
                <w:rFonts w:ascii="Aptos Display" w:eastAsia="Aptos Display" w:hAnsi="Aptos Display" w:cs="Aptos Display"/>
                <w:b/>
                <w:bCs/>
                <w:color w:val="000000" w:themeColor="text1"/>
              </w:rPr>
              <w:t>Element Name</w:t>
            </w:r>
          </w:p>
        </w:tc>
        <w:tc>
          <w:tcPr>
            <w:tcW w:w="1271" w:type="dxa"/>
            <w:tcBorders>
              <w:top w:val="single" w:sz="8" w:space="0" w:color="auto"/>
              <w:left w:val="single" w:sz="8" w:space="0" w:color="auto"/>
              <w:bottom w:val="single" w:sz="8" w:space="0" w:color="auto"/>
              <w:right w:val="single" w:sz="8" w:space="0" w:color="auto"/>
            </w:tcBorders>
            <w:shd w:val="clear" w:color="auto" w:fill="E7E6E6"/>
          </w:tcPr>
          <w:p w14:paraId="27005C29" w14:textId="4FC5BC72" w:rsidR="1030743A" w:rsidRDefault="1030743A" w:rsidP="1030743A">
            <w:pPr>
              <w:jc w:val="center"/>
            </w:pPr>
            <w:r w:rsidRPr="1030743A">
              <w:rPr>
                <w:rFonts w:ascii="Aptos Display" w:eastAsia="Aptos Display" w:hAnsi="Aptos Display" w:cs="Aptos Display"/>
                <w:b/>
                <w:bCs/>
                <w:color w:val="000000" w:themeColor="text1"/>
              </w:rPr>
              <w:t>Table Name</w:t>
            </w:r>
          </w:p>
        </w:tc>
        <w:tc>
          <w:tcPr>
            <w:tcW w:w="1325" w:type="dxa"/>
            <w:tcBorders>
              <w:top w:val="single" w:sz="8" w:space="0" w:color="auto"/>
              <w:left w:val="single" w:sz="8" w:space="0" w:color="auto"/>
              <w:bottom w:val="single" w:sz="8" w:space="0" w:color="auto"/>
              <w:right w:val="single" w:sz="8" w:space="0" w:color="auto"/>
            </w:tcBorders>
            <w:shd w:val="clear" w:color="auto" w:fill="E7E6E6"/>
          </w:tcPr>
          <w:p w14:paraId="5FFD9F7F" w14:textId="79DEDB1C" w:rsidR="1030743A" w:rsidRDefault="1030743A" w:rsidP="1030743A">
            <w:pPr>
              <w:jc w:val="center"/>
            </w:pPr>
            <w:r w:rsidRPr="1030743A">
              <w:rPr>
                <w:rFonts w:ascii="Aptos Display" w:eastAsia="Aptos Display" w:hAnsi="Aptos Display" w:cs="Aptos Display"/>
                <w:b/>
                <w:bCs/>
                <w:color w:val="000000" w:themeColor="text1"/>
              </w:rPr>
              <w:t>Edit Mask</w:t>
            </w:r>
          </w:p>
        </w:tc>
        <w:tc>
          <w:tcPr>
            <w:tcW w:w="2114" w:type="dxa"/>
            <w:tcBorders>
              <w:top w:val="single" w:sz="8" w:space="0" w:color="auto"/>
              <w:left w:val="single" w:sz="8" w:space="0" w:color="auto"/>
              <w:bottom w:val="single" w:sz="8" w:space="0" w:color="auto"/>
              <w:right w:val="single" w:sz="8" w:space="0" w:color="auto"/>
            </w:tcBorders>
            <w:shd w:val="clear" w:color="auto" w:fill="E7E6E6"/>
          </w:tcPr>
          <w:p w14:paraId="4C6BAE38" w14:textId="4F7478DC" w:rsidR="1030743A" w:rsidRDefault="1030743A" w:rsidP="1030743A">
            <w:pPr>
              <w:jc w:val="center"/>
            </w:pPr>
            <w:r w:rsidRPr="1030743A">
              <w:rPr>
                <w:rFonts w:ascii="Aptos Display" w:eastAsia="Aptos Display" w:hAnsi="Aptos Display" w:cs="Aptos Display"/>
                <w:b/>
                <w:bCs/>
                <w:color w:val="000000" w:themeColor="text1"/>
              </w:rPr>
              <w:t>Editing / Validation</w:t>
            </w:r>
          </w:p>
        </w:tc>
      </w:tr>
      <w:tr w:rsidR="1030743A" w14:paraId="2F02A6C7" w14:textId="77777777" w:rsidTr="12192250">
        <w:trPr>
          <w:trHeight w:val="630"/>
        </w:trPr>
        <w:tc>
          <w:tcPr>
            <w:tcW w:w="1564" w:type="dxa"/>
            <w:tcBorders>
              <w:top w:val="single" w:sz="8" w:space="0" w:color="auto"/>
              <w:left w:val="single" w:sz="8" w:space="0" w:color="auto"/>
              <w:bottom w:val="single" w:sz="8" w:space="0" w:color="auto"/>
              <w:right w:val="single" w:sz="8" w:space="0" w:color="auto"/>
            </w:tcBorders>
          </w:tcPr>
          <w:p w14:paraId="21AA3AD8" w14:textId="6C97E515" w:rsidR="1030743A" w:rsidRDefault="1030743A" w:rsidP="1030743A">
            <w:pPr>
              <w:jc w:val="center"/>
            </w:pPr>
            <w:r w:rsidRPr="1030743A">
              <w:rPr>
                <w:rFonts w:ascii="Aptos Display" w:eastAsia="Aptos Display" w:hAnsi="Aptos Display" w:cs="Aptos Display"/>
              </w:rPr>
              <w:t>Organization Name</w:t>
            </w:r>
          </w:p>
        </w:tc>
        <w:tc>
          <w:tcPr>
            <w:tcW w:w="3086" w:type="dxa"/>
            <w:tcBorders>
              <w:top w:val="single" w:sz="8" w:space="0" w:color="auto"/>
              <w:left w:val="single" w:sz="8" w:space="0" w:color="auto"/>
              <w:bottom w:val="single" w:sz="8" w:space="0" w:color="auto"/>
              <w:right w:val="single" w:sz="8" w:space="0" w:color="auto"/>
            </w:tcBorders>
          </w:tcPr>
          <w:p w14:paraId="345B5FC5" w14:textId="149EE354" w:rsidR="1030743A" w:rsidRDefault="1030743A" w:rsidP="1030743A">
            <w:pPr>
              <w:jc w:val="center"/>
            </w:pPr>
            <w:r w:rsidRPr="1030743A">
              <w:rPr>
                <w:rFonts w:ascii="Aptos Display" w:eastAsia="Aptos Display" w:hAnsi="Aptos Display" w:cs="Aptos Display"/>
              </w:rPr>
              <w:t>Organization_name</w:t>
            </w:r>
          </w:p>
        </w:tc>
        <w:tc>
          <w:tcPr>
            <w:tcW w:w="1271" w:type="dxa"/>
            <w:tcBorders>
              <w:top w:val="single" w:sz="8" w:space="0" w:color="auto"/>
              <w:left w:val="single" w:sz="8" w:space="0" w:color="auto"/>
              <w:bottom w:val="single" w:sz="8" w:space="0" w:color="auto"/>
              <w:right w:val="single" w:sz="8" w:space="0" w:color="auto"/>
            </w:tcBorders>
          </w:tcPr>
          <w:p w14:paraId="523F3600" w14:textId="56F80C63" w:rsidR="1030743A" w:rsidRDefault="1030743A" w:rsidP="1030743A">
            <w:pPr>
              <w:jc w:val="center"/>
            </w:pPr>
            <w:r w:rsidRPr="1030743A">
              <w:rPr>
                <w:rFonts w:ascii="Aptos Display" w:eastAsia="Aptos Display" w:hAnsi="Aptos Display" w:cs="Aptos Display"/>
              </w:rPr>
              <w:t>Group Members</w:t>
            </w:r>
          </w:p>
        </w:tc>
        <w:tc>
          <w:tcPr>
            <w:tcW w:w="1325" w:type="dxa"/>
            <w:tcBorders>
              <w:top w:val="single" w:sz="8" w:space="0" w:color="auto"/>
              <w:left w:val="single" w:sz="8" w:space="0" w:color="auto"/>
              <w:bottom w:val="single" w:sz="8" w:space="0" w:color="auto"/>
              <w:right w:val="single" w:sz="8" w:space="0" w:color="auto"/>
            </w:tcBorders>
          </w:tcPr>
          <w:p w14:paraId="497DB0B4" w14:textId="4BBDE79B" w:rsidR="1030743A" w:rsidRDefault="1030743A" w:rsidP="1030743A">
            <w:pPr>
              <w:jc w:val="center"/>
            </w:pPr>
            <w:r w:rsidRPr="1030743A">
              <w:rPr>
                <w:rFonts w:ascii="Aptos Display" w:eastAsia="Aptos Display" w:hAnsi="Aptos Display" w:cs="Aptos Display"/>
              </w:rPr>
              <w:t>Text</w:t>
            </w:r>
          </w:p>
        </w:tc>
        <w:tc>
          <w:tcPr>
            <w:tcW w:w="2114" w:type="dxa"/>
            <w:tcBorders>
              <w:top w:val="single" w:sz="8" w:space="0" w:color="auto"/>
              <w:left w:val="single" w:sz="8" w:space="0" w:color="auto"/>
              <w:bottom w:val="single" w:sz="8" w:space="0" w:color="auto"/>
              <w:right w:val="single" w:sz="8" w:space="0" w:color="auto"/>
            </w:tcBorders>
          </w:tcPr>
          <w:p w14:paraId="14E52807" w14:textId="7CFFB8CB" w:rsidR="1030743A" w:rsidRDefault="1030743A" w:rsidP="1030743A">
            <w:pPr>
              <w:jc w:val="center"/>
            </w:pPr>
            <w:r w:rsidRPr="1030743A">
              <w:rPr>
                <w:rFonts w:ascii="Aptos Display" w:eastAsia="Aptos Display" w:hAnsi="Aptos Display" w:cs="Aptos Display"/>
              </w:rPr>
              <w:t>Match existing organization record.</w:t>
            </w:r>
          </w:p>
        </w:tc>
      </w:tr>
      <w:tr w:rsidR="1030743A" w14:paraId="53081BC3" w14:textId="77777777" w:rsidTr="12192250">
        <w:trPr>
          <w:trHeight w:val="630"/>
        </w:trPr>
        <w:tc>
          <w:tcPr>
            <w:tcW w:w="1564" w:type="dxa"/>
            <w:tcBorders>
              <w:top w:val="single" w:sz="8" w:space="0" w:color="auto"/>
              <w:left w:val="single" w:sz="8" w:space="0" w:color="auto"/>
              <w:bottom w:val="single" w:sz="8" w:space="0" w:color="auto"/>
              <w:right w:val="single" w:sz="8" w:space="0" w:color="auto"/>
            </w:tcBorders>
          </w:tcPr>
          <w:p w14:paraId="2B4C0362" w14:textId="6D92D1A0" w:rsidR="1030743A" w:rsidRDefault="1030743A" w:rsidP="1030743A">
            <w:pPr>
              <w:jc w:val="center"/>
            </w:pPr>
            <w:r w:rsidRPr="1030743A">
              <w:rPr>
                <w:rFonts w:ascii="Aptos Display" w:eastAsia="Aptos Display" w:hAnsi="Aptos Display" w:cs="Aptos Display"/>
              </w:rPr>
              <w:t xml:space="preserve">Report Title </w:t>
            </w:r>
          </w:p>
        </w:tc>
        <w:tc>
          <w:tcPr>
            <w:tcW w:w="3086" w:type="dxa"/>
            <w:tcBorders>
              <w:top w:val="single" w:sz="8" w:space="0" w:color="auto"/>
              <w:left w:val="single" w:sz="8" w:space="0" w:color="auto"/>
              <w:bottom w:val="single" w:sz="8" w:space="0" w:color="auto"/>
              <w:right w:val="single" w:sz="8" w:space="0" w:color="auto"/>
            </w:tcBorders>
          </w:tcPr>
          <w:p w14:paraId="727A87C4" w14:textId="6F013C49" w:rsidR="1030743A" w:rsidRDefault="1030743A" w:rsidP="1030743A">
            <w:pPr>
              <w:jc w:val="center"/>
            </w:pPr>
            <w:r w:rsidRPr="1030743A">
              <w:rPr>
                <w:rFonts w:ascii="Aptos Display" w:eastAsia="Aptos Display" w:hAnsi="Aptos Display" w:cs="Aptos Display"/>
              </w:rPr>
              <w:t>Report_Title</w:t>
            </w:r>
          </w:p>
        </w:tc>
        <w:tc>
          <w:tcPr>
            <w:tcW w:w="1271" w:type="dxa"/>
            <w:tcBorders>
              <w:top w:val="single" w:sz="8" w:space="0" w:color="auto"/>
              <w:left w:val="single" w:sz="8" w:space="0" w:color="auto"/>
              <w:bottom w:val="single" w:sz="8" w:space="0" w:color="auto"/>
              <w:right w:val="single" w:sz="8" w:space="0" w:color="auto"/>
            </w:tcBorders>
          </w:tcPr>
          <w:p w14:paraId="779BA4DA" w14:textId="102235FE" w:rsidR="1030743A" w:rsidRDefault="15E29F3A" w:rsidP="12192250">
            <w:pPr>
              <w:jc w:val="center"/>
              <w:rPr>
                <w:rFonts w:ascii="Aptos Display" w:eastAsia="Aptos Display" w:hAnsi="Aptos Display" w:cs="Aptos Display"/>
              </w:rPr>
            </w:pPr>
            <w:r w:rsidRPr="12192250">
              <w:rPr>
                <w:rFonts w:ascii="Aptos Display" w:eastAsia="Aptos Display" w:hAnsi="Aptos Display" w:cs="Aptos Display"/>
              </w:rPr>
              <w:t xml:space="preserve"> </w:t>
            </w:r>
            <w:r w:rsidR="546CC71A" w:rsidRPr="12192250">
              <w:rPr>
                <w:rFonts w:ascii="Aptos Display" w:eastAsia="Aptos Display" w:hAnsi="Aptos Display" w:cs="Aptos Display"/>
              </w:rPr>
              <w:t>Report</w:t>
            </w:r>
          </w:p>
        </w:tc>
        <w:tc>
          <w:tcPr>
            <w:tcW w:w="1325" w:type="dxa"/>
            <w:tcBorders>
              <w:top w:val="single" w:sz="8" w:space="0" w:color="auto"/>
              <w:left w:val="single" w:sz="8" w:space="0" w:color="auto"/>
              <w:bottom w:val="single" w:sz="8" w:space="0" w:color="auto"/>
              <w:right w:val="single" w:sz="8" w:space="0" w:color="auto"/>
            </w:tcBorders>
          </w:tcPr>
          <w:p w14:paraId="048E22B8" w14:textId="5FDF9712" w:rsidR="1030743A" w:rsidRDefault="1030743A" w:rsidP="1030743A">
            <w:pPr>
              <w:jc w:val="center"/>
            </w:pPr>
            <w:r w:rsidRPr="1030743A">
              <w:rPr>
                <w:rFonts w:ascii="Aptos Display" w:eastAsia="Aptos Display" w:hAnsi="Aptos Display" w:cs="Aptos Display"/>
              </w:rPr>
              <w:t>Text</w:t>
            </w:r>
          </w:p>
        </w:tc>
        <w:tc>
          <w:tcPr>
            <w:tcW w:w="2114" w:type="dxa"/>
            <w:tcBorders>
              <w:top w:val="single" w:sz="8" w:space="0" w:color="auto"/>
              <w:left w:val="single" w:sz="8" w:space="0" w:color="auto"/>
              <w:bottom w:val="single" w:sz="8" w:space="0" w:color="auto"/>
              <w:right w:val="single" w:sz="8" w:space="0" w:color="auto"/>
            </w:tcBorders>
          </w:tcPr>
          <w:p w14:paraId="580F65E3" w14:textId="7987540D" w:rsidR="1030743A" w:rsidRDefault="1030743A" w:rsidP="1030743A">
            <w:pPr>
              <w:jc w:val="center"/>
            </w:pPr>
            <w:r w:rsidRPr="1030743A">
              <w:rPr>
                <w:rFonts w:ascii="Aptos Display" w:eastAsia="Aptos Display" w:hAnsi="Aptos Display" w:cs="Aptos Display"/>
              </w:rPr>
              <w:t>No edit</w:t>
            </w:r>
          </w:p>
        </w:tc>
      </w:tr>
      <w:tr w:rsidR="1030743A" w14:paraId="156AB4D3" w14:textId="77777777" w:rsidTr="12192250">
        <w:trPr>
          <w:trHeight w:val="630"/>
        </w:trPr>
        <w:tc>
          <w:tcPr>
            <w:tcW w:w="1564" w:type="dxa"/>
            <w:tcBorders>
              <w:top w:val="single" w:sz="8" w:space="0" w:color="auto"/>
              <w:left w:val="single" w:sz="8" w:space="0" w:color="auto"/>
              <w:bottom w:val="single" w:sz="8" w:space="0" w:color="auto"/>
              <w:right w:val="single" w:sz="8" w:space="0" w:color="auto"/>
            </w:tcBorders>
            <w:shd w:val="clear" w:color="auto" w:fill="FFFFFF" w:themeFill="background1"/>
          </w:tcPr>
          <w:p w14:paraId="212A8E9C" w14:textId="26FC1947" w:rsidR="1030743A" w:rsidRDefault="1030743A" w:rsidP="1030743A">
            <w:pPr>
              <w:jc w:val="center"/>
            </w:pPr>
            <w:r w:rsidRPr="1030743A">
              <w:rPr>
                <w:rFonts w:ascii="Aptos Display" w:eastAsia="Aptos Display" w:hAnsi="Aptos Display" w:cs="Aptos Display"/>
                <w:color w:val="000000" w:themeColor="text1"/>
              </w:rPr>
              <w:t>Report monthly</w:t>
            </w:r>
          </w:p>
        </w:tc>
        <w:tc>
          <w:tcPr>
            <w:tcW w:w="3086" w:type="dxa"/>
            <w:tcBorders>
              <w:top w:val="single" w:sz="8" w:space="0" w:color="auto"/>
              <w:left w:val="single" w:sz="8" w:space="0" w:color="auto"/>
              <w:bottom w:val="single" w:sz="8" w:space="0" w:color="auto"/>
              <w:right w:val="single" w:sz="8" w:space="0" w:color="auto"/>
            </w:tcBorders>
            <w:shd w:val="clear" w:color="auto" w:fill="FFFFFF" w:themeFill="background1"/>
          </w:tcPr>
          <w:p w14:paraId="5B834FFA" w14:textId="55BFC4DD" w:rsidR="1030743A" w:rsidRDefault="1030743A" w:rsidP="1030743A">
            <w:pPr>
              <w:jc w:val="center"/>
            </w:pPr>
            <w:r w:rsidRPr="1030743A">
              <w:rPr>
                <w:rFonts w:ascii="Aptos Display" w:eastAsia="Aptos Display" w:hAnsi="Aptos Display" w:cs="Aptos Display"/>
                <w:color w:val="000000" w:themeColor="text1"/>
              </w:rPr>
              <w:t>Date_Month</w:t>
            </w:r>
          </w:p>
        </w:tc>
        <w:tc>
          <w:tcPr>
            <w:tcW w:w="1271" w:type="dxa"/>
            <w:tcBorders>
              <w:top w:val="single" w:sz="8" w:space="0" w:color="auto"/>
              <w:left w:val="single" w:sz="8" w:space="0" w:color="auto"/>
              <w:bottom w:val="single" w:sz="8" w:space="0" w:color="auto"/>
              <w:right w:val="single" w:sz="8" w:space="0" w:color="auto"/>
            </w:tcBorders>
            <w:shd w:val="clear" w:color="auto" w:fill="FFFFFF" w:themeFill="background1"/>
          </w:tcPr>
          <w:p w14:paraId="779B8C81" w14:textId="34A85BE7" w:rsidR="1030743A" w:rsidRDefault="1030743A" w:rsidP="1030743A">
            <w:pPr>
              <w:jc w:val="center"/>
            </w:pPr>
            <w:r w:rsidRPr="1030743A">
              <w:rPr>
                <w:rFonts w:ascii="Aptos Display" w:eastAsia="Aptos Display" w:hAnsi="Aptos Display" w:cs="Aptos Display"/>
                <w:color w:val="000000" w:themeColor="text1"/>
              </w:rPr>
              <w:t>Schedules</w:t>
            </w:r>
          </w:p>
        </w:tc>
        <w:tc>
          <w:tcPr>
            <w:tcW w:w="1325" w:type="dxa"/>
            <w:tcBorders>
              <w:top w:val="single" w:sz="8" w:space="0" w:color="auto"/>
              <w:left w:val="single" w:sz="8" w:space="0" w:color="auto"/>
              <w:bottom w:val="single" w:sz="8" w:space="0" w:color="auto"/>
              <w:right w:val="single" w:sz="8" w:space="0" w:color="auto"/>
            </w:tcBorders>
            <w:shd w:val="clear" w:color="auto" w:fill="FFFFFF" w:themeFill="background1"/>
          </w:tcPr>
          <w:p w14:paraId="4950C6D6" w14:textId="31628362" w:rsidR="1030743A" w:rsidRDefault="1030743A" w:rsidP="1030743A">
            <w:pPr>
              <w:jc w:val="center"/>
            </w:pPr>
            <w:r w:rsidRPr="1030743A">
              <w:rPr>
                <w:rFonts w:ascii="Aptos Display" w:eastAsia="Aptos Display" w:hAnsi="Aptos Display" w:cs="Aptos Display"/>
                <w:color w:val="000000" w:themeColor="text1"/>
              </w:rPr>
              <w:t>Number (2)</w:t>
            </w:r>
          </w:p>
        </w:tc>
        <w:tc>
          <w:tcPr>
            <w:tcW w:w="2114" w:type="dxa"/>
            <w:tcBorders>
              <w:top w:val="single" w:sz="8" w:space="0" w:color="auto"/>
              <w:left w:val="single" w:sz="8" w:space="0" w:color="auto"/>
              <w:bottom w:val="single" w:sz="8" w:space="0" w:color="auto"/>
              <w:right w:val="single" w:sz="8" w:space="0" w:color="auto"/>
            </w:tcBorders>
            <w:shd w:val="clear" w:color="auto" w:fill="FFFFFF" w:themeFill="background1"/>
          </w:tcPr>
          <w:p w14:paraId="2EB04A87" w14:textId="06BAD84D" w:rsidR="1030743A" w:rsidRDefault="1030743A" w:rsidP="1030743A">
            <w:pPr>
              <w:jc w:val="center"/>
            </w:pPr>
            <w:r w:rsidRPr="1030743A">
              <w:rPr>
                <w:rFonts w:ascii="Aptos Display" w:eastAsia="Aptos Display" w:hAnsi="Aptos Display" w:cs="Aptos Display"/>
                <w:color w:val="000000" w:themeColor="text1"/>
              </w:rPr>
              <w:t>Valid 1-12 integer or month name</w:t>
            </w:r>
          </w:p>
        </w:tc>
      </w:tr>
      <w:tr w:rsidR="1030743A" w14:paraId="4D6ED716" w14:textId="77777777" w:rsidTr="12192250">
        <w:trPr>
          <w:trHeight w:val="630"/>
        </w:trPr>
        <w:tc>
          <w:tcPr>
            <w:tcW w:w="1564" w:type="dxa"/>
            <w:tcBorders>
              <w:top w:val="single" w:sz="8" w:space="0" w:color="auto"/>
              <w:left w:val="single" w:sz="8" w:space="0" w:color="auto"/>
              <w:bottom w:val="single" w:sz="8" w:space="0" w:color="auto"/>
              <w:right w:val="single" w:sz="8" w:space="0" w:color="auto"/>
            </w:tcBorders>
            <w:shd w:val="clear" w:color="auto" w:fill="FFFFFF" w:themeFill="background1"/>
          </w:tcPr>
          <w:p w14:paraId="4E4B013C" w14:textId="3526C243" w:rsidR="1030743A" w:rsidRDefault="1030743A" w:rsidP="1030743A">
            <w:pPr>
              <w:jc w:val="center"/>
            </w:pPr>
            <w:r w:rsidRPr="1030743A">
              <w:rPr>
                <w:rFonts w:ascii="Aptos Display" w:eastAsia="Aptos Display" w:hAnsi="Aptos Display" w:cs="Aptos Display"/>
                <w:color w:val="000000" w:themeColor="text1"/>
              </w:rPr>
              <w:t xml:space="preserve">Status Category </w:t>
            </w:r>
          </w:p>
        </w:tc>
        <w:tc>
          <w:tcPr>
            <w:tcW w:w="3086" w:type="dxa"/>
            <w:tcBorders>
              <w:top w:val="single" w:sz="8" w:space="0" w:color="auto"/>
              <w:left w:val="single" w:sz="8" w:space="0" w:color="auto"/>
              <w:bottom w:val="single" w:sz="8" w:space="0" w:color="auto"/>
              <w:right w:val="single" w:sz="8" w:space="0" w:color="auto"/>
            </w:tcBorders>
            <w:shd w:val="clear" w:color="auto" w:fill="FFFFFF" w:themeFill="background1"/>
          </w:tcPr>
          <w:p w14:paraId="634D6170" w14:textId="24FCD173" w:rsidR="1030743A" w:rsidRDefault="1030743A" w:rsidP="1030743A">
            <w:pPr>
              <w:jc w:val="center"/>
            </w:pPr>
            <w:r w:rsidRPr="1030743A">
              <w:rPr>
                <w:rFonts w:ascii="Aptos Display" w:eastAsia="Aptos Display" w:hAnsi="Aptos Display" w:cs="Aptos Display"/>
                <w:color w:val="000000" w:themeColor="text1"/>
              </w:rPr>
              <w:t>Shift_type</w:t>
            </w:r>
          </w:p>
        </w:tc>
        <w:tc>
          <w:tcPr>
            <w:tcW w:w="1271" w:type="dxa"/>
            <w:tcBorders>
              <w:top w:val="single" w:sz="8" w:space="0" w:color="auto"/>
              <w:left w:val="single" w:sz="8" w:space="0" w:color="auto"/>
              <w:bottom w:val="single" w:sz="8" w:space="0" w:color="auto"/>
              <w:right w:val="single" w:sz="8" w:space="0" w:color="auto"/>
            </w:tcBorders>
            <w:shd w:val="clear" w:color="auto" w:fill="FFFFFF" w:themeFill="background1"/>
          </w:tcPr>
          <w:p w14:paraId="0FC36E84" w14:textId="5B5C521C" w:rsidR="1030743A" w:rsidRDefault="1030743A" w:rsidP="1030743A">
            <w:pPr>
              <w:jc w:val="center"/>
            </w:pPr>
            <w:r w:rsidRPr="1030743A">
              <w:rPr>
                <w:rFonts w:ascii="Aptos Display" w:eastAsia="Aptos Display" w:hAnsi="Aptos Display" w:cs="Aptos Display"/>
                <w:color w:val="000000" w:themeColor="text1"/>
              </w:rPr>
              <w:t>Schedule</w:t>
            </w:r>
          </w:p>
        </w:tc>
        <w:tc>
          <w:tcPr>
            <w:tcW w:w="1325" w:type="dxa"/>
            <w:tcBorders>
              <w:top w:val="single" w:sz="8" w:space="0" w:color="auto"/>
              <w:left w:val="single" w:sz="8" w:space="0" w:color="auto"/>
              <w:bottom w:val="single" w:sz="8" w:space="0" w:color="auto"/>
              <w:right w:val="single" w:sz="8" w:space="0" w:color="auto"/>
            </w:tcBorders>
            <w:shd w:val="clear" w:color="auto" w:fill="FFFFFF" w:themeFill="background1"/>
          </w:tcPr>
          <w:p w14:paraId="4FAD3F2D" w14:textId="0C1F4274" w:rsidR="1030743A" w:rsidRDefault="777459A5" w:rsidP="1030743A">
            <w:pPr>
              <w:jc w:val="center"/>
            </w:pPr>
            <w:r w:rsidRPr="222EC206">
              <w:rPr>
                <w:rFonts w:ascii="Aptos Display" w:eastAsia="Aptos Display" w:hAnsi="Aptos Display" w:cs="Aptos Display"/>
                <w:color w:val="000000" w:themeColor="text1"/>
              </w:rPr>
              <w:t xml:space="preserve">Text </w:t>
            </w:r>
          </w:p>
        </w:tc>
        <w:tc>
          <w:tcPr>
            <w:tcW w:w="2114" w:type="dxa"/>
            <w:tcBorders>
              <w:top w:val="single" w:sz="8" w:space="0" w:color="auto"/>
              <w:left w:val="single" w:sz="8" w:space="0" w:color="auto"/>
              <w:bottom w:val="single" w:sz="8" w:space="0" w:color="auto"/>
              <w:right w:val="single" w:sz="8" w:space="0" w:color="auto"/>
            </w:tcBorders>
            <w:shd w:val="clear" w:color="auto" w:fill="FFFFFF" w:themeFill="background1"/>
          </w:tcPr>
          <w:p w14:paraId="0FD3C66F" w14:textId="33419D3A" w:rsidR="1030743A" w:rsidRDefault="1030743A" w:rsidP="1030743A">
            <w:r w:rsidRPr="1030743A">
              <w:rPr>
                <w:rFonts w:ascii="Aptos Display" w:eastAsia="Aptos Display" w:hAnsi="Aptos Display" w:cs="Aptos Display"/>
                <w:color w:val="000000" w:themeColor="text1"/>
              </w:rPr>
              <w:t>&lt;20 = understaffed, =20 = fully staffed, &gt;20 Overstaffed</w:t>
            </w:r>
          </w:p>
        </w:tc>
      </w:tr>
      <w:tr w:rsidR="1030743A" w14:paraId="0085D8D3" w14:textId="77777777" w:rsidTr="12192250">
        <w:trPr>
          <w:trHeight w:val="630"/>
        </w:trPr>
        <w:tc>
          <w:tcPr>
            <w:tcW w:w="1564" w:type="dxa"/>
            <w:tcBorders>
              <w:top w:val="single" w:sz="8" w:space="0" w:color="auto"/>
              <w:left w:val="single" w:sz="8" w:space="0" w:color="auto"/>
              <w:bottom w:val="single" w:sz="8" w:space="0" w:color="auto"/>
              <w:right w:val="single" w:sz="8" w:space="0" w:color="auto"/>
            </w:tcBorders>
            <w:shd w:val="clear" w:color="auto" w:fill="FFFFFF" w:themeFill="background1"/>
          </w:tcPr>
          <w:p w14:paraId="3258C56A" w14:textId="650BD45F" w:rsidR="1030743A" w:rsidRDefault="1030743A" w:rsidP="1030743A">
            <w:pPr>
              <w:jc w:val="center"/>
            </w:pPr>
            <w:r w:rsidRPr="1030743A">
              <w:rPr>
                <w:rFonts w:ascii="Aptos Display" w:eastAsia="Aptos Display" w:hAnsi="Aptos Display" w:cs="Aptos Display"/>
                <w:color w:val="000000" w:themeColor="text1"/>
              </w:rPr>
              <w:t>Week Number</w:t>
            </w:r>
          </w:p>
        </w:tc>
        <w:tc>
          <w:tcPr>
            <w:tcW w:w="3086" w:type="dxa"/>
            <w:tcBorders>
              <w:top w:val="single" w:sz="8" w:space="0" w:color="auto"/>
              <w:left w:val="single" w:sz="8" w:space="0" w:color="auto"/>
              <w:bottom w:val="single" w:sz="8" w:space="0" w:color="auto"/>
              <w:right w:val="single" w:sz="8" w:space="0" w:color="auto"/>
            </w:tcBorders>
            <w:shd w:val="clear" w:color="auto" w:fill="FFFFFF" w:themeFill="background1"/>
          </w:tcPr>
          <w:p w14:paraId="12BEA213" w14:textId="6DD419F0" w:rsidR="1030743A" w:rsidRDefault="1030743A" w:rsidP="1030743A">
            <w:pPr>
              <w:jc w:val="center"/>
            </w:pPr>
            <w:r w:rsidRPr="1030743A">
              <w:rPr>
                <w:rFonts w:ascii="Aptos Display" w:eastAsia="Aptos Display" w:hAnsi="Aptos Display" w:cs="Aptos Display"/>
                <w:color w:val="000000" w:themeColor="text1"/>
              </w:rPr>
              <w:t>Week_Number</w:t>
            </w:r>
          </w:p>
        </w:tc>
        <w:tc>
          <w:tcPr>
            <w:tcW w:w="1271" w:type="dxa"/>
            <w:tcBorders>
              <w:top w:val="single" w:sz="8" w:space="0" w:color="auto"/>
              <w:left w:val="single" w:sz="8" w:space="0" w:color="auto"/>
              <w:bottom w:val="single" w:sz="8" w:space="0" w:color="auto"/>
              <w:right w:val="single" w:sz="8" w:space="0" w:color="auto"/>
            </w:tcBorders>
            <w:shd w:val="clear" w:color="auto" w:fill="FFFFFF" w:themeFill="background1"/>
          </w:tcPr>
          <w:p w14:paraId="3715A79A" w14:textId="424C1605" w:rsidR="1030743A" w:rsidRDefault="1030743A" w:rsidP="1030743A">
            <w:pPr>
              <w:jc w:val="center"/>
            </w:pPr>
            <w:r w:rsidRPr="1030743A">
              <w:rPr>
                <w:rFonts w:ascii="Aptos Display" w:eastAsia="Aptos Display" w:hAnsi="Aptos Display" w:cs="Aptos Display"/>
                <w:color w:val="000000" w:themeColor="text1"/>
              </w:rPr>
              <w:t>Schedules</w:t>
            </w:r>
          </w:p>
        </w:tc>
        <w:tc>
          <w:tcPr>
            <w:tcW w:w="1325" w:type="dxa"/>
            <w:tcBorders>
              <w:top w:val="single" w:sz="8" w:space="0" w:color="auto"/>
              <w:left w:val="single" w:sz="8" w:space="0" w:color="auto"/>
              <w:bottom w:val="single" w:sz="8" w:space="0" w:color="auto"/>
              <w:right w:val="single" w:sz="8" w:space="0" w:color="auto"/>
            </w:tcBorders>
            <w:shd w:val="clear" w:color="auto" w:fill="FFFFFF" w:themeFill="background1"/>
          </w:tcPr>
          <w:p w14:paraId="382C297C" w14:textId="1B62A0A8" w:rsidR="1030743A" w:rsidRDefault="1030743A" w:rsidP="1030743A">
            <w:pPr>
              <w:jc w:val="center"/>
            </w:pPr>
            <w:r w:rsidRPr="1030743A">
              <w:rPr>
                <w:rFonts w:ascii="Aptos Display" w:eastAsia="Aptos Display" w:hAnsi="Aptos Display" w:cs="Aptos Display"/>
                <w:color w:val="000000" w:themeColor="text1"/>
              </w:rPr>
              <w:t>Integer (1-4)</w:t>
            </w:r>
          </w:p>
        </w:tc>
        <w:tc>
          <w:tcPr>
            <w:tcW w:w="2114" w:type="dxa"/>
            <w:tcBorders>
              <w:top w:val="single" w:sz="8" w:space="0" w:color="auto"/>
              <w:left w:val="single" w:sz="8" w:space="0" w:color="auto"/>
              <w:bottom w:val="single" w:sz="8" w:space="0" w:color="auto"/>
              <w:right w:val="single" w:sz="8" w:space="0" w:color="auto"/>
            </w:tcBorders>
            <w:shd w:val="clear" w:color="auto" w:fill="FFFFFF" w:themeFill="background1"/>
          </w:tcPr>
          <w:p w14:paraId="76BFD1AD" w14:textId="11E31EFF" w:rsidR="1030743A" w:rsidRDefault="1030743A" w:rsidP="1030743A">
            <w:pPr>
              <w:jc w:val="center"/>
            </w:pPr>
            <w:r w:rsidRPr="1030743A">
              <w:rPr>
                <w:rFonts w:ascii="Aptos Display" w:eastAsia="Aptos Display" w:hAnsi="Aptos Display" w:cs="Aptos Display"/>
                <w:color w:val="000000" w:themeColor="text1"/>
              </w:rPr>
              <w:t>Derived from Date_Day_Of_Month using weekly grouping rules</w:t>
            </w:r>
          </w:p>
        </w:tc>
      </w:tr>
      <w:tr w:rsidR="1030743A" w14:paraId="4C04BAA9" w14:textId="77777777" w:rsidTr="12192250">
        <w:trPr>
          <w:trHeight w:val="630"/>
        </w:trPr>
        <w:tc>
          <w:tcPr>
            <w:tcW w:w="1564" w:type="dxa"/>
            <w:tcBorders>
              <w:top w:val="single" w:sz="8" w:space="0" w:color="auto"/>
              <w:left w:val="single" w:sz="8" w:space="0" w:color="auto"/>
              <w:bottom w:val="single" w:sz="8" w:space="0" w:color="auto"/>
              <w:right w:val="single" w:sz="8" w:space="0" w:color="auto"/>
            </w:tcBorders>
            <w:shd w:val="clear" w:color="auto" w:fill="FFFFFF" w:themeFill="background1"/>
          </w:tcPr>
          <w:p w14:paraId="65CE7203" w14:textId="6F7897C5" w:rsidR="1030743A" w:rsidRDefault="1030743A" w:rsidP="1030743A">
            <w:pPr>
              <w:jc w:val="center"/>
            </w:pPr>
            <w:r w:rsidRPr="1030743A">
              <w:rPr>
                <w:rFonts w:ascii="Aptos Display" w:eastAsia="Aptos Display" w:hAnsi="Aptos Display" w:cs="Aptos Display"/>
                <w:color w:val="000000" w:themeColor="text1"/>
              </w:rPr>
              <w:t># of Days</w:t>
            </w:r>
          </w:p>
        </w:tc>
        <w:tc>
          <w:tcPr>
            <w:tcW w:w="3086" w:type="dxa"/>
            <w:tcBorders>
              <w:top w:val="single" w:sz="8" w:space="0" w:color="auto"/>
              <w:left w:val="single" w:sz="8" w:space="0" w:color="auto"/>
              <w:bottom w:val="single" w:sz="8" w:space="0" w:color="auto"/>
              <w:right w:val="single" w:sz="8" w:space="0" w:color="auto"/>
            </w:tcBorders>
            <w:shd w:val="clear" w:color="auto" w:fill="FFFFFF" w:themeFill="background1"/>
          </w:tcPr>
          <w:p w14:paraId="6CEA6101" w14:textId="4C7FFCF3" w:rsidR="1030743A" w:rsidRDefault="1030743A" w:rsidP="1030743A">
            <w:pPr>
              <w:jc w:val="center"/>
            </w:pPr>
            <w:r w:rsidRPr="1030743A">
              <w:rPr>
                <w:rFonts w:ascii="Aptos Display" w:eastAsia="Aptos Display" w:hAnsi="Aptos Display" w:cs="Aptos Display"/>
                <w:color w:val="000000" w:themeColor="text1"/>
              </w:rPr>
              <w:t>Days_Coun</w:t>
            </w:r>
            <w:r w:rsidR="0073429F">
              <w:rPr>
                <w:rFonts w:ascii="Aptos Display" w:eastAsia="Aptos Display" w:hAnsi="Aptos Display" w:cs="Aptos Display"/>
                <w:color w:val="000000" w:themeColor="text1"/>
              </w:rPr>
              <w:t>t</w:t>
            </w:r>
            <w:r w:rsidRPr="1030743A">
              <w:rPr>
                <w:rFonts w:ascii="Aptos Display" w:eastAsia="Aptos Display" w:hAnsi="Aptos Display" w:cs="Aptos Display"/>
                <w:color w:val="000000" w:themeColor="text1"/>
              </w:rPr>
              <w:t>_By_Week_Status</w:t>
            </w:r>
          </w:p>
        </w:tc>
        <w:tc>
          <w:tcPr>
            <w:tcW w:w="1271" w:type="dxa"/>
            <w:tcBorders>
              <w:top w:val="single" w:sz="8" w:space="0" w:color="auto"/>
              <w:left w:val="single" w:sz="8" w:space="0" w:color="auto"/>
              <w:bottom w:val="single" w:sz="8" w:space="0" w:color="auto"/>
              <w:right w:val="single" w:sz="8" w:space="0" w:color="auto"/>
            </w:tcBorders>
            <w:shd w:val="clear" w:color="auto" w:fill="FFFFFF" w:themeFill="background1"/>
          </w:tcPr>
          <w:p w14:paraId="23AF82D2" w14:textId="75FD8AAE" w:rsidR="1030743A" w:rsidRDefault="1030743A" w:rsidP="1030743A">
            <w:pPr>
              <w:jc w:val="center"/>
            </w:pPr>
            <w:r w:rsidRPr="1030743A">
              <w:rPr>
                <w:rFonts w:ascii="Aptos Display" w:eastAsia="Aptos Display" w:hAnsi="Aptos Display" w:cs="Aptos Display"/>
                <w:color w:val="000000" w:themeColor="text1"/>
              </w:rPr>
              <w:t>System generated</w:t>
            </w:r>
          </w:p>
        </w:tc>
        <w:tc>
          <w:tcPr>
            <w:tcW w:w="1325" w:type="dxa"/>
            <w:tcBorders>
              <w:top w:val="single" w:sz="8" w:space="0" w:color="auto"/>
              <w:left w:val="single" w:sz="8" w:space="0" w:color="auto"/>
              <w:bottom w:val="single" w:sz="8" w:space="0" w:color="auto"/>
              <w:right w:val="single" w:sz="8" w:space="0" w:color="auto"/>
            </w:tcBorders>
            <w:shd w:val="clear" w:color="auto" w:fill="FFFFFF" w:themeFill="background1"/>
          </w:tcPr>
          <w:p w14:paraId="56E0A438" w14:textId="60086B11" w:rsidR="1030743A" w:rsidRDefault="1030743A" w:rsidP="1030743A">
            <w:pPr>
              <w:jc w:val="center"/>
            </w:pPr>
            <w:r w:rsidRPr="1030743A">
              <w:rPr>
                <w:rFonts w:ascii="Aptos Display" w:eastAsia="Aptos Display" w:hAnsi="Aptos Display" w:cs="Aptos Display"/>
                <w:color w:val="000000" w:themeColor="text1"/>
              </w:rPr>
              <w:t>Integer</w:t>
            </w:r>
          </w:p>
        </w:tc>
        <w:tc>
          <w:tcPr>
            <w:tcW w:w="2114" w:type="dxa"/>
            <w:tcBorders>
              <w:top w:val="single" w:sz="8" w:space="0" w:color="auto"/>
              <w:left w:val="single" w:sz="8" w:space="0" w:color="auto"/>
              <w:bottom w:val="single" w:sz="8" w:space="0" w:color="auto"/>
              <w:right w:val="single" w:sz="8" w:space="0" w:color="auto"/>
            </w:tcBorders>
            <w:shd w:val="clear" w:color="auto" w:fill="FFFFFF" w:themeFill="background1"/>
          </w:tcPr>
          <w:p w14:paraId="5DE360A8" w14:textId="7E6E5F8A" w:rsidR="1030743A" w:rsidRDefault="1030743A" w:rsidP="1030743A">
            <w:pPr>
              <w:jc w:val="center"/>
            </w:pPr>
            <w:r w:rsidRPr="1030743A">
              <w:rPr>
                <w:rFonts w:ascii="Aptos Display" w:eastAsia="Aptos Display" w:hAnsi="Aptos Display" w:cs="Aptos Display"/>
                <w:color w:val="000000" w:themeColor="text1"/>
              </w:rPr>
              <w:t>Count Schedule_IDs per week meeting status definition</w:t>
            </w:r>
          </w:p>
        </w:tc>
      </w:tr>
      <w:tr w:rsidR="1030743A" w14:paraId="55302133" w14:textId="77777777" w:rsidTr="12192250">
        <w:trPr>
          <w:trHeight w:val="630"/>
        </w:trPr>
        <w:tc>
          <w:tcPr>
            <w:tcW w:w="1564" w:type="dxa"/>
            <w:tcBorders>
              <w:top w:val="single" w:sz="8" w:space="0" w:color="auto"/>
              <w:left w:val="single" w:sz="8" w:space="0" w:color="auto"/>
              <w:bottom w:val="single" w:sz="8" w:space="0" w:color="auto"/>
              <w:right w:val="single" w:sz="8" w:space="0" w:color="auto"/>
            </w:tcBorders>
            <w:shd w:val="clear" w:color="auto" w:fill="FFFFFF" w:themeFill="background1"/>
          </w:tcPr>
          <w:p w14:paraId="611A0BD5" w14:textId="04E9642B" w:rsidR="1030743A" w:rsidRDefault="1030743A" w:rsidP="1030743A">
            <w:pPr>
              <w:jc w:val="center"/>
            </w:pPr>
            <w:r w:rsidRPr="1030743A">
              <w:rPr>
                <w:rFonts w:ascii="Aptos Display" w:eastAsia="Aptos Display" w:hAnsi="Aptos Display" w:cs="Aptos Display"/>
                <w:color w:val="000000" w:themeColor="text1"/>
              </w:rPr>
              <w:t xml:space="preserve">Total Days </w:t>
            </w:r>
          </w:p>
        </w:tc>
        <w:tc>
          <w:tcPr>
            <w:tcW w:w="3086" w:type="dxa"/>
            <w:tcBorders>
              <w:top w:val="single" w:sz="8" w:space="0" w:color="auto"/>
              <w:left w:val="single" w:sz="8" w:space="0" w:color="auto"/>
              <w:bottom w:val="single" w:sz="8" w:space="0" w:color="auto"/>
              <w:right w:val="single" w:sz="8" w:space="0" w:color="auto"/>
            </w:tcBorders>
            <w:shd w:val="clear" w:color="auto" w:fill="FFFFFF" w:themeFill="background1"/>
          </w:tcPr>
          <w:p w14:paraId="42AC6A07" w14:textId="3D6AA777" w:rsidR="1030743A" w:rsidRDefault="1030743A" w:rsidP="1030743A">
            <w:pPr>
              <w:jc w:val="center"/>
            </w:pPr>
            <w:r w:rsidRPr="1030743A">
              <w:rPr>
                <w:rFonts w:ascii="Aptos Display" w:eastAsia="Aptos Display" w:hAnsi="Aptos Display" w:cs="Aptos Display"/>
                <w:color w:val="000000" w:themeColor="text1"/>
              </w:rPr>
              <w:t>Days_Count_Total_Status</w:t>
            </w:r>
          </w:p>
        </w:tc>
        <w:tc>
          <w:tcPr>
            <w:tcW w:w="1271" w:type="dxa"/>
            <w:tcBorders>
              <w:top w:val="single" w:sz="8" w:space="0" w:color="auto"/>
              <w:left w:val="single" w:sz="8" w:space="0" w:color="auto"/>
              <w:bottom w:val="single" w:sz="8" w:space="0" w:color="auto"/>
              <w:right w:val="single" w:sz="8" w:space="0" w:color="auto"/>
            </w:tcBorders>
            <w:shd w:val="clear" w:color="auto" w:fill="FFFFFF" w:themeFill="background1"/>
          </w:tcPr>
          <w:p w14:paraId="5113632A" w14:textId="4E2C6CFF" w:rsidR="1030743A" w:rsidRDefault="1030743A" w:rsidP="1030743A">
            <w:pPr>
              <w:jc w:val="center"/>
            </w:pPr>
            <w:r w:rsidRPr="1030743A">
              <w:rPr>
                <w:rFonts w:ascii="Aptos Display" w:eastAsia="Aptos Display" w:hAnsi="Aptos Display" w:cs="Aptos Display"/>
                <w:color w:val="000000" w:themeColor="text1"/>
              </w:rPr>
              <w:t>System Generated</w:t>
            </w:r>
          </w:p>
        </w:tc>
        <w:tc>
          <w:tcPr>
            <w:tcW w:w="1325" w:type="dxa"/>
            <w:tcBorders>
              <w:top w:val="single" w:sz="8" w:space="0" w:color="auto"/>
              <w:left w:val="single" w:sz="8" w:space="0" w:color="auto"/>
              <w:bottom w:val="single" w:sz="8" w:space="0" w:color="auto"/>
              <w:right w:val="single" w:sz="8" w:space="0" w:color="auto"/>
            </w:tcBorders>
            <w:shd w:val="clear" w:color="auto" w:fill="FFFFFF" w:themeFill="background1"/>
          </w:tcPr>
          <w:p w14:paraId="5861E8DD" w14:textId="2B0BB4FA" w:rsidR="1030743A" w:rsidRDefault="1030743A" w:rsidP="1030743A">
            <w:pPr>
              <w:jc w:val="center"/>
            </w:pPr>
            <w:r w:rsidRPr="1030743A">
              <w:rPr>
                <w:rFonts w:ascii="Aptos Display" w:eastAsia="Aptos Display" w:hAnsi="Aptos Display" w:cs="Aptos Display"/>
                <w:color w:val="000000" w:themeColor="text1"/>
              </w:rPr>
              <w:t>Integer</w:t>
            </w:r>
          </w:p>
        </w:tc>
        <w:tc>
          <w:tcPr>
            <w:tcW w:w="2114" w:type="dxa"/>
            <w:tcBorders>
              <w:top w:val="single" w:sz="8" w:space="0" w:color="auto"/>
              <w:left w:val="single" w:sz="8" w:space="0" w:color="auto"/>
              <w:bottom w:val="single" w:sz="8" w:space="0" w:color="auto"/>
              <w:right w:val="single" w:sz="8" w:space="0" w:color="auto"/>
            </w:tcBorders>
            <w:shd w:val="clear" w:color="auto" w:fill="FFFFFF" w:themeFill="background1"/>
          </w:tcPr>
          <w:p w14:paraId="69EA3784" w14:textId="3630F428" w:rsidR="1030743A" w:rsidRDefault="1030743A" w:rsidP="1030743A">
            <w:pPr>
              <w:jc w:val="center"/>
            </w:pPr>
            <w:r w:rsidRPr="1030743A">
              <w:rPr>
                <w:rFonts w:ascii="Aptos Display" w:eastAsia="Aptos Display" w:hAnsi="Aptos Display" w:cs="Aptos Display"/>
                <w:color w:val="000000" w:themeColor="text1"/>
              </w:rPr>
              <w:t>Must be equal sum of all weekly counts for that status</w:t>
            </w:r>
          </w:p>
        </w:tc>
      </w:tr>
      <w:tr w:rsidR="1030743A" w14:paraId="150C4019" w14:textId="77777777" w:rsidTr="12192250">
        <w:trPr>
          <w:trHeight w:val="630"/>
        </w:trPr>
        <w:tc>
          <w:tcPr>
            <w:tcW w:w="1564" w:type="dxa"/>
            <w:tcBorders>
              <w:top w:val="single" w:sz="8" w:space="0" w:color="auto"/>
              <w:left w:val="single" w:sz="8" w:space="0" w:color="auto"/>
              <w:bottom w:val="single" w:sz="8" w:space="0" w:color="auto"/>
              <w:right w:val="single" w:sz="8" w:space="0" w:color="auto"/>
            </w:tcBorders>
            <w:shd w:val="clear" w:color="auto" w:fill="FFFFFF" w:themeFill="background1"/>
          </w:tcPr>
          <w:p w14:paraId="70DF8872" w14:textId="43F2DDB2" w:rsidR="1030743A" w:rsidRDefault="1030743A" w:rsidP="1030743A">
            <w:pPr>
              <w:jc w:val="center"/>
            </w:pPr>
            <w:r w:rsidRPr="1030743A">
              <w:rPr>
                <w:rFonts w:ascii="Aptos Display" w:eastAsia="Aptos Display" w:hAnsi="Aptos Display" w:cs="Aptos Display"/>
                <w:color w:val="000000" w:themeColor="text1"/>
              </w:rPr>
              <w:t>Chart  Status Labels</w:t>
            </w:r>
          </w:p>
        </w:tc>
        <w:tc>
          <w:tcPr>
            <w:tcW w:w="3086" w:type="dxa"/>
            <w:tcBorders>
              <w:top w:val="single" w:sz="8" w:space="0" w:color="auto"/>
              <w:left w:val="single" w:sz="8" w:space="0" w:color="auto"/>
              <w:bottom w:val="single" w:sz="8" w:space="0" w:color="auto"/>
              <w:right w:val="single" w:sz="8" w:space="0" w:color="auto"/>
            </w:tcBorders>
            <w:shd w:val="clear" w:color="auto" w:fill="FFFFFF" w:themeFill="background1"/>
          </w:tcPr>
          <w:p w14:paraId="782EBF07" w14:textId="07791DFC" w:rsidR="1030743A" w:rsidRDefault="1030743A" w:rsidP="1030743A">
            <w:pPr>
              <w:jc w:val="center"/>
            </w:pPr>
            <w:r w:rsidRPr="1030743A">
              <w:rPr>
                <w:rFonts w:ascii="Aptos Display" w:eastAsia="Aptos Display" w:hAnsi="Aptos Display" w:cs="Aptos Display"/>
                <w:color w:val="000000" w:themeColor="text1"/>
              </w:rPr>
              <w:t>S</w:t>
            </w:r>
            <w:r w:rsidR="0073429F">
              <w:rPr>
                <w:rFonts w:ascii="Aptos Display" w:eastAsia="Aptos Display" w:hAnsi="Aptos Display" w:cs="Aptos Display"/>
                <w:color w:val="000000" w:themeColor="text1"/>
              </w:rPr>
              <w:t>t</w:t>
            </w:r>
            <w:r w:rsidR="00F62E8D">
              <w:rPr>
                <w:rFonts w:ascii="Aptos Display" w:eastAsia="Aptos Display" w:hAnsi="Aptos Display" w:cs="Aptos Display"/>
                <w:color w:val="000000" w:themeColor="text1"/>
              </w:rPr>
              <w:t>a</w:t>
            </w:r>
            <w:r w:rsidR="0073429F">
              <w:rPr>
                <w:rFonts w:ascii="Aptos Display" w:eastAsia="Aptos Display" w:hAnsi="Aptos Display" w:cs="Aptos Display"/>
                <w:color w:val="000000" w:themeColor="text1"/>
              </w:rPr>
              <w:t>t</w:t>
            </w:r>
            <w:r w:rsidRPr="1030743A">
              <w:rPr>
                <w:rFonts w:ascii="Aptos Display" w:eastAsia="Aptos Display" w:hAnsi="Aptos Display" w:cs="Aptos Display"/>
                <w:color w:val="000000" w:themeColor="text1"/>
              </w:rPr>
              <w:t>us_Category</w:t>
            </w:r>
          </w:p>
        </w:tc>
        <w:tc>
          <w:tcPr>
            <w:tcW w:w="1271" w:type="dxa"/>
            <w:tcBorders>
              <w:top w:val="single" w:sz="8" w:space="0" w:color="auto"/>
              <w:left w:val="single" w:sz="8" w:space="0" w:color="auto"/>
              <w:bottom w:val="single" w:sz="8" w:space="0" w:color="auto"/>
              <w:right w:val="single" w:sz="8" w:space="0" w:color="auto"/>
            </w:tcBorders>
            <w:shd w:val="clear" w:color="auto" w:fill="FFFFFF" w:themeFill="background1"/>
          </w:tcPr>
          <w:p w14:paraId="41BB28C8" w14:textId="34CB6258" w:rsidR="1030743A" w:rsidRDefault="1030743A" w:rsidP="1030743A">
            <w:pPr>
              <w:jc w:val="center"/>
            </w:pPr>
            <w:r w:rsidRPr="1030743A">
              <w:rPr>
                <w:rFonts w:ascii="Aptos Display" w:eastAsia="Aptos Display" w:hAnsi="Aptos Display" w:cs="Aptos Display"/>
                <w:color w:val="000000" w:themeColor="text1"/>
              </w:rPr>
              <w:t>System Generated</w:t>
            </w:r>
          </w:p>
        </w:tc>
        <w:tc>
          <w:tcPr>
            <w:tcW w:w="1325" w:type="dxa"/>
            <w:tcBorders>
              <w:top w:val="single" w:sz="8" w:space="0" w:color="auto"/>
              <w:left w:val="single" w:sz="8" w:space="0" w:color="auto"/>
              <w:bottom w:val="single" w:sz="8" w:space="0" w:color="auto"/>
              <w:right w:val="single" w:sz="8" w:space="0" w:color="auto"/>
            </w:tcBorders>
            <w:shd w:val="clear" w:color="auto" w:fill="FFFFFF" w:themeFill="background1"/>
          </w:tcPr>
          <w:p w14:paraId="101DBC5F" w14:textId="65B92996" w:rsidR="1030743A" w:rsidRDefault="1030743A" w:rsidP="1030743A">
            <w:pPr>
              <w:jc w:val="center"/>
            </w:pPr>
            <w:r w:rsidRPr="1030743A">
              <w:rPr>
                <w:rFonts w:ascii="Aptos Display" w:eastAsia="Aptos Display" w:hAnsi="Aptos Display" w:cs="Aptos Display"/>
                <w:color w:val="000000" w:themeColor="text1"/>
              </w:rPr>
              <w:t>Text</w:t>
            </w:r>
          </w:p>
        </w:tc>
        <w:tc>
          <w:tcPr>
            <w:tcW w:w="2114" w:type="dxa"/>
            <w:tcBorders>
              <w:top w:val="single" w:sz="8" w:space="0" w:color="auto"/>
              <w:left w:val="single" w:sz="8" w:space="0" w:color="auto"/>
              <w:bottom w:val="single" w:sz="8" w:space="0" w:color="auto"/>
              <w:right w:val="single" w:sz="8" w:space="0" w:color="auto"/>
            </w:tcBorders>
            <w:shd w:val="clear" w:color="auto" w:fill="FFFFFF" w:themeFill="background1"/>
          </w:tcPr>
          <w:p w14:paraId="734CF140" w14:textId="29D6313F" w:rsidR="1030743A" w:rsidRDefault="1030743A" w:rsidP="1030743A">
            <w:pPr>
              <w:jc w:val="center"/>
            </w:pPr>
            <w:r w:rsidRPr="1030743A">
              <w:rPr>
                <w:rFonts w:ascii="Aptos Display" w:eastAsia="Aptos Display" w:hAnsi="Aptos Display" w:cs="Aptos Display"/>
                <w:color w:val="000000" w:themeColor="text1"/>
              </w:rPr>
              <w:t>Must match one of the staffing alternatives</w:t>
            </w:r>
          </w:p>
        </w:tc>
      </w:tr>
      <w:tr w:rsidR="1030743A" w14:paraId="5CC3973A" w14:textId="77777777" w:rsidTr="12192250">
        <w:trPr>
          <w:trHeight w:val="630"/>
        </w:trPr>
        <w:tc>
          <w:tcPr>
            <w:tcW w:w="1564" w:type="dxa"/>
            <w:tcBorders>
              <w:top w:val="single" w:sz="8" w:space="0" w:color="auto"/>
              <w:left w:val="single" w:sz="8" w:space="0" w:color="auto"/>
              <w:bottom w:val="single" w:sz="8" w:space="0" w:color="auto"/>
              <w:right w:val="single" w:sz="8" w:space="0" w:color="auto"/>
            </w:tcBorders>
            <w:shd w:val="clear" w:color="auto" w:fill="FFFFFF" w:themeFill="background1"/>
          </w:tcPr>
          <w:p w14:paraId="36ADA7F5" w14:textId="7452D8D3" w:rsidR="1030743A" w:rsidRDefault="1030743A" w:rsidP="1030743A">
            <w:pPr>
              <w:jc w:val="center"/>
            </w:pPr>
            <w:r w:rsidRPr="1030743A">
              <w:rPr>
                <w:rFonts w:ascii="Aptos Display" w:eastAsia="Aptos Display" w:hAnsi="Aptos Display" w:cs="Aptos Display"/>
                <w:color w:val="000000" w:themeColor="text1"/>
              </w:rPr>
              <w:t>Chart Week Series</w:t>
            </w:r>
          </w:p>
        </w:tc>
        <w:tc>
          <w:tcPr>
            <w:tcW w:w="3086" w:type="dxa"/>
            <w:tcBorders>
              <w:top w:val="single" w:sz="8" w:space="0" w:color="auto"/>
              <w:left w:val="single" w:sz="8" w:space="0" w:color="auto"/>
              <w:bottom w:val="single" w:sz="8" w:space="0" w:color="auto"/>
              <w:right w:val="single" w:sz="8" w:space="0" w:color="auto"/>
            </w:tcBorders>
            <w:shd w:val="clear" w:color="auto" w:fill="FFFFFF" w:themeFill="background1"/>
          </w:tcPr>
          <w:p w14:paraId="2D786DEA" w14:textId="2C036719" w:rsidR="1030743A" w:rsidRDefault="1030743A" w:rsidP="1030743A">
            <w:pPr>
              <w:jc w:val="center"/>
            </w:pPr>
            <w:r w:rsidRPr="1030743A">
              <w:rPr>
                <w:rFonts w:ascii="Aptos Display" w:eastAsia="Aptos Display" w:hAnsi="Aptos Display" w:cs="Aptos Display"/>
                <w:color w:val="000000" w:themeColor="text1"/>
              </w:rPr>
              <w:t>Week_Number</w:t>
            </w:r>
          </w:p>
        </w:tc>
        <w:tc>
          <w:tcPr>
            <w:tcW w:w="1271" w:type="dxa"/>
            <w:tcBorders>
              <w:top w:val="single" w:sz="8" w:space="0" w:color="auto"/>
              <w:left w:val="single" w:sz="8" w:space="0" w:color="auto"/>
              <w:bottom w:val="single" w:sz="8" w:space="0" w:color="auto"/>
              <w:right w:val="single" w:sz="8" w:space="0" w:color="auto"/>
            </w:tcBorders>
            <w:shd w:val="clear" w:color="auto" w:fill="FFFFFF" w:themeFill="background1"/>
          </w:tcPr>
          <w:p w14:paraId="09DA3F14" w14:textId="6C817452" w:rsidR="1030743A" w:rsidRDefault="1030743A" w:rsidP="1030743A">
            <w:pPr>
              <w:jc w:val="center"/>
            </w:pPr>
            <w:r w:rsidRPr="1030743A">
              <w:rPr>
                <w:rFonts w:ascii="Aptos Display" w:eastAsia="Aptos Display" w:hAnsi="Aptos Display" w:cs="Aptos Display"/>
                <w:color w:val="000000" w:themeColor="text1"/>
              </w:rPr>
              <w:t>System generated</w:t>
            </w:r>
          </w:p>
        </w:tc>
        <w:tc>
          <w:tcPr>
            <w:tcW w:w="1325" w:type="dxa"/>
            <w:tcBorders>
              <w:top w:val="single" w:sz="8" w:space="0" w:color="auto"/>
              <w:left w:val="single" w:sz="8" w:space="0" w:color="auto"/>
              <w:bottom w:val="single" w:sz="8" w:space="0" w:color="auto"/>
              <w:right w:val="single" w:sz="8" w:space="0" w:color="auto"/>
            </w:tcBorders>
            <w:shd w:val="clear" w:color="auto" w:fill="FFFFFF" w:themeFill="background1"/>
          </w:tcPr>
          <w:p w14:paraId="6BFD9628" w14:textId="5462485F" w:rsidR="1030743A" w:rsidRDefault="1030743A" w:rsidP="1030743A">
            <w:pPr>
              <w:jc w:val="center"/>
            </w:pPr>
            <w:r w:rsidRPr="1030743A">
              <w:rPr>
                <w:rFonts w:ascii="Aptos Display" w:eastAsia="Aptos Display" w:hAnsi="Aptos Display" w:cs="Aptos Display"/>
                <w:color w:val="000000" w:themeColor="text1"/>
              </w:rPr>
              <w:t>Integer</w:t>
            </w:r>
          </w:p>
        </w:tc>
        <w:tc>
          <w:tcPr>
            <w:tcW w:w="2114" w:type="dxa"/>
            <w:tcBorders>
              <w:top w:val="single" w:sz="8" w:space="0" w:color="auto"/>
              <w:left w:val="single" w:sz="8" w:space="0" w:color="auto"/>
              <w:bottom w:val="single" w:sz="8" w:space="0" w:color="auto"/>
              <w:right w:val="single" w:sz="8" w:space="0" w:color="auto"/>
            </w:tcBorders>
            <w:shd w:val="clear" w:color="auto" w:fill="FFFFFF" w:themeFill="background1"/>
          </w:tcPr>
          <w:p w14:paraId="302B3466" w14:textId="6F2BBDD8" w:rsidR="1030743A" w:rsidRDefault="1030743A" w:rsidP="1030743A">
            <w:pPr>
              <w:jc w:val="center"/>
            </w:pPr>
            <w:r w:rsidRPr="1030743A">
              <w:rPr>
                <w:rFonts w:ascii="Aptos Display" w:eastAsia="Aptos Display" w:hAnsi="Aptos Display" w:cs="Aptos Display"/>
                <w:color w:val="000000" w:themeColor="text1"/>
              </w:rPr>
              <w:t>Must be between 1-4</w:t>
            </w:r>
          </w:p>
        </w:tc>
      </w:tr>
      <w:tr w:rsidR="1030743A" w14:paraId="78913462" w14:textId="77777777" w:rsidTr="12192250">
        <w:trPr>
          <w:trHeight w:val="630"/>
        </w:trPr>
        <w:tc>
          <w:tcPr>
            <w:tcW w:w="1564" w:type="dxa"/>
            <w:tcBorders>
              <w:top w:val="single" w:sz="8" w:space="0" w:color="auto"/>
              <w:left w:val="single" w:sz="8" w:space="0" w:color="auto"/>
              <w:bottom w:val="single" w:sz="8" w:space="0" w:color="auto"/>
              <w:right w:val="single" w:sz="8" w:space="0" w:color="auto"/>
            </w:tcBorders>
            <w:shd w:val="clear" w:color="auto" w:fill="FFFFFF" w:themeFill="background1"/>
          </w:tcPr>
          <w:p w14:paraId="72F82E56" w14:textId="4B9CB5F6" w:rsidR="1030743A" w:rsidRDefault="1030743A" w:rsidP="1030743A">
            <w:pPr>
              <w:jc w:val="center"/>
            </w:pPr>
            <w:r w:rsidRPr="1030743A">
              <w:rPr>
                <w:rFonts w:ascii="Aptos Display" w:eastAsia="Aptos Display" w:hAnsi="Aptos Display" w:cs="Aptos Display"/>
                <w:color w:val="000000" w:themeColor="text1"/>
              </w:rPr>
              <w:t>Chart Display Values</w:t>
            </w:r>
          </w:p>
        </w:tc>
        <w:tc>
          <w:tcPr>
            <w:tcW w:w="3086" w:type="dxa"/>
            <w:tcBorders>
              <w:top w:val="single" w:sz="8" w:space="0" w:color="auto"/>
              <w:left w:val="single" w:sz="8" w:space="0" w:color="auto"/>
              <w:bottom w:val="single" w:sz="8" w:space="0" w:color="auto"/>
              <w:right w:val="single" w:sz="8" w:space="0" w:color="auto"/>
            </w:tcBorders>
            <w:shd w:val="clear" w:color="auto" w:fill="FFFFFF" w:themeFill="background1"/>
          </w:tcPr>
          <w:p w14:paraId="5288EF90" w14:textId="24F57150" w:rsidR="1030743A" w:rsidRDefault="1030743A" w:rsidP="1030743A">
            <w:pPr>
              <w:jc w:val="center"/>
            </w:pPr>
            <w:r w:rsidRPr="1030743A">
              <w:rPr>
                <w:rFonts w:ascii="Aptos Display" w:eastAsia="Aptos Display" w:hAnsi="Aptos Display" w:cs="Aptos Display"/>
                <w:color w:val="000000" w:themeColor="text1"/>
              </w:rPr>
              <w:t>Days_Count_By_Week_Status</w:t>
            </w:r>
          </w:p>
        </w:tc>
        <w:tc>
          <w:tcPr>
            <w:tcW w:w="1271" w:type="dxa"/>
            <w:tcBorders>
              <w:top w:val="single" w:sz="8" w:space="0" w:color="auto"/>
              <w:left w:val="single" w:sz="8" w:space="0" w:color="auto"/>
              <w:bottom w:val="single" w:sz="8" w:space="0" w:color="auto"/>
              <w:right w:val="single" w:sz="8" w:space="0" w:color="auto"/>
            </w:tcBorders>
            <w:shd w:val="clear" w:color="auto" w:fill="FFFFFF" w:themeFill="background1"/>
          </w:tcPr>
          <w:p w14:paraId="47A7A8A1" w14:textId="41016DAB" w:rsidR="1030743A" w:rsidRDefault="1030743A" w:rsidP="1030743A">
            <w:pPr>
              <w:jc w:val="center"/>
            </w:pPr>
            <w:r w:rsidRPr="1030743A">
              <w:rPr>
                <w:rFonts w:ascii="Aptos Display" w:eastAsia="Aptos Display" w:hAnsi="Aptos Display" w:cs="Aptos Display"/>
                <w:color w:val="000000" w:themeColor="text1"/>
              </w:rPr>
              <w:t>System generated</w:t>
            </w:r>
          </w:p>
        </w:tc>
        <w:tc>
          <w:tcPr>
            <w:tcW w:w="1325" w:type="dxa"/>
            <w:tcBorders>
              <w:top w:val="single" w:sz="8" w:space="0" w:color="auto"/>
              <w:left w:val="single" w:sz="8" w:space="0" w:color="auto"/>
              <w:bottom w:val="single" w:sz="8" w:space="0" w:color="auto"/>
              <w:right w:val="single" w:sz="8" w:space="0" w:color="auto"/>
            </w:tcBorders>
            <w:shd w:val="clear" w:color="auto" w:fill="FFFFFF" w:themeFill="background1"/>
          </w:tcPr>
          <w:p w14:paraId="3446F83E" w14:textId="26B29566" w:rsidR="1030743A" w:rsidRDefault="1030743A" w:rsidP="1030743A">
            <w:pPr>
              <w:jc w:val="center"/>
            </w:pPr>
            <w:r w:rsidRPr="1030743A">
              <w:rPr>
                <w:rFonts w:ascii="Aptos Display" w:eastAsia="Aptos Display" w:hAnsi="Aptos Display" w:cs="Aptos Display"/>
                <w:color w:val="000000" w:themeColor="text1"/>
              </w:rPr>
              <w:t>integer</w:t>
            </w:r>
          </w:p>
        </w:tc>
        <w:tc>
          <w:tcPr>
            <w:tcW w:w="2114" w:type="dxa"/>
            <w:tcBorders>
              <w:top w:val="single" w:sz="8" w:space="0" w:color="auto"/>
              <w:left w:val="single" w:sz="8" w:space="0" w:color="auto"/>
              <w:bottom w:val="single" w:sz="8" w:space="0" w:color="auto"/>
              <w:right w:val="single" w:sz="8" w:space="0" w:color="auto"/>
            </w:tcBorders>
            <w:shd w:val="clear" w:color="auto" w:fill="FFFFFF" w:themeFill="background1"/>
          </w:tcPr>
          <w:p w14:paraId="00F882B0" w14:textId="28A4015A" w:rsidR="1030743A" w:rsidRDefault="1030743A" w:rsidP="1030743A">
            <w:pPr>
              <w:jc w:val="center"/>
            </w:pPr>
            <w:r w:rsidRPr="1030743A">
              <w:rPr>
                <w:rFonts w:ascii="Aptos Display" w:eastAsia="Aptos Display" w:hAnsi="Aptos Display" w:cs="Aptos Display"/>
              </w:rPr>
              <w:t xml:space="preserve"> </w:t>
            </w:r>
          </w:p>
        </w:tc>
      </w:tr>
      <w:tr w:rsidR="1030743A" w14:paraId="0E87FD56" w14:textId="77777777" w:rsidTr="12192250">
        <w:trPr>
          <w:trHeight w:val="630"/>
        </w:trPr>
        <w:tc>
          <w:tcPr>
            <w:tcW w:w="1564" w:type="dxa"/>
            <w:tcBorders>
              <w:top w:val="single" w:sz="8" w:space="0" w:color="auto"/>
              <w:left w:val="single" w:sz="8" w:space="0" w:color="auto"/>
              <w:bottom w:val="single" w:sz="8" w:space="0" w:color="auto"/>
              <w:right w:val="single" w:sz="8" w:space="0" w:color="auto"/>
            </w:tcBorders>
            <w:shd w:val="clear" w:color="auto" w:fill="FFFFFF" w:themeFill="background1"/>
          </w:tcPr>
          <w:p w14:paraId="54E3F8F5" w14:textId="12A5B54E" w:rsidR="1030743A" w:rsidRDefault="1030743A" w:rsidP="1030743A">
            <w:pPr>
              <w:jc w:val="center"/>
            </w:pPr>
            <w:r w:rsidRPr="1030743A">
              <w:rPr>
                <w:rFonts w:ascii="Aptos Display" w:eastAsia="Aptos Display" w:hAnsi="Aptos Display" w:cs="Aptos Display"/>
                <w:color w:val="000000" w:themeColor="text1"/>
              </w:rPr>
              <w:t>Report Generated Timestamp</w:t>
            </w:r>
          </w:p>
        </w:tc>
        <w:tc>
          <w:tcPr>
            <w:tcW w:w="3086" w:type="dxa"/>
            <w:tcBorders>
              <w:top w:val="single" w:sz="8" w:space="0" w:color="auto"/>
              <w:left w:val="single" w:sz="8" w:space="0" w:color="auto"/>
              <w:bottom w:val="single" w:sz="8" w:space="0" w:color="auto"/>
              <w:right w:val="single" w:sz="8" w:space="0" w:color="auto"/>
            </w:tcBorders>
            <w:shd w:val="clear" w:color="auto" w:fill="FFFFFF" w:themeFill="background1"/>
          </w:tcPr>
          <w:p w14:paraId="054D2619" w14:textId="44BFCBDD" w:rsidR="1030743A" w:rsidRDefault="1030743A" w:rsidP="1030743A">
            <w:pPr>
              <w:jc w:val="center"/>
            </w:pPr>
            <w:r w:rsidRPr="1030743A">
              <w:rPr>
                <w:rFonts w:ascii="Aptos Display" w:eastAsia="Aptos Display" w:hAnsi="Aptos Display" w:cs="Aptos Display"/>
                <w:color w:val="000000" w:themeColor="text1"/>
              </w:rPr>
              <w:t>Report_Generated_Timestap</w:t>
            </w:r>
          </w:p>
        </w:tc>
        <w:tc>
          <w:tcPr>
            <w:tcW w:w="1271" w:type="dxa"/>
            <w:tcBorders>
              <w:top w:val="single" w:sz="8" w:space="0" w:color="auto"/>
              <w:left w:val="single" w:sz="8" w:space="0" w:color="auto"/>
              <w:bottom w:val="single" w:sz="8" w:space="0" w:color="auto"/>
              <w:right w:val="single" w:sz="8" w:space="0" w:color="auto"/>
            </w:tcBorders>
            <w:shd w:val="clear" w:color="auto" w:fill="FFFFFF" w:themeFill="background1"/>
          </w:tcPr>
          <w:p w14:paraId="08501D90" w14:textId="78A53B29" w:rsidR="1030743A" w:rsidRDefault="1030743A" w:rsidP="1030743A">
            <w:pPr>
              <w:jc w:val="center"/>
            </w:pPr>
            <w:r w:rsidRPr="1030743A">
              <w:rPr>
                <w:rFonts w:ascii="Aptos Display" w:eastAsia="Aptos Display" w:hAnsi="Aptos Display" w:cs="Aptos Display"/>
                <w:color w:val="000000" w:themeColor="text1"/>
              </w:rPr>
              <w:t>System generated</w:t>
            </w:r>
          </w:p>
        </w:tc>
        <w:tc>
          <w:tcPr>
            <w:tcW w:w="1325" w:type="dxa"/>
            <w:tcBorders>
              <w:top w:val="single" w:sz="8" w:space="0" w:color="auto"/>
              <w:left w:val="single" w:sz="8" w:space="0" w:color="auto"/>
              <w:bottom w:val="single" w:sz="8" w:space="0" w:color="auto"/>
              <w:right w:val="single" w:sz="8" w:space="0" w:color="auto"/>
            </w:tcBorders>
            <w:shd w:val="clear" w:color="auto" w:fill="FFFFFF" w:themeFill="background1"/>
          </w:tcPr>
          <w:p w14:paraId="690C8909" w14:textId="636EAECC" w:rsidR="1030743A" w:rsidRDefault="1030743A" w:rsidP="1030743A">
            <w:pPr>
              <w:jc w:val="center"/>
            </w:pPr>
            <w:r w:rsidRPr="1030743A">
              <w:rPr>
                <w:rFonts w:ascii="Aptos Display" w:eastAsia="Aptos Display" w:hAnsi="Aptos Display" w:cs="Aptos Display"/>
                <w:color w:val="000000" w:themeColor="text1"/>
              </w:rPr>
              <w:t>MM-DD—YYYY HH:MM:SS</w:t>
            </w:r>
          </w:p>
        </w:tc>
        <w:tc>
          <w:tcPr>
            <w:tcW w:w="2114" w:type="dxa"/>
            <w:tcBorders>
              <w:top w:val="single" w:sz="8" w:space="0" w:color="auto"/>
              <w:left w:val="single" w:sz="8" w:space="0" w:color="auto"/>
              <w:bottom w:val="single" w:sz="8" w:space="0" w:color="auto"/>
              <w:right w:val="single" w:sz="8" w:space="0" w:color="auto"/>
            </w:tcBorders>
            <w:shd w:val="clear" w:color="auto" w:fill="FFFFFF" w:themeFill="background1"/>
          </w:tcPr>
          <w:p w14:paraId="01AFAE2A" w14:textId="16D2823C" w:rsidR="1030743A" w:rsidRDefault="1030743A" w:rsidP="1030743A">
            <w:pPr>
              <w:jc w:val="center"/>
            </w:pPr>
            <w:r w:rsidRPr="1030743A">
              <w:rPr>
                <w:rFonts w:ascii="Aptos Display" w:eastAsia="Aptos Display" w:hAnsi="Aptos Display" w:cs="Aptos Display"/>
                <w:color w:val="000000" w:themeColor="text1"/>
              </w:rPr>
              <w:t>Must be valid date and time</w:t>
            </w:r>
          </w:p>
        </w:tc>
      </w:tr>
      <w:tr w:rsidR="1030743A" w14:paraId="006229ED" w14:textId="77777777" w:rsidTr="12192250">
        <w:trPr>
          <w:trHeight w:val="630"/>
        </w:trPr>
        <w:tc>
          <w:tcPr>
            <w:tcW w:w="1564" w:type="dxa"/>
            <w:tcBorders>
              <w:top w:val="single" w:sz="8" w:space="0" w:color="auto"/>
              <w:left w:val="single" w:sz="8" w:space="0" w:color="auto"/>
              <w:bottom w:val="single" w:sz="8" w:space="0" w:color="auto"/>
              <w:right w:val="single" w:sz="8" w:space="0" w:color="auto"/>
            </w:tcBorders>
            <w:shd w:val="clear" w:color="auto" w:fill="FFFFFF" w:themeFill="background1"/>
          </w:tcPr>
          <w:p w14:paraId="54BBDAA3" w14:textId="7CBAA4C1" w:rsidR="1030743A" w:rsidRDefault="1030743A" w:rsidP="1030743A">
            <w:pPr>
              <w:jc w:val="center"/>
            </w:pPr>
            <w:r w:rsidRPr="1030743A">
              <w:rPr>
                <w:rFonts w:ascii="Aptos Display" w:eastAsia="Aptos Display" w:hAnsi="Aptos Display" w:cs="Aptos Display"/>
                <w:color w:val="000000" w:themeColor="text1"/>
              </w:rPr>
              <w:t>Page Number</w:t>
            </w:r>
          </w:p>
        </w:tc>
        <w:tc>
          <w:tcPr>
            <w:tcW w:w="3086" w:type="dxa"/>
            <w:tcBorders>
              <w:top w:val="single" w:sz="8" w:space="0" w:color="auto"/>
              <w:left w:val="single" w:sz="8" w:space="0" w:color="auto"/>
              <w:bottom w:val="single" w:sz="8" w:space="0" w:color="auto"/>
              <w:right w:val="single" w:sz="8" w:space="0" w:color="auto"/>
            </w:tcBorders>
            <w:shd w:val="clear" w:color="auto" w:fill="FFFFFF" w:themeFill="background1"/>
          </w:tcPr>
          <w:p w14:paraId="2D425186" w14:textId="0B9F75D7" w:rsidR="1030743A" w:rsidRDefault="1030743A" w:rsidP="1030743A">
            <w:pPr>
              <w:jc w:val="center"/>
            </w:pPr>
            <w:r w:rsidRPr="1030743A">
              <w:rPr>
                <w:rFonts w:ascii="Aptos Display" w:eastAsia="Aptos Display" w:hAnsi="Aptos Display" w:cs="Aptos Display"/>
                <w:color w:val="000000" w:themeColor="text1"/>
              </w:rPr>
              <w:t>Page_number</w:t>
            </w:r>
          </w:p>
        </w:tc>
        <w:tc>
          <w:tcPr>
            <w:tcW w:w="1271" w:type="dxa"/>
            <w:tcBorders>
              <w:top w:val="single" w:sz="8" w:space="0" w:color="auto"/>
              <w:left w:val="single" w:sz="8" w:space="0" w:color="auto"/>
              <w:bottom w:val="single" w:sz="8" w:space="0" w:color="auto"/>
              <w:right w:val="single" w:sz="8" w:space="0" w:color="auto"/>
            </w:tcBorders>
            <w:shd w:val="clear" w:color="auto" w:fill="FFFFFF" w:themeFill="background1"/>
          </w:tcPr>
          <w:p w14:paraId="72712788" w14:textId="464AEA5D" w:rsidR="1030743A" w:rsidRDefault="1030743A" w:rsidP="1030743A">
            <w:pPr>
              <w:jc w:val="center"/>
            </w:pPr>
            <w:r w:rsidRPr="1030743A">
              <w:rPr>
                <w:rFonts w:ascii="Aptos Display" w:eastAsia="Aptos Display" w:hAnsi="Aptos Display" w:cs="Aptos Display"/>
                <w:color w:val="000000" w:themeColor="text1"/>
              </w:rPr>
              <w:t>System generated</w:t>
            </w:r>
          </w:p>
        </w:tc>
        <w:tc>
          <w:tcPr>
            <w:tcW w:w="1325" w:type="dxa"/>
            <w:tcBorders>
              <w:top w:val="single" w:sz="8" w:space="0" w:color="auto"/>
              <w:left w:val="single" w:sz="8" w:space="0" w:color="auto"/>
              <w:bottom w:val="single" w:sz="8" w:space="0" w:color="auto"/>
              <w:right w:val="single" w:sz="8" w:space="0" w:color="auto"/>
            </w:tcBorders>
            <w:shd w:val="clear" w:color="auto" w:fill="FFFFFF" w:themeFill="background1"/>
          </w:tcPr>
          <w:p w14:paraId="26DBC727" w14:textId="188B85C9" w:rsidR="1030743A" w:rsidRDefault="1030743A" w:rsidP="1030743A">
            <w:pPr>
              <w:jc w:val="center"/>
            </w:pPr>
            <w:r w:rsidRPr="1030743A">
              <w:rPr>
                <w:rFonts w:ascii="Aptos Display" w:eastAsia="Aptos Display" w:hAnsi="Aptos Display" w:cs="Aptos Display"/>
                <w:color w:val="000000" w:themeColor="text1"/>
              </w:rPr>
              <w:t>N of m</w:t>
            </w:r>
          </w:p>
        </w:tc>
        <w:tc>
          <w:tcPr>
            <w:tcW w:w="2114" w:type="dxa"/>
            <w:tcBorders>
              <w:top w:val="single" w:sz="8" w:space="0" w:color="auto"/>
              <w:left w:val="single" w:sz="8" w:space="0" w:color="auto"/>
              <w:bottom w:val="single" w:sz="8" w:space="0" w:color="auto"/>
              <w:right w:val="single" w:sz="8" w:space="0" w:color="auto"/>
            </w:tcBorders>
            <w:shd w:val="clear" w:color="auto" w:fill="FFFFFF" w:themeFill="background1"/>
          </w:tcPr>
          <w:p w14:paraId="3291AD5A" w14:textId="3974C040" w:rsidR="1030743A" w:rsidRDefault="000274E8" w:rsidP="1030743A">
            <w:pPr>
              <w:jc w:val="center"/>
            </w:pPr>
            <w:r>
              <w:rPr>
                <w:rFonts w:ascii="Aptos Display" w:eastAsia="Aptos Display" w:hAnsi="Aptos Display" w:cs="Aptos Display"/>
                <w:color w:val="000000" w:themeColor="text1"/>
              </w:rPr>
              <w:t>System</w:t>
            </w:r>
            <w:r w:rsidR="1030743A" w:rsidRPr="1030743A">
              <w:rPr>
                <w:rFonts w:ascii="Aptos Display" w:eastAsia="Aptos Display" w:hAnsi="Aptos Display" w:cs="Aptos Display"/>
                <w:color w:val="000000" w:themeColor="text1"/>
              </w:rPr>
              <w:t xml:space="preserve"> generated</w:t>
            </w:r>
          </w:p>
        </w:tc>
      </w:tr>
    </w:tbl>
    <w:p w14:paraId="50C232B2" w14:textId="3E1FDBBB" w:rsidR="1030743A" w:rsidRDefault="1030743A" w:rsidP="1030743A"/>
    <w:p w14:paraId="78685410" w14:textId="0DA0758B" w:rsidR="1030743A" w:rsidRDefault="1030743A" w:rsidP="1030743A"/>
    <w:p w14:paraId="1B69CAC3" w14:textId="77777777" w:rsidR="00C6643D" w:rsidRDefault="00C6643D">
      <w:pPr>
        <w:spacing w:after="160" w:line="278" w:lineRule="auto"/>
        <w:rPr>
          <w:b/>
          <w:bCs/>
        </w:rPr>
      </w:pPr>
      <w:r>
        <w:rPr>
          <w:b/>
          <w:bCs/>
        </w:rPr>
        <w:br w:type="page"/>
      </w:r>
    </w:p>
    <w:p w14:paraId="2CAA22E0" w14:textId="2CDFA92C" w:rsidR="1B9C7FD2" w:rsidRDefault="1B9C7FD2" w:rsidP="1030743A">
      <w:r w:rsidRPr="1030743A">
        <w:rPr>
          <w:b/>
          <w:bCs/>
        </w:rPr>
        <w:t>Name</w:t>
      </w:r>
      <w:r w:rsidRPr="1030743A">
        <w:t xml:space="preserve">: Director Dashboard </w:t>
      </w:r>
    </w:p>
    <w:p w14:paraId="72DD6BD7" w14:textId="12D6DF3F" w:rsidR="1030743A" w:rsidRDefault="1030743A" w:rsidP="1030743A"/>
    <w:p w14:paraId="4AC6111A" w14:textId="0CB46D74" w:rsidR="1B9C7FD2" w:rsidRDefault="1B9C7FD2" w:rsidP="1030743A">
      <w:r w:rsidRPr="1030743A">
        <w:rPr>
          <w:b/>
          <w:bCs/>
        </w:rPr>
        <w:t>Medium</w:t>
      </w:r>
      <w:r w:rsidRPr="1030743A">
        <w:t>: Interactive Dashboard</w:t>
      </w:r>
    </w:p>
    <w:p w14:paraId="4A9CFB6E" w14:textId="36610A10" w:rsidR="1030743A" w:rsidRDefault="1030743A" w:rsidP="1030743A"/>
    <w:p w14:paraId="2623CA09" w14:textId="68D0093F" w:rsidR="1B9C7FD2" w:rsidRDefault="1B9C7FD2" w:rsidP="1030743A">
      <w:r w:rsidRPr="1030743A">
        <w:rPr>
          <w:b/>
          <w:bCs/>
        </w:rPr>
        <w:t>Special instruction</w:t>
      </w:r>
      <w:r w:rsidRPr="1030743A">
        <w:t xml:space="preserve">: </w:t>
      </w:r>
    </w:p>
    <w:p w14:paraId="64A6F008" w14:textId="0ADCC496" w:rsidR="5BA81887" w:rsidRDefault="5BA81887" w:rsidP="1030743A">
      <w:pPr>
        <w:pStyle w:val="ListParagraph"/>
        <w:numPr>
          <w:ilvl w:val="0"/>
          <w:numId w:val="16"/>
        </w:numPr>
      </w:pPr>
      <w:r w:rsidRPr="1030743A">
        <w:t>Display changes as the view is changed, This week, week 2 etc</w:t>
      </w:r>
    </w:p>
    <w:p w14:paraId="5E2007E0" w14:textId="5E1B3D80" w:rsidR="5BA81887" w:rsidRDefault="5BA81887" w:rsidP="1030743A">
      <w:pPr>
        <w:pStyle w:val="ListParagraph"/>
        <w:numPr>
          <w:ilvl w:val="0"/>
          <w:numId w:val="16"/>
        </w:numPr>
      </w:pPr>
      <w:r w:rsidRPr="1030743A">
        <w:t>Some specific values are calculated in real time</w:t>
      </w:r>
    </w:p>
    <w:p w14:paraId="5752F987" w14:textId="65DE7298" w:rsidR="5BA81887" w:rsidRDefault="5BA81887" w:rsidP="1030743A">
      <w:pPr>
        <w:pStyle w:val="ListParagraph"/>
        <w:numPr>
          <w:ilvl w:val="0"/>
          <w:numId w:val="16"/>
        </w:numPr>
      </w:pPr>
      <w:r w:rsidRPr="1030743A">
        <w:t>Color coding for capacity &lt;50% filled --&gt; Blue, etc</w:t>
      </w:r>
    </w:p>
    <w:p w14:paraId="02E064DD" w14:textId="5163181E" w:rsidR="5BA81887" w:rsidRDefault="5BA81887" w:rsidP="1030743A">
      <w:pPr>
        <w:pStyle w:val="ListParagraph"/>
        <w:numPr>
          <w:ilvl w:val="0"/>
          <w:numId w:val="16"/>
        </w:numPr>
      </w:pPr>
      <w:r w:rsidRPr="1030743A">
        <w:t>Shift load summary must reflect counts for the selected week only</w:t>
      </w:r>
    </w:p>
    <w:p w14:paraId="0E0CAF67" w14:textId="527A33F0" w:rsidR="5BA81887" w:rsidRDefault="5BA81887" w:rsidP="1030743A">
      <w:pPr>
        <w:pStyle w:val="ListParagraph"/>
        <w:numPr>
          <w:ilvl w:val="0"/>
          <w:numId w:val="16"/>
        </w:numPr>
      </w:pPr>
      <w:r w:rsidRPr="1030743A">
        <w:t>Volunteer counts are derived from pre-registrations and sign-ups</w:t>
      </w:r>
    </w:p>
    <w:p w14:paraId="09F5B4DB" w14:textId="5D425DDB" w:rsidR="5BA81887" w:rsidRDefault="5BA81887" w:rsidP="1030743A">
      <w:pPr>
        <w:pStyle w:val="ListParagraph"/>
        <w:numPr>
          <w:ilvl w:val="0"/>
          <w:numId w:val="16"/>
        </w:numPr>
      </w:pPr>
      <w:r w:rsidRPr="1030743A">
        <w:t xml:space="preserve">Dashboard timestamp at </w:t>
      </w:r>
      <w:r w:rsidR="001D4D51" w:rsidRPr="1030743A">
        <w:t>exact</w:t>
      </w:r>
      <w:r w:rsidRPr="1030743A">
        <w:t xml:space="preserve"> moment of ref</w:t>
      </w:r>
      <w:r w:rsidR="3956AB0E" w:rsidRPr="1030743A">
        <w:t xml:space="preserve">reshed </w:t>
      </w:r>
    </w:p>
    <w:p w14:paraId="31DCE5EB" w14:textId="4144B47B" w:rsidR="1030743A" w:rsidRDefault="1030743A" w:rsidP="1030743A"/>
    <w:tbl>
      <w:tblPr>
        <w:tblW w:w="0" w:type="auto"/>
        <w:tblInd w:w="-73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196"/>
        <w:gridCol w:w="2641"/>
        <w:gridCol w:w="2390"/>
        <w:gridCol w:w="1436"/>
        <w:gridCol w:w="2412"/>
      </w:tblGrid>
      <w:tr w:rsidR="1030743A" w14:paraId="103BA44B" w14:textId="77777777" w:rsidTr="12192250">
        <w:trPr>
          <w:trHeight w:val="630"/>
        </w:trPr>
        <w:tc>
          <w:tcPr>
            <w:tcW w:w="1176" w:type="dxa"/>
            <w:tcBorders>
              <w:top w:val="single" w:sz="8" w:space="0" w:color="auto"/>
              <w:left w:val="single" w:sz="8" w:space="0" w:color="auto"/>
              <w:bottom w:val="single" w:sz="8" w:space="0" w:color="auto"/>
              <w:right w:val="single" w:sz="8" w:space="0" w:color="auto"/>
            </w:tcBorders>
            <w:shd w:val="clear" w:color="auto" w:fill="E7E6E6"/>
          </w:tcPr>
          <w:p w14:paraId="5D4D3D53" w14:textId="7C1A442D" w:rsidR="1030743A" w:rsidRDefault="1030743A" w:rsidP="1030743A">
            <w:pPr>
              <w:jc w:val="center"/>
            </w:pPr>
            <w:r w:rsidRPr="1030743A">
              <w:rPr>
                <w:rFonts w:ascii="Aptos Display" w:eastAsia="Aptos Display" w:hAnsi="Aptos Display" w:cs="Aptos Display"/>
                <w:b/>
                <w:bCs/>
                <w:color w:val="000000" w:themeColor="text1"/>
              </w:rPr>
              <w:t>Input Label</w:t>
            </w:r>
          </w:p>
        </w:tc>
        <w:tc>
          <w:tcPr>
            <w:tcW w:w="2988" w:type="dxa"/>
            <w:tcBorders>
              <w:top w:val="single" w:sz="8" w:space="0" w:color="auto"/>
              <w:left w:val="single" w:sz="8" w:space="0" w:color="auto"/>
              <w:bottom w:val="single" w:sz="8" w:space="0" w:color="auto"/>
              <w:right w:val="single" w:sz="8" w:space="0" w:color="auto"/>
            </w:tcBorders>
            <w:shd w:val="clear" w:color="auto" w:fill="E7E6E6"/>
          </w:tcPr>
          <w:p w14:paraId="354B9A16" w14:textId="63C7C78A" w:rsidR="1030743A" w:rsidRDefault="1030743A" w:rsidP="1030743A">
            <w:pPr>
              <w:jc w:val="center"/>
            </w:pPr>
            <w:r w:rsidRPr="1030743A">
              <w:rPr>
                <w:rFonts w:ascii="Aptos Display" w:eastAsia="Aptos Display" w:hAnsi="Aptos Display" w:cs="Aptos Display"/>
                <w:b/>
                <w:bCs/>
                <w:color w:val="000000" w:themeColor="text1"/>
              </w:rPr>
              <w:t>Element Name</w:t>
            </w:r>
          </w:p>
        </w:tc>
        <w:tc>
          <w:tcPr>
            <w:tcW w:w="2735" w:type="dxa"/>
            <w:tcBorders>
              <w:top w:val="single" w:sz="8" w:space="0" w:color="auto"/>
              <w:left w:val="single" w:sz="8" w:space="0" w:color="auto"/>
              <w:bottom w:val="single" w:sz="8" w:space="0" w:color="auto"/>
              <w:right w:val="single" w:sz="8" w:space="0" w:color="auto"/>
            </w:tcBorders>
            <w:shd w:val="clear" w:color="auto" w:fill="E7E6E6"/>
          </w:tcPr>
          <w:p w14:paraId="38C11DE5" w14:textId="1E9DB9D2" w:rsidR="1030743A" w:rsidRDefault="1030743A" w:rsidP="1030743A">
            <w:pPr>
              <w:jc w:val="center"/>
            </w:pPr>
            <w:r w:rsidRPr="1030743A">
              <w:rPr>
                <w:rFonts w:ascii="Aptos Display" w:eastAsia="Aptos Display" w:hAnsi="Aptos Display" w:cs="Aptos Display"/>
                <w:b/>
                <w:bCs/>
                <w:color w:val="000000" w:themeColor="text1"/>
              </w:rPr>
              <w:t>Table Name</w:t>
            </w:r>
          </w:p>
        </w:tc>
        <w:tc>
          <w:tcPr>
            <w:tcW w:w="1518" w:type="dxa"/>
            <w:tcBorders>
              <w:top w:val="single" w:sz="8" w:space="0" w:color="auto"/>
              <w:left w:val="single" w:sz="8" w:space="0" w:color="auto"/>
              <w:bottom w:val="single" w:sz="8" w:space="0" w:color="auto"/>
              <w:right w:val="single" w:sz="8" w:space="0" w:color="auto"/>
            </w:tcBorders>
            <w:shd w:val="clear" w:color="auto" w:fill="E7E6E6"/>
          </w:tcPr>
          <w:p w14:paraId="0D7BA350" w14:textId="74C77D6A" w:rsidR="1030743A" w:rsidRDefault="1030743A" w:rsidP="1030743A">
            <w:pPr>
              <w:jc w:val="center"/>
            </w:pPr>
            <w:r w:rsidRPr="1030743A">
              <w:rPr>
                <w:rFonts w:ascii="Aptos Display" w:eastAsia="Aptos Display" w:hAnsi="Aptos Display" w:cs="Aptos Display"/>
                <w:b/>
                <w:bCs/>
                <w:color w:val="000000" w:themeColor="text1"/>
              </w:rPr>
              <w:t>Edit Mask</w:t>
            </w:r>
          </w:p>
        </w:tc>
        <w:tc>
          <w:tcPr>
            <w:tcW w:w="2755" w:type="dxa"/>
            <w:tcBorders>
              <w:top w:val="single" w:sz="8" w:space="0" w:color="auto"/>
              <w:left w:val="single" w:sz="8" w:space="0" w:color="auto"/>
              <w:bottom w:val="single" w:sz="8" w:space="0" w:color="auto"/>
              <w:right w:val="single" w:sz="8" w:space="0" w:color="auto"/>
            </w:tcBorders>
            <w:shd w:val="clear" w:color="auto" w:fill="E7E6E6"/>
          </w:tcPr>
          <w:p w14:paraId="42E60871" w14:textId="03254B62" w:rsidR="1030743A" w:rsidRDefault="1030743A" w:rsidP="1030743A">
            <w:pPr>
              <w:jc w:val="center"/>
            </w:pPr>
            <w:r w:rsidRPr="1030743A">
              <w:rPr>
                <w:rFonts w:ascii="Aptos Display" w:eastAsia="Aptos Display" w:hAnsi="Aptos Display" w:cs="Aptos Display"/>
                <w:b/>
                <w:bCs/>
                <w:color w:val="000000" w:themeColor="text1"/>
              </w:rPr>
              <w:t>Editing / Validation</w:t>
            </w:r>
          </w:p>
        </w:tc>
      </w:tr>
      <w:tr w:rsidR="1030743A" w14:paraId="55A4FC72" w14:textId="77777777" w:rsidTr="006B7B29">
        <w:trPr>
          <w:trHeight w:val="979"/>
        </w:trPr>
        <w:tc>
          <w:tcPr>
            <w:tcW w:w="1176" w:type="dxa"/>
            <w:tcBorders>
              <w:top w:val="single" w:sz="8" w:space="0" w:color="auto"/>
              <w:left w:val="single" w:sz="8" w:space="0" w:color="auto"/>
              <w:bottom w:val="single" w:sz="8" w:space="0" w:color="auto"/>
              <w:right w:val="single" w:sz="8" w:space="0" w:color="auto"/>
            </w:tcBorders>
          </w:tcPr>
          <w:p w14:paraId="6CCAF105" w14:textId="1F508030" w:rsidR="1030743A" w:rsidRDefault="1030743A" w:rsidP="1030743A">
            <w:pPr>
              <w:jc w:val="center"/>
            </w:pPr>
            <w:r w:rsidRPr="1030743A">
              <w:rPr>
                <w:rFonts w:ascii="Aptos Display" w:eastAsia="Aptos Display" w:hAnsi="Aptos Display" w:cs="Aptos Display"/>
              </w:rPr>
              <w:t>Report Timestamp</w:t>
            </w:r>
          </w:p>
        </w:tc>
        <w:tc>
          <w:tcPr>
            <w:tcW w:w="2988" w:type="dxa"/>
            <w:tcBorders>
              <w:top w:val="single" w:sz="8" w:space="0" w:color="auto"/>
              <w:left w:val="single" w:sz="8" w:space="0" w:color="auto"/>
              <w:bottom w:val="single" w:sz="8" w:space="0" w:color="auto"/>
              <w:right w:val="single" w:sz="8" w:space="0" w:color="auto"/>
            </w:tcBorders>
          </w:tcPr>
          <w:p w14:paraId="44C723D5" w14:textId="411914C0" w:rsidR="1030743A" w:rsidRDefault="777459A5" w:rsidP="1030743A">
            <w:pPr>
              <w:jc w:val="center"/>
            </w:pPr>
            <w:r w:rsidRPr="222EC206">
              <w:rPr>
                <w:rFonts w:ascii="Aptos Display" w:eastAsia="Aptos Display" w:hAnsi="Aptos Display" w:cs="Aptos Display"/>
              </w:rPr>
              <w:t>Dash</w:t>
            </w:r>
            <w:r w:rsidR="39C42F83" w:rsidRPr="222EC206">
              <w:rPr>
                <w:rFonts w:ascii="Aptos Display" w:eastAsia="Aptos Display" w:hAnsi="Aptos Display" w:cs="Aptos Display"/>
              </w:rPr>
              <w:t>board_Timestamp</w:t>
            </w:r>
          </w:p>
        </w:tc>
        <w:tc>
          <w:tcPr>
            <w:tcW w:w="2735" w:type="dxa"/>
            <w:tcBorders>
              <w:top w:val="single" w:sz="8" w:space="0" w:color="auto"/>
              <w:left w:val="single" w:sz="8" w:space="0" w:color="auto"/>
              <w:bottom w:val="single" w:sz="8" w:space="0" w:color="auto"/>
              <w:right w:val="single" w:sz="8" w:space="0" w:color="auto"/>
            </w:tcBorders>
          </w:tcPr>
          <w:p w14:paraId="79ED59AA" w14:textId="307F5E20" w:rsidR="1030743A" w:rsidRDefault="1030743A" w:rsidP="1030743A">
            <w:pPr>
              <w:jc w:val="center"/>
            </w:pPr>
            <w:r w:rsidRPr="1030743A">
              <w:rPr>
                <w:rFonts w:ascii="Aptos Display" w:eastAsia="Aptos Display" w:hAnsi="Aptos Display" w:cs="Aptos Display"/>
              </w:rPr>
              <w:t>System Generated</w:t>
            </w:r>
          </w:p>
        </w:tc>
        <w:tc>
          <w:tcPr>
            <w:tcW w:w="1518" w:type="dxa"/>
            <w:tcBorders>
              <w:top w:val="single" w:sz="8" w:space="0" w:color="auto"/>
              <w:left w:val="single" w:sz="8" w:space="0" w:color="auto"/>
              <w:bottom w:val="single" w:sz="8" w:space="0" w:color="auto"/>
              <w:right w:val="single" w:sz="8" w:space="0" w:color="auto"/>
            </w:tcBorders>
          </w:tcPr>
          <w:p w14:paraId="5FBBF383" w14:textId="09BF2295" w:rsidR="1030743A" w:rsidRDefault="1030743A" w:rsidP="1030743A">
            <w:pPr>
              <w:jc w:val="center"/>
            </w:pPr>
            <w:r w:rsidRPr="1030743A">
              <w:rPr>
                <w:rFonts w:ascii="Aptos Display" w:eastAsia="Aptos Display" w:hAnsi="Aptos Display" w:cs="Aptos Display"/>
              </w:rPr>
              <w:t>MM/DD/YYYY HH:MM AM/PM</w:t>
            </w:r>
          </w:p>
        </w:tc>
        <w:tc>
          <w:tcPr>
            <w:tcW w:w="2755" w:type="dxa"/>
            <w:tcBorders>
              <w:top w:val="single" w:sz="8" w:space="0" w:color="auto"/>
              <w:left w:val="single" w:sz="8" w:space="0" w:color="auto"/>
              <w:bottom w:val="single" w:sz="8" w:space="0" w:color="auto"/>
              <w:right w:val="single" w:sz="8" w:space="0" w:color="auto"/>
            </w:tcBorders>
          </w:tcPr>
          <w:p w14:paraId="5B8E0FBB" w14:textId="390E0935" w:rsidR="1030743A" w:rsidRDefault="1030743A" w:rsidP="1030743A">
            <w:pPr>
              <w:jc w:val="center"/>
            </w:pPr>
            <w:r w:rsidRPr="1030743A">
              <w:rPr>
                <w:rFonts w:ascii="Aptos Display" w:eastAsia="Aptos Display" w:hAnsi="Aptos Display" w:cs="Aptos Display"/>
              </w:rPr>
              <w:t>Must be valid system datetime, Auto-generated</w:t>
            </w:r>
          </w:p>
        </w:tc>
      </w:tr>
      <w:tr w:rsidR="1030743A" w14:paraId="3CC8C2F3" w14:textId="77777777" w:rsidTr="12192250">
        <w:trPr>
          <w:trHeight w:val="630"/>
        </w:trPr>
        <w:tc>
          <w:tcPr>
            <w:tcW w:w="1176" w:type="dxa"/>
            <w:tcBorders>
              <w:top w:val="single" w:sz="8" w:space="0" w:color="auto"/>
              <w:left w:val="single" w:sz="8" w:space="0" w:color="auto"/>
              <w:bottom w:val="single" w:sz="8" w:space="0" w:color="auto"/>
              <w:right w:val="single" w:sz="8" w:space="0" w:color="auto"/>
            </w:tcBorders>
          </w:tcPr>
          <w:p w14:paraId="5386329E" w14:textId="2189B035" w:rsidR="1030743A" w:rsidRDefault="1030743A" w:rsidP="1030743A">
            <w:pPr>
              <w:jc w:val="center"/>
            </w:pPr>
            <w:r w:rsidRPr="1030743A">
              <w:rPr>
                <w:rFonts w:ascii="Aptos Display" w:eastAsia="Aptos Display" w:hAnsi="Aptos Display" w:cs="Aptos Display"/>
              </w:rPr>
              <w:t>Advance Sign-Ups</w:t>
            </w:r>
          </w:p>
        </w:tc>
        <w:tc>
          <w:tcPr>
            <w:tcW w:w="2988" w:type="dxa"/>
            <w:tcBorders>
              <w:top w:val="single" w:sz="8" w:space="0" w:color="auto"/>
              <w:left w:val="single" w:sz="8" w:space="0" w:color="auto"/>
              <w:bottom w:val="single" w:sz="8" w:space="0" w:color="auto"/>
              <w:right w:val="single" w:sz="8" w:space="0" w:color="auto"/>
            </w:tcBorders>
          </w:tcPr>
          <w:p w14:paraId="116BB624" w14:textId="05837DC0" w:rsidR="1030743A" w:rsidRDefault="1030743A" w:rsidP="1030743A">
            <w:pPr>
              <w:jc w:val="center"/>
            </w:pPr>
            <w:r w:rsidRPr="1030743A">
              <w:rPr>
                <w:rFonts w:ascii="Aptos Display" w:eastAsia="Aptos Display" w:hAnsi="Aptos Display" w:cs="Aptos Display"/>
              </w:rPr>
              <w:t>Advance_SignUps_Total</w:t>
            </w:r>
          </w:p>
        </w:tc>
        <w:tc>
          <w:tcPr>
            <w:tcW w:w="2735" w:type="dxa"/>
            <w:tcBorders>
              <w:top w:val="single" w:sz="8" w:space="0" w:color="auto"/>
              <w:left w:val="single" w:sz="8" w:space="0" w:color="auto"/>
              <w:bottom w:val="single" w:sz="8" w:space="0" w:color="auto"/>
              <w:right w:val="single" w:sz="8" w:space="0" w:color="auto"/>
            </w:tcBorders>
          </w:tcPr>
          <w:p w14:paraId="41064E1B" w14:textId="1E06414D" w:rsidR="1030743A" w:rsidRDefault="1030743A" w:rsidP="1030743A">
            <w:pPr>
              <w:jc w:val="center"/>
            </w:pPr>
            <w:r w:rsidRPr="1030743A">
              <w:rPr>
                <w:rFonts w:ascii="Aptos Display" w:eastAsia="Aptos Display" w:hAnsi="Aptos Display" w:cs="Aptos Display"/>
              </w:rPr>
              <w:t>System Generated from shifts + Volunteers</w:t>
            </w:r>
          </w:p>
        </w:tc>
        <w:tc>
          <w:tcPr>
            <w:tcW w:w="1518" w:type="dxa"/>
            <w:tcBorders>
              <w:top w:val="single" w:sz="8" w:space="0" w:color="auto"/>
              <w:left w:val="single" w:sz="8" w:space="0" w:color="auto"/>
              <w:bottom w:val="single" w:sz="8" w:space="0" w:color="auto"/>
              <w:right w:val="single" w:sz="8" w:space="0" w:color="auto"/>
            </w:tcBorders>
          </w:tcPr>
          <w:p w14:paraId="0172994D" w14:textId="491022D6" w:rsidR="1030743A" w:rsidRDefault="1030743A" w:rsidP="1030743A">
            <w:pPr>
              <w:jc w:val="center"/>
            </w:pPr>
            <w:r w:rsidRPr="1030743A">
              <w:rPr>
                <w:rFonts w:ascii="Aptos Display" w:eastAsia="Aptos Display" w:hAnsi="Aptos Display" w:cs="Aptos Display"/>
              </w:rPr>
              <w:t>In</w:t>
            </w:r>
            <w:r w:rsidR="006B7B29">
              <w:rPr>
                <w:rFonts w:ascii="Aptos Display" w:eastAsia="Aptos Display" w:hAnsi="Aptos Display" w:cs="Aptos Display"/>
              </w:rPr>
              <w:t>t</w:t>
            </w:r>
            <w:r w:rsidRPr="1030743A">
              <w:rPr>
                <w:rFonts w:ascii="Aptos Display" w:eastAsia="Aptos Display" w:hAnsi="Aptos Display" w:cs="Aptos Display"/>
              </w:rPr>
              <w:t>eger</w:t>
            </w:r>
          </w:p>
        </w:tc>
        <w:tc>
          <w:tcPr>
            <w:tcW w:w="2755" w:type="dxa"/>
            <w:tcBorders>
              <w:top w:val="single" w:sz="8" w:space="0" w:color="auto"/>
              <w:left w:val="single" w:sz="8" w:space="0" w:color="auto"/>
              <w:bottom w:val="single" w:sz="8" w:space="0" w:color="auto"/>
              <w:right w:val="single" w:sz="8" w:space="0" w:color="auto"/>
            </w:tcBorders>
          </w:tcPr>
          <w:p w14:paraId="476CFA70" w14:textId="0C0FA460" w:rsidR="1030743A" w:rsidRDefault="1030743A" w:rsidP="1030743A">
            <w:pPr>
              <w:jc w:val="center"/>
            </w:pPr>
            <w:r w:rsidRPr="1030743A">
              <w:rPr>
                <w:rFonts w:ascii="Aptos Display" w:eastAsia="Aptos Display" w:hAnsi="Aptos Display" w:cs="Aptos Display"/>
              </w:rPr>
              <w:t>Count of volunteers with Sign_In_Time</w:t>
            </w:r>
          </w:p>
        </w:tc>
      </w:tr>
      <w:tr w:rsidR="1030743A" w14:paraId="7AD01627" w14:textId="77777777" w:rsidTr="12192250">
        <w:trPr>
          <w:trHeight w:val="630"/>
        </w:trPr>
        <w:tc>
          <w:tcPr>
            <w:tcW w:w="1176" w:type="dxa"/>
            <w:tcBorders>
              <w:top w:val="single" w:sz="8" w:space="0" w:color="auto"/>
              <w:left w:val="single" w:sz="8" w:space="0" w:color="auto"/>
              <w:bottom w:val="single" w:sz="8" w:space="0" w:color="auto"/>
              <w:right w:val="single" w:sz="8" w:space="0" w:color="auto"/>
            </w:tcBorders>
          </w:tcPr>
          <w:p w14:paraId="1E1B0F63" w14:textId="23600583" w:rsidR="1030743A" w:rsidRDefault="1030743A" w:rsidP="1030743A">
            <w:pPr>
              <w:jc w:val="center"/>
            </w:pPr>
            <w:r w:rsidRPr="1030743A">
              <w:rPr>
                <w:rFonts w:ascii="Aptos Display" w:eastAsia="Aptos Display" w:hAnsi="Aptos Display" w:cs="Aptos Display"/>
              </w:rPr>
              <w:t>Avg Volunteer per shift</w:t>
            </w:r>
          </w:p>
        </w:tc>
        <w:tc>
          <w:tcPr>
            <w:tcW w:w="2988" w:type="dxa"/>
            <w:tcBorders>
              <w:top w:val="single" w:sz="8" w:space="0" w:color="auto"/>
              <w:left w:val="single" w:sz="8" w:space="0" w:color="auto"/>
              <w:bottom w:val="single" w:sz="8" w:space="0" w:color="auto"/>
              <w:right w:val="single" w:sz="8" w:space="0" w:color="auto"/>
            </w:tcBorders>
          </w:tcPr>
          <w:p w14:paraId="220B9DAB" w14:textId="0265F063" w:rsidR="1030743A" w:rsidRDefault="1030743A" w:rsidP="1030743A">
            <w:pPr>
              <w:jc w:val="center"/>
            </w:pPr>
            <w:r w:rsidRPr="1030743A">
              <w:rPr>
                <w:rFonts w:ascii="Aptos Display" w:eastAsia="Aptos Display" w:hAnsi="Aptos Display" w:cs="Aptos Display"/>
              </w:rPr>
              <w:t>Avg_volunteers_Per_Shift</w:t>
            </w:r>
          </w:p>
        </w:tc>
        <w:tc>
          <w:tcPr>
            <w:tcW w:w="2735" w:type="dxa"/>
            <w:tcBorders>
              <w:top w:val="single" w:sz="8" w:space="0" w:color="auto"/>
              <w:left w:val="single" w:sz="8" w:space="0" w:color="auto"/>
              <w:bottom w:val="single" w:sz="8" w:space="0" w:color="auto"/>
              <w:right w:val="single" w:sz="8" w:space="0" w:color="auto"/>
            </w:tcBorders>
          </w:tcPr>
          <w:p w14:paraId="713287BA" w14:textId="3511FFEB" w:rsidR="1030743A" w:rsidRDefault="1030743A" w:rsidP="1030743A">
            <w:pPr>
              <w:jc w:val="center"/>
            </w:pPr>
            <w:r w:rsidRPr="1030743A">
              <w:rPr>
                <w:rFonts w:ascii="Aptos Display" w:eastAsia="Aptos Display" w:hAnsi="Aptos Display" w:cs="Aptos Display"/>
              </w:rPr>
              <w:t>System Generated</w:t>
            </w:r>
          </w:p>
        </w:tc>
        <w:tc>
          <w:tcPr>
            <w:tcW w:w="1518" w:type="dxa"/>
            <w:tcBorders>
              <w:top w:val="single" w:sz="8" w:space="0" w:color="auto"/>
              <w:left w:val="single" w:sz="8" w:space="0" w:color="auto"/>
              <w:bottom w:val="single" w:sz="8" w:space="0" w:color="auto"/>
              <w:right w:val="single" w:sz="8" w:space="0" w:color="auto"/>
            </w:tcBorders>
          </w:tcPr>
          <w:p w14:paraId="5B3698FB" w14:textId="44760C4B" w:rsidR="1030743A" w:rsidRDefault="1030743A" w:rsidP="1030743A">
            <w:pPr>
              <w:jc w:val="center"/>
            </w:pPr>
            <w:r w:rsidRPr="1030743A">
              <w:rPr>
                <w:rFonts w:ascii="Aptos Display" w:eastAsia="Aptos Display" w:hAnsi="Aptos Display" w:cs="Aptos Display"/>
              </w:rPr>
              <w:t>Decimal</w:t>
            </w:r>
          </w:p>
        </w:tc>
        <w:tc>
          <w:tcPr>
            <w:tcW w:w="2755" w:type="dxa"/>
            <w:tcBorders>
              <w:top w:val="single" w:sz="8" w:space="0" w:color="auto"/>
              <w:left w:val="single" w:sz="8" w:space="0" w:color="auto"/>
              <w:bottom w:val="single" w:sz="8" w:space="0" w:color="auto"/>
              <w:right w:val="single" w:sz="8" w:space="0" w:color="auto"/>
            </w:tcBorders>
          </w:tcPr>
          <w:p w14:paraId="11D0D063" w14:textId="78AEF6D5" w:rsidR="1030743A" w:rsidRDefault="1030743A" w:rsidP="1030743A">
            <w:pPr>
              <w:jc w:val="center"/>
            </w:pPr>
            <w:r w:rsidRPr="1030743A">
              <w:rPr>
                <w:rFonts w:ascii="Aptos Display" w:eastAsia="Aptos Display" w:hAnsi="Aptos Display" w:cs="Aptos Display"/>
              </w:rPr>
              <w:t>Computed: total volunteers ÷ total shifts.</w:t>
            </w:r>
          </w:p>
        </w:tc>
      </w:tr>
      <w:tr w:rsidR="1030743A" w14:paraId="23F340CC" w14:textId="77777777" w:rsidTr="12192250">
        <w:trPr>
          <w:trHeight w:val="630"/>
        </w:trPr>
        <w:tc>
          <w:tcPr>
            <w:tcW w:w="1176" w:type="dxa"/>
            <w:tcBorders>
              <w:top w:val="single" w:sz="8" w:space="0" w:color="auto"/>
              <w:left w:val="single" w:sz="8" w:space="0" w:color="auto"/>
              <w:bottom w:val="single" w:sz="8" w:space="0" w:color="auto"/>
              <w:right w:val="single" w:sz="8" w:space="0" w:color="auto"/>
            </w:tcBorders>
          </w:tcPr>
          <w:p w14:paraId="2248714B" w14:textId="30AC1A56" w:rsidR="1030743A" w:rsidRDefault="1030743A" w:rsidP="1030743A">
            <w:pPr>
              <w:jc w:val="center"/>
            </w:pPr>
            <w:r w:rsidRPr="1030743A">
              <w:rPr>
                <w:rFonts w:ascii="Aptos Display" w:eastAsia="Aptos Display" w:hAnsi="Aptos Display" w:cs="Aptos Display"/>
              </w:rPr>
              <w:t>% Shifts at Capacity</w:t>
            </w:r>
          </w:p>
        </w:tc>
        <w:tc>
          <w:tcPr>
            <w:tcW w:w="2988" w:type="dxa"/>
            <w:tcBorders>
              <w:top w:val="single" w:sz="8" w:space="0" w:color="auto"/>
              <w:left w:val="single" w:sz="8" w:space="0" w:color="auto"/>
              <w:bottom w:val="single" w:sz="8" w:space="0" w:color="auto"/>
              <w:right w:val="single" w:sz="8" w:space="0" w:color="auto"/>
            </w:tcBorders>
          </w:tcPr>
          <w:p w14:paraId="2D7D0CCE" w14:textId="56D352A2" w:rsidR="1030743A" w:rsidRDefault="1030743A" w:rsidP="1030743A">
            <w:pPr>
              <w:jc w:val="center"/>
            </w:pPr>
            <w:r w:rsidRPr="1030743A">
              <w:rPr>
                <w:rFonts w:ascii="Aptos Display" w:eastAsia="Aptos Display" w:hAnsi="Aptos Display" w:cs="Aptos Display"/>
              </w:rPr>
              <w:t>Percent_Shifts_At_Capacity</w:t>
            </w:r>
          </w:p>
        </w:tc>
        <w:tc>
          <w:tcPr>
            <w:tcW w:w="2735" w:type="dxa"/>
            <w:tcBorders>
              <w:top w:val="single" w:sz="8" w:space="0" w:color="auto"/>
              <w:left w:val="single" w:sz="8" w:space="0" w:color="auto"/>
              <w:bottom w:val="single" w:sz="8" w:space="0" w:color="auto"/>
              <w:right w:val="single" w:sz="8" w:space="0" w:color="auto"/>
            </w:tcBorders>
          </w:tcPr>
          <w:p w14:paraId="1E21D5F0" w14:textId="650CC675" w:rsidR="1030743A" w:rsidRDefault="1030743A" w:rsidP="1030743A">
            <w:pPr>
              <w:jc w:val="center"/>
            </w:pPr>
            <w:r w:rsidRPr="1030743A">
              <w:rPr>
                <w:rFonts w:ascii="Aptos Display" w:eastAsia="Aptos Display" w:hAnsi="Aptos Display" w:cs="Aptos Display"/>
              </w:rPr>
              <w:t>System Generated</w:t>
            </w:r>
          </w:p>
        </w:tc>
        <w:tc>
          <w:tcPr>
            <w:tcW w:w="1518" w:type="dxa"/>
            <w:tcBorders>
              <w:top w:val="single" w:sz="8" w:space="0" w:color="auto"/>
              <w:left w:val="single" w:sz="8" w:space="0" w:color="auto"/>
              <w:bottom w:val="single" w:sz="8" w:space="0" w:color="auto"/>
              <w:right w:val="single" w:sz="8" w:space="0" w:color="auto"/>
            </w:tcBorders>
          </w:tcPr>
          <w:p w14:paraId="548601AC" w14:textId="2B3EA3E2" w:rsidR="1030743A" w:rsidRDefault="1030743A" w:rsidP="1030743A">
            <w:pPr>
              <w:jc w:val="center"/>
            </w:pPr>
            <w:r w:rsidRPr="1030743A">
              <w:rPr>
                <w:rFonts w:ascii="Aptos Display" w:eastAsia="Aptos Display" w:hAnsi="Aptos Display" w:cs="Aptos Display"/>
              </w:rPr>
              <w:t>Percent</w:t>
            </w:r>
          </w:p>
        </w:tc>
        <w:tc>
          <w:tcPr>
            <w:tcW w:w="2755" w:type="dxa"/>
            <w:tcBorders>
              <w:top w:val="single" w:sz="8" w:space="0" w:color="auto"/>
              <w:left w:val="single" w:sz="8" w:space="0" w:color="auto"/>
              <w:bottom w:val="single" w:sz="8" w:space="0" w:color="auto"/>
              <w:right w:val="single" w:sz="8" w:space="0" w:color="auto"/>
            </w:tcBorders>
          </w:tcPr>
          <w:p w14:paraId="757F30CF" w14:textId="3951DDD4" w:rsidR="1030743A" w:rsidRDefault="1030743A" w:rsidP="1030743A">
            <w:pPr>
              <w:jc w:val="center"/>
            </w:pPr>
            <w:r w:rsidRPr="1030743A">
              <w:rPr>
                <w:rFonts w:ascii="Aptos Display" w:eastAsia="Aptos Display" w:hAnsi="Aptos Display" w:cs="Aptos Display"/>
              </w:rPr>
              <w:t>Shifts with advance volunteers = Slots_Available ÷ Total shifts</w:t>
            </w:r>
          </w:p>
        </w:tc>
      </w:tr>
      <w:tr w:rsidR="1030743A" w14:paraId="5B87C405" w14:textId="77777777" w:rsidTr="12192250">
        <w:trPr>
          <w:trHeight w:val="630"/>
        </w:trPr>
        <w:tc>
          <w:tcPr>
            <w:tcW w:w="1176" w:type="dxa"/>
            <w:tcBorders>
              <w:top w:val="single" w:sz="8" w:space="0" w:color="auto"/>
              <w:left w:val="single" w:sz="8" w:space="0" w:color="auto"/>
              <w:bottom w:val="single" w:sz="8" w:space="0" w:color="auto"/>
              <w:right w:val="single" w:sz="8" w:space="0" w:color="auto"/>
            </w:tcBorders>
          </w:tcPr>
          <w:p w14:paraId="6C630496" w14:textId="533162F8" w:rsidR="1030743A" w:rsidRDefault="1030743A" w:rsidP="1030743A">
            <w:pPr>
              <w:jc w:val="center"/>
            </w:pPr>
            <w:r w:rsidRPr="1030743A">
              <w:rPr>
                <w:rFonts w:ascii="Aptos Display" w:eastAsia="Aptos Display" w:hAnsi="Aptos Display" w:cs="Aptos Display"/>
              </w:rPr>
              <w:t>Week Selector Buttons</w:t>
            </w:r>
          </w:p>
        </w:tc>
        <w:tc>
          <w:tcPr>
            <w:tcW w:w="2988" w:type="dxa"/>
            <w:tcBorders>
              <w:top w:val="single" w:sz="8" w:space="0" w:color="auto"/>
              <w:left w:val="single" w:sz="8" w:space="0" w:color="auto"/>
              <w:bottom w:val="single" w:sz="8" w:space="0" w:color="auto"/>
              <w:right w:val="single" w:sz="8" w:space="0" w:color="auto"/>
            </w:tcBorders>
          </w:tcPr>
          <w:p w14:paraId="1E195185" w14:textId="2E247533" w:rsidR="1030743A" w:rsidRDefault="1030743A" w:rsidP="1030743A">
            <w:pPr>
              <w:jc w:val="center"/>
            </w:pPr>
            <w:r w:rsidRPr="1030743A">
              <w:rPr>
                <w:rFonts w:ascii="Aptos Display" w:eastAsia="Aptos Display" w:hAnsi="Aptos Display" w:cs="Aptos Display"/>
              </w:rPr>
              <w:t>Week_Number</w:t>
            </w:r>
          </w:p>
        </w:tc>
        <w:tc>
          <w:tcPr>
            <w:tcW w:w="2735" w:type="dxa"/>
            <w:tcBorders>
              <w:top w:val="single" w:sz="8" w:space="0" w:color="auto"/>
              <w:left w:val="single" w:sz="8" w:space="0" w:color="auto"/>
              <w:bottom w:val="single" w:sz="8" w:space="0" w:color="auto"/>
              <w:right w:val="single" w:sz="8" w:space="0" w:color="auto"/>
            </w:tcBorders>
          </w:tcPr>
          <w:p w14:paraId="1D820944" w14:textId="2E9B6C2F" w:rsidR="1030743A" w:rsidRDefault="1030743A" w:rsidP="1030743A">
            <w:pPr>
              <w:jc w:val="center"/>
            </w:pPr>
            <w:r w:rsidRPr="1030743A">
              <w:rPr>
                <w:rFonts w:ascii="Aptos Display" w:eastAsia="Aptos Display" w:hAnsi="Aptos Display" w:cs="Aptos Display"/>
              </w:rPr>
              <w:t>Schedules</w:t>
            </w:r>
          </w:p>
        </w:tc>
        <w:tc>
          <w:tcPr>
            <w:tcW w:w="1518" w:type="dxa"/>
            <w:tcBorders>
              <w:top w:val="single" w:sz="8" w:space="0" w:color="auto"/>
              <w:left w:val="single" w:sz="8" w:space="0" w:color="auto"/>
              <w:bottom w:val="single" w:sz="8" w:space="0" w:color="auto"/>
              <w:right w:val="single" w:sz="8" w:space="0" w:color="auto"/>
            </w:tcBorders>
          </w:tcPr>
          <w:p w14:paraId="1844C6AF" w14:textId="2FDFBBDA" w:rsidR="1030743A" w:rsidRDefault="1030743A" w:rsidP="1030743A">
            <w:pPr>
              <w:jc w:val="center"/>
            </w:pPr>
            <w:r w:rsidRPr="1030743A">
              <w:rPr>
                <w:rFonts w:ascii="Aptos Display" w:eastAsia="Aptos Display" w:hAnsi="Aptos Display" w:cs="Aptos Display"/>
              </w:rPr>
              <w:t>Integer</w:t>
            </w:r>
          </w:p>
        </w:tc>
        <w:tc>
          <w:tcPr>
            <w:tcW w:w="2755" w:type="dxa"/>
            <w:tcBorders>
              <w:top w:val="single" w:sz="8" w:space="0" w:color="auto"/>
              <w:left w:val="single" w:sz="8" w:space="0" w:color="auto"/>
              <w:bottom w:val="single" w:sz="8" w:space="0" w:color="auto"/>
              <w:right w:val="single" w:sz="8" w:space="0" w:color="auto"/>
            </w:tcBorders>
          </w:tcPr>
          <w:p w14:paraId="14B0B9D7" w14:textId="03E3A1CF" w:rsidR="1030743A" w:rsidRDefault="777459A5" w:rsidP="1030743A">
            <w:pPr>
              <w:jc w:val="center"/>
            </w:pPr>
            <w:r w:rsidRPr="222EC206">
              <w:rPr>
                <w:rFonts w:ascii="Aptos Display" w:eastAsia="Aptos Display" w:hAnsi="Aptos Display" w:cs="Aptos Display"/>
              </w:rPr>
              <w:t xml:space="preserve"> </w:t>
            </w:r>
            <w:r w:rsidR="0EA08094" w:rsidRPr="222EC206">
              <w:rPr>
                <w:rFonts w:ascii="Aptos Display" w:eastAsia="Aptos Display" w:hAnsi="Aptos Display" w:cs="Aptos Display"/>
              </w:rPr>
              <w:t>From data range of selected week. (1-4)</w:t>
            </w:r>
          </w:p>
        </w:tc>
      </w:tr>
      <w:tr w:rsidR="1030743A" w14:paraId="3377B196" w14:textId="77777777" w:rsidTr="12192250">
        <w:trPr>
          <w:trHeight w:val="630"/>
        </w:trPr>
        <w:tc>
          <w:tcPr>
            <w:tcW w:w="1176" w:type="dxa"/>
            <w:tcBorders>
              <w:top w:val="single" w:sz="8" w:space="0" w:color="auto"/>
              <w:left w:val="single" w:sz="8" w:space="0" w:color="auto"/>
              <w:bottom w:val="single" w:sz="8" w:space="0" w:color="auto"/>
              <w:right w:val="single" w:sz="8" w:space="0" w:color="auto"/>
            </w:tcBorders>
          </w:tcPr>
          <w:p w14:paraId="31E9A27D" w14:textId="1E0AD69C" w:rsidR="1030743A" w:rsidRDefault="1030743A" w:rsidP="1030743A">
            <w:pPr>
              <w:jc w:val="center"/>
            </w:pPr>
            <w:r w:rsidRPr="1030743A">
              <w:rPr>
                <w:rFonts w:ascii="Aptos Display" w:eastAsia="Aptos Display" w:hAnsi="Aptos Display" w:cs="Aptos Display"/>
              </w:rPr>
              <w:t>Selected Week Date Range</w:t>
            </w:r>
          </w:p>
        </w:tc>
        <w:tc>
          <w:tcPr>
            <w:tcW w:w="2988" w:type="dxa"/>
            <w:tcBorders>
              <w:top w:val="single" w:sz="8" w:space="0" w:color="auto"/>
              <w:left w:val="single" w:sz="8" w:space="0" w:color="auto"/>
              <w:bottom w:val="single" w:sz="8" w:space="0" w:color="auto"/>
              <w:right w:val="single" w:sz="8" w:space="0" w:color="auto"/>
            </w:tcBorders>
          </w:tcPr>
          <w:p w14:paraId="5353D96E" w14:textId="514A2469" w:rsidR="1030743A" w:rsidRDefault="1030743A" w:rsidP="1030743A">
            <w:pPr>
              <w:jc w:val="center"/>
            </w:pPr>
            <w:r w:rsidRPr="1030743A">
              <w:rPr>
                <w:rFonts w:ascii="Aptos Display" w:eastAsia="Aptos Display" w:hAnsi="Aptos Display" w:cs="Aptos Display"/>
              </w:rPr>
              <w:t>Week_Date_Range</w:t>
            </w:r>
          </w:p>
        </w:tc>
        <w:tc>
          <w:tcPr>
            <w:tcW w:w="2735" w:type="dxa"/>
            <w:tcBorders>
              <w:top w:val="single" w:sz="8" w:space="0" w:color="auto"/>
              <w:left w:val="single" w:sz="8" w:space="0" w:color="auto"/>
              <w:bottom w:val="single" w:sz="8" w:space="0" w:color="auto"/>
              <w:right w:val="single" w:sz="8" w:space="0" w:color="auto"/>
            </w:tcBorders>
          </w:tcPr>
          <w:p w14:paraId="695A255A" w14:textId="05D8C91C" w:rsidR="1030743A" w:rsidRDefault="1030743A" w:rsidP="1030743A">
            <w:pPr>
              <w:jc w:val="center"/>
            </w:pPr>
            <w:r w:rsidRPr="1030743A">
              <w:rPr>
                <w:rFonts w:ascii="Aptos Display" w:eastAsia="Aptos Display" w:hAnsi="Aptos Display" w:cs="Aptos Display"/>
              </w:rPr>
              <w:t>Schedules</w:t>
            </w:r>
          </w:p>
        </w:tc>
        <w:tc>
          <w:tcPr>
            <w:tcW w:w="1518" w:type="dxa"/>
            <w:tcBorders>
              <w:top w:val="single" w:sz="8" w:space="0" w:color="auto"/>
              <w:left w:val="single" w:sz="8" w:space="0" w:color="auto"/>
              <w:bottom w:val="single" w:sz="8" w:space="0" w:color="auto"/>
              <w:right w:val="single" w:sz="8" w:space="0" w:color="auto"/>
            </w:tcBorders>
          </w:tcPr>
          <w:p w14:paraId="5BF981FB" w14:textId="1797146D" w:rsidR="1030743A" w:rsidRDefault="1030743A" w:rsidP="1030743A">
            <w:pPr>
              <w:jc w:val="center"/>
            </w:pPr>
            <w:r w:rsidRPr="1030743A">
              <w:rPr>
                <w:rFonts w:ascii="Aptos Display" w:eastAsia="Aptos Display" w:hAnsi="Aptos Display" w:cs="Aptos Display"/>
              </w:rPr>
              <w:t>Text</w:t>
            </w:r>
          </w:p>
        </w:tc>
        <w:tc>
          <w:tcPr>
            <w:tcW w:w="2755" w:type="dxa"/>
            <w:tcBorders>
              <w:top w:val="single" w:sz="8" w:space="0" w:color="auto"/>
              <w:left w:val="single" w:sz="8" w:space="0" w:color="auto"/>
              <w:bottom w:val="single" w:sz="8" w:space="0" w:color="auto"/>
              <w:right w:val="single" w:sz="8" w:space="0" w:color="auto"/>
            </w:tcBorders>
          </w:tcPr>
          <w:p w14:paraId="5BD623E9" w14:textId="12956905" w:rsidR="1030743A" w:rsidRDefault="24496B5A" w:rsidP="1030743A">
            <w:pPr>
              <w:jc w:val="center"/>
            </w:pPr>
            <w:r w:rsidRPr="222EC206">
              <w:rPr>
                <w:rFonts w:ascii="Aptos Display" w:eastAsia="Aptos Display" w:hAnsi="Aptos Display" w:cs="Aptos Display"/>
              </w:rPr>
              <w:t>From</w:t>
            </w:r>
            <w:r w:rsidR="1030743A" w:rsidRPr="1030743A">
              <w:rPr>
                <w:rFonts w:ascii="Aptos Display" w:eastAsia="Aptos Display" w:hAnsi="Aptos Display" w:cs="Aptos Display"/>
              </w:rPr>
              <w:t xml:space="preserve"> Date_Day_Of_Month, Date_Month</w:t>
            </w:r>
            <w:r w:rsidR="06326D0E" w:rsidRPr="222EC206">
              <w:rPr>
                <w:rFonts w:ascii="Aptos Display" w:eastAsia="Aptos Display" w:hAnsi="Aptos Display" w:cs="Aptos Display"/>
              </w:rPr>
              <w:t xml:space="preserve"> and</w:t>
            </w:r>
            <w:r w:rsidR="1030743A" w:rsidRPr="1030743A">
              <w:rPr>
                <w:rFonts w:ascii="Aptos Display" w:eastAsia="Aptos Display" w:hAnsi="Aptos Display" w:cs="Aptos Display"/>
              </w:rPr>
              <w:t xml:space="preserve"> Date_Year.</w:t>
            </w:r>
          </w:p>
        </w:tc>
      </w:tr>
      <w:tr w:rsidR="1030743A" w14:paraId="7646193D" w14:textId="77777777" w:rsidTr="12192250">
        <w:trPr>
          <w:trHeight w:val="630"/>
        </w:trPr>
        <w:tc>
          <w:tcPr>
            <w:tcW w:w="1176" w:type="dxa"/>
            <w:tcBorders>
              <w:top w:val="single" w:sz="8" w:space="0" w:color="auto"/>
              <w:left w:val="single" w:sz="8" w:space="0" w:color="auto"/>
              <w:bottom w:val="single" w:sz="8" w:space="0" w:color="auto"/>
              <w:right w:val="single" w:sz="8" w:space="0" w:color="auto"/>
            </w:tcBorders>
          </w:tcPr>
          <w:p w14:paraId="0977156D" w14:textId="2D7CFD2C" w:rsidR="1030743A" w:rsidRDefault="1030743A" w:rsidP="1030743A">
            <w:pPr>
              <w:jc w:val="center"/>
            </w:pPr>
            <w:r w:rsidRPr="1030743A">
              <w:rPr>
                <w:rFonts w:ascii="Aptos Display" w:eastAsia="Aptos Display" w:hAnsi="Aptos Display" w:cs="Aptos Display"/>
              </w:rPr>
              <w:t>Day Header</w:t>
            </w:r>
          </w:p>
        </w:tc>
        <w:tc>
          <w:tcPr>
            <w:tcW w:w="2988" w:type="dxa"/>
            <w:tcBorders>
              <w:top w:val="single" w:sz="8" w:space="0" w:color="auto"/>
              <w:left w:val="single" w:sz="8" w:space="0" w:color="auto"/>
              <w:bottom w:val="single" w:sz="8" w:space="0" w:color="auto"/>
              <w:right w:val="single" w:sz="8" w:space="0" w:color="auto"/>
            </w:tcBorders>
          </w:tcPr>
          <w:p w14:paraId="5EE89E62" w14:textId="348F2365" w:rsidR="1030743A" w:rsidRDefault="1030743A" w:rsidP="1030743A">
            <w:pPr>
              <w:jc w:val="center"/>
            </w:pPr>
            <w:r w:rsidRPr="1030743A">
              <w:rPr>
                <w:rFonts w:ascii="Aptos Display" w:eastAsia="Aptos Display" w:hAnsi="Aptos Display" w:cs="Aptos Display"/>
              </w:rPr>
              <w:t>Day_Of_Week</w:t>
            </w:r>
          </w:p>
        </w:tc>
        <w:tc>
          <w:tcPr>
            <w:tcW w:w="2735" w:type="dxa"/>
            <w:tcBorders>
              <w:top w:val="single" w:sz="8" w:space="0" w:color="auto"/>
              <w:left w:val="single" w:sz="8" w:space="0" w:color="auto"/>
              <w:bottom w:val="single" w:sz="8" w:space="0" w:color="auto"/>
              <w:right w:val="single" w:sz="8" w:space="0" w:color="auto"/>
            </w:tcBorders>
          </w:tcPr>
          <w:p w14:paraId="6B4D28CC" w14:textId="010D9D87" w:rsidR="1030743A" w:rsidRDefault="1030743A" w:rsidP="1030743A">
            <w:pPr>
              <w:jc w:val="center"/>
            </w:pPr>
            <w:r w:rsidRPr="1030743A">
              <w:rPr>
                <w:rFonts w:ascii="Aptos Display" w:eastAsia="Aptos Display" w:hAnsi="Aptos Display" w:cs="Aptos Display"/>
              </w:rPr>
              <w:t>Schedules</w:t>
            </w:r>
          </w:p>
        </w:tc>
        <w:tc>
          <w:tcPr>
            <w:tcW w:w="1518" w:type="dxa"/>
            <w:tcBorders>
              <w:top w:val="single" w:sz="8" w:space="0" w:color="auto"/>
              <w:left w:val="single" w:sz="8" w:space="0" w:color="auto"/>
              <w:bottom w:val="single" w:sz="8" w:space="0" w:color="auto"/>
              <w:right w:val="single" w:sz="8" w:space="0" w:color="auto"/>
            </w:tcBorders>
          </w:tcPr>
          <w:p w14:paraId="7792B2DC" w14:textId="0985C21C" w:rsidR="1030743A" w:rsidRDefault="1030743A" w:rsidP="1030743A">
            <w:pPr>
              <w:jc w:val="center"/>
            </w:pPr>
            <w:r w:rsidRPr="1030743A">
              <w:rPr>
                <w:rFonts w:ascii="Aptos Display" w:eastAsia="Aptos Display" w:hAnsi="Aptos Display" w:cs="Aptos Display"/>
              </w:rPr>
              <w:t>Text</w:t>
            </w:r>
          </w:p>
        </w:tc>
        <w:tc>
          <w:tcPr>
            <w:tcW w:w="2755" w:type="dxa"/>
            <w:tcBorders>
              <w:top w:val="single" w:sz="8" w:space="0" w:color="auto"/>
              <w:left w:val="single" w:sz="8" w:space="0" w:color="auto"/>
              <w:bottom w:val="single" w:sz="8" w:space="0" w:color="auto"/>
              <w:right w:val="single" w:sz="8" w:space="0" w:color="auto"/>
            </w:tcBorders>
          </w:tcPr>
          <w:p w14:paraId="549C6908" w14:textId="5EDC0AD8" w:rsidR="1030743A" w:rsidRDefault="1030743A" w:rsidP="1030743A">
            <w:pPr>
              <w:jc w:val="center"/>
            </w:pPr>
            <w:r w:rsidRPr="1030743A">
              <w:rPr>
                <w:rFonts w:ascii="Aptos Display" w:eastAsia="Aptos Display" w:hAnsi="Aptos Display" w:cs="Aptos Display"/>
              </w:rPr>
              <w:t>Derived from date</w:t>
            </w:r>
          </w:p>
        </w:tc>
      </w:tr>
      <w:tr w:rsidR="1030743A" w14:paraId="5143B329" w14:textId="77777777" w:rsidTr="12192250">
        <w:trPr>
          <w:trHeight w:val="630"/>
        </w:trPr>
        <w:tc>
          <w:tcPr>
            <w:tcW w:w="1176" w:type="dxa"/>
            <w:tcBorders>
              <w:top w:val="single" w:sz="8" w:space="0" w:color="auto"/>
              <w:left w:val="single" w:sz="8" w:space="0" w:color="auto"/>
              <w:bottom w:val="single" w:sz="8" w:space="0" w:color="auto"/>
              <w:right w:val="single" w:sz="8" w:space="0" w:color="auto"/>
            </w:tcBorders>
          </w:tcPr>
          <w:p w14:paraId="7491109E" w14:textId="190D2820" w:rsidR="1030743A" w:rsidRDefault="1030743A" w:rsidP="1030743A">
            <w:pPr>
              <w:jc w:val="center"/>
            </w:pPr>
            <w:r w:rsidRPr="1030743A">
              <w:rPr>
                <w:rFonts w:ascii="Aptos Display" w:eastAsia="Aptos Display" w:hAnsi="Aptos Display" w:cs="Aptos Display"/>
              </w:rPr>
              <w:t>Shift Time Range</w:t>
            </w:r>
          </w:p>
        </w:tc>
        <w:tc>
          <w:tcPr>
            <w:tcW w:w="2988" w:type="dxa"/>
            <w:tcBorders>
              <w:top w:val="single" w:sz="8" w:space="0" w:color="auto"/>
              <w:left w:val="single" w:sz="8" w:space="0" w:color="auto"/>
              <w:bottom w:val="single" w:sz="8" w:space="0" w:color="auto"/>
              <w:right w:val="single" w:sz="8" w:space="0" w:color="auto"/>
            </w:tcBorders>
          </w:tcPr>
          <w:p w14:paraId="20573D12" w14:textId="0513B3CD" w:rsidR="1030743A" w:rsidRDefault="1030743A" w:rsidP="1030743A">
            <w:pPr>
              <w:jc w:val="center"/>
            </w:pPr>
            <w:r w:rsidRPr="1030743A">
              <w:rPr>
                <w:rFonts w:ascii="Aptos Display" w:eastAsia="Aptos Display" w:hAnsi="Aptos Display" w:cs="Aptos Display"/>
              </w:rPr>
              <w:t>Shift_Start_Time / Shift_End_Time</w:t>
            </w:r>
          </w:p>
        </w:tc>
        <w:tc>
          <w:tcPr>
            <w:tcW w:w="2735" w:type="dxa"/>
            <w:tcBorders>
              <w:top w:val="single" w:sz="8" w:space="0" w:color="auto"/>
              <w:left w:val="single" w:sz="8" w:space="0" w:color="auto"/>
              <w:bottom w:val="single" w:sz="8" w:space="0" w:color="auto"/>
              <w:right w:val="single" w:sz="8" w:space="0" w:color="auto"/>
            </w:tcBorders>
          </w:tcPr>
          <w:p w14:paraId="6E701C83" w14:textId="28CEA440" w:rsidR="1030743A" w:rsidRDefault="1030743A" w:rsidP="1030743A">
            <w:pPr>
              <w:jc w:val="center"/>
            </w:pPr>
            <w:r w:rsidRPr="1030743A">
              <w:rPr>
                <w:rFonts w:ascii="Aptos Display" w:eastAsia="Aptos Display" w:hAnsi="Aptos Display" w:cs="Aptos Display"/>
              </w:rPr>
              <w:t>Shifts</w:t>
            </w:r>
          </w:p>
        </w:tc>
        <w:tc>
          <w:tcPr>
            <w:tcW w:w="1518" w:type="dxa"/>
            <w:tcBorders>
              <w:top w:val="single" w:sz="8" w:space="0" w:color="auto"/>
              <w:left w:val="single" w:sz="8" w:space="0" w:color="auto"/>
              <w:bottom w:val="single" w:sz="8" w:space="0" w:color="auto"/>
              <w:right w:val="single" w:sz="8" w:space="0" w:color="auto"/>
            </w:tcBorders>
          </w:tcPr>
          <w:p w14:paraId="69052602" w14:textId="518C31B8" w:rsidR="1030743A" w:rsidRDefault="1030743A" w:rsidP="1030743A">
            <w:pPr>
              <w:jc w:val="center"/>
            </w:pPr>
            <w:r w:rsidRPr="1030743A">
              <w:rPr>
                <w:rFonts w:ascii="Aptos Display" w:eastAsia="Aptos Display" w:hAnsi="Aptos Display" w:cs="Aptos Display"/>
              </w:rPr>
              <w:t>HH/MM – HH/MM</w:t>
            </w:r>
          </w:p>
        </w:tc>
        <w:tc>
          <w:tcPr>
            <w:tcW w:w="2755" w:type="dxa"/>
            <w:tcBorders>
              <w:top w:val="single" w:sz="8" w:space="0" w:color="auto"/>
              <w:left w:val="single" w:sz="8" w:space="0" w:color="auto"/>
              <w:bottom w:val="single" w:sz="8" w:space="0" w:color="auto"/>
              <w:right w:val="single" w:sz="8" w:space="0" w:color="auto"/>
            </w:tcBorders>
          </w:tcPr>
          <w:p w14:paraId="4834EB87" w14:textId="6013E8B1" w:rsidR="1030743A" w:rsidRDefault="1030743A" w:rsidP="1030743A">
            <w:pPr>
              <w:jc w:val="center"/>
            </w:pPr>
            <w:r w:rsidRPr="1030743A">
              <w:rPr>
                <w:rFonts w:ascii="Aptos Display" w:eastAsia="Aptos Display" w:hAnsi="Aptos Display" w:cs="Aptos Display"/>
              </w:rPr>
              <w:t>Must be a valid time</w:t>
            </w:r>
          </w:p>
        </w:tc>
      </w:tr>
      <w:tr w:rsidR="1030743A" w14:paraId="5A960EFB" w14:textId="77777777" w:rsidTr="12192250">
        <w:trPr>
          <w:trHeight w:val="630"/>
        </w:trPr>
        <w:tc>
          <w:tcPr>
            <w:tcW w:w="1176" w:type="dxa"/>
            <w:tcBorders>
              <w:top w:val="single" w:sz="8" w:space="0" w:color="auto"/>
              <w:left w:val="single" w:sz="8" w:space="0" w:color="auto"/>
              <w:bottom w:val="single" w:sz="8" w:space="0" w:color="auto"/>
              <w:right w:val="single" w:sz="8" w:space="0" w:color="auto"/>
            </w:tcBorders>
          </w:tcPr>
          <w:p w14:paraId="5616E242" w14:textId="3EA1B4D3" w:rsidR="1030743A" w:rsidRDefault="1030743A" w:rsidP="1030743A">
            <w:pPr>
              <w:jc w:val="center"/>
            </w:pPr>
            <w:r w:rsidRPr="1030743A">
              <w:rPr>
                <w:rFonts w:ascii="Aptos Display" w:eastAsia="Aptos Display" w:hAnsi="Aptos Display" w:cs="Aptos Display"/>
              </w:rPr>
              <w:t>Advance Volunteer Count</w:t>
            </w:r>
          </w:p>
        </w:tc>
        <w:tc>
          <w:tcPr>
            <w:tcW w:w="2988" w:type="dxa"/>
            <w:tcBorders>
              <w:top w:val="single" w:sz="8" w:space="0" w:color="auto"/>
              <w:left w:val="single" w:sz="8" w:space="0" w:color="auto"/>
              <w:bottom w:val="single" w:sz="8" w:space="0" w:color="auto"/>
              <w:right w:val="single" w:sz="8" w:space="0" w:color="auto"/>
            </w:tcBorders>
          </w:tcPr>
          <w:p w14:paraId="24F93DA9" w14:textId="1D834FD1" w:rsidR="1030743A" w:rsidRDefault="1030743A" w:rsidP="1030743A">
            <w:pPr>
              <w:jc w:val="center"/>
            </w:pPr>
            <w:r w:rsidRPr="1030743A">
              <w:rPr>
                <w:rFonts w:ascii="Aptos Display" w:eastAsia="Aptos Display" w:hAnsi="Aptos Display" w:cs="Aptos Display"/>
              </w:rPr>
              <w:t>Advance_SignUps_Count</w:t>
            </w:r>
          </w:p>
        </w:tc>
        <w:tc>
          <w:tcPr>
            <w:tcW w:w="2735" w:type="dxa"/>
            <w:tcBorders>
              <w:top w:val="single" w:sz="8" w:space="0" w:color="auto"/>
              <w:left w:val="single" w:sz="8" w:space="0" w:color="auto"/>
              <w:bottom w:val="single" w:sz="8" w:space="0" w:color="auto"/>
              <w:right w:val="single" w:sz="8" w:space="0" w:color="auto"/>
            </w:tcBorders>
          </w:tcPr>
          <w:p w14:paraId="204B86D7" w14:textId="0B21EF71" w:rsidR="1030743A" w:rsidRDefault="120EF183" w:rsidP="1030743A">
            <w:pPr>
              <w:jc w:val="center"/>
            </w:pPr>
            <w:r w:rsidRPr="12192250">
              <w:rPr>
                <w:rFonts w:ascii="Aptos Display" w:eastAsia="Aptos Display" w:hAnsi="Aptos Display" w:cs="Aptos Display"/>
              </w:rPr>
              <w:t xml:space="preserve">System Generated </w:t>
            </w:r>
            <w:r w:rsidR="15E29F3A" w:rsidRPr="12192250">
              <w:rPr>
                <w:rFonts w:ascii="Aptos Display" w:eastAsia="Aptos Display" w:hAnsi="Aptos Display" w:cs="Aptos Display"/>
              </w:rPr>
              <w:t>from Shifts and volunteers</w:t>
            </w:r>
          </w:p>
        </w:tc>
        <w:tc>
          <w:tcPr>
            <w:tcW w:w="1518" w:type="dxa"/>
            <w:tcBorders>
              <w:top w:val="single" w:sz="8" w:space="0" w:color="auto"/>
              <w:left w:val="single" w:sz="8" w:space="0" w:color="auto"/>
              <w:bottom w:val="single" w:sz="8" w:space="0" w:color="auto"/>
              <w:right w:val="single" w:sz="8" w:space="0" w:color="auto"/>
            </w:tcBorders>
          </w:tcPr>
          <w:p w14:paraId="6668ADA4" w14:textId="58186AC3" w:rsidR="1030743A" w:rsidRDefault="1030743A" w:rsidP="1030743A">
            <w:pPr>
              <w:jc w:val="center"/>
            </w:pPr>
            <w:r w:rsidRPr="1030743A">
              <w:rPr>
                <w:rFonts w:ascii="Aptos Display" w:eastAsia="Aptos Display" w:hAnsi="Aptos Display" w:cs="Aptos Display"/>
              </w:rPr>
              <w:t>integer</w:t>
            </w:r>
          </w:p>
        </w:tc>
        <w:tc>
          <w:tcPr>
            <w:tcW w:w="2755" w:type="dxa"/>
            <w:tcBorders>
              <w:top w:val="single" w:sz="8" w:space="0" w:color="auto"/>
              <w:left w:val="single" w:sz="8" w:space="0" w:color="auto"/>
              <w:bottom w:val="single" w:sz="8" w:space="0" w:color="auto"/>
              <w:right w:val="single" w:sz="8" w:space="0" w:color="auto"/>
            </w:tcBorders>
          </w:tcPr>
          <w:p w14:paraId="7785D0AA" w14:textId="7FA7FFC5" w:rsidR="1030743A" w:rsidRDefault="1030743A" w:rsidP="1030743A">
            <w:pPr>
              <w:jc w:val="center"/>
            </w:pPr>
            <w:r w:rsidRPr="1030743A">
              <w:rPr>
                <w:rFonts w:ascii="Aptos Display" w:eastAsia="Aptos Display" w:hAnsi="Aptos Display" w:cs="Aptos Display"/>
              </w:rPr>
              <w:t>Count of volunteers pre-registered for the shift. (Between 0 and slots avalible)</w:t>
            </w:r>
          </w:p>
        </w:tc>
      </w:tr>
      <w:tr w:rsidR="1030743A" w14:paraId="3B977C61" w14:textId="77777777" w:rsidTr="12192250">
        <w:trPr>
          <w:trHeight w:val="630"/>
        </w:trPr>
        <w:tc>
          <w:tcPr>
            <w:tcW w:w="1176" w:type="dxa"/>
            <w:tcBorders>
              <w:top w:val="single" w:sz="8" w:space="0" w:color="auto"/>
              <w:left w:val="single" w:sz="8" w:space="0" w:color="auto"/>
              <w:bottom w:val="single" w:sz="8" w:space="0" w:color="auto"/>
              <w:right w:val="single" w:sz="8" w:space="0" w:color="auto"/>
            </w:tcBorders>
          </w:tcPr>
          <w:p w14:paraId="06E6E9C2" w14:textId="6F375503" w:rsidR="1030743A" w:rsidRDefault="1030743A" w:rsidP="1030743A">
            <w:pPr>
              <w:jc w:val="center"/>
            </w:pPr>
            <w:r w:rsidRPr="1030743A">
              <w:rPr>
                <w:rFonts w:ascii="Aptos Display" w:eastAsia="Aptos Display" w:hAnsi="Aptos Display" w:cs="Aptos Display"/>
              </w:rPr>
              <w:t xml:space="preserve">Capacity Indicator </w:t>
            </w:r>
          </w:p>
        </w:tc>
        <w:tc>
          <w:tcPr>
            <w:tcW w:w="2988" w:type="dxa"/>
            <w:tcBorders>
              <w:top w:val="single" w:sz="8" w:space="0" w:color="auto"/>
              <w:left w:val="single" w:sz="8" w:space="0" w:color="auto"/>
              <w:bottom w:val="single" w:sz="8" w:space="0" w:color="auto"/>
              <w:right w:val="single" w:sz="8" w:space="0" w:color="auto"/>
            </w:tcBorders>
          </w:tcPr>
          <w:p w14:paraId="25AF3FF3" w14:textId="6F63E69B" w:rsidR="1030743A" w:rsidRDefault="1030743A" w:rsidP="1030743A">
            <w:pPr>
              <w:jc w:val="center"/>
            </w:pPr>
            <w:r w:rsidRPr="1030743A">
              <w:rPr>
                <w:rFonts w:ascii="Aptos Display" w:eastAsia="Aptos Display" w:hAnsi="Aptos Display" w:cs="Aptos Display"/>
              </w:rPr>
              <w:t>Shift_Capacity_Display</w:t>
            </w:r>
          </w:p>
        </w:tc>
        <w:tc>
          <w:tcPr>
            <w:tcW w:w="2735" w:type="dxa"/>
            <w:tcBorders>
              <w:top w:val="single" w:sz="8" w:space="0" w:color="auto"/>
              <w:left w:val="single" w:sz="8" w:space="0" w:color="auto"/>
              <w:bottom w:val="single" w:sz="8" w:space="0" w:color="auto"/>
              <w:right w:val="single" w:sz="8" w:space="0" w:color="auto"/>
            </w:tcBorders>
          </w:tcPr>
          <w:p w14:paraId="60A9CC58" w14:textId="45F484B4" w:rsidR="1030743A" w:rsidRDefault="1030743A" w:rsidP="1030743A">
            <w:pPr>
              <w:jc w:val="center"/>
            </w:pPr>
            <w:r w:rsidRPr="1030743A">
              <w:rPr>
                <w:rFonts w:ascii="Aptos Display" w:eastAsia="Aptos Display" w:hAnsi="Aptos Display" w:cs="Aptos Display"/>
              </w:rPr>
              <w:t>System Generated</w:t>
            </w:r>
          </w:p>
        </w:tc>
        <w:tc>
          <w:tcPr>
            <w:tcW w:w="1518" w:type="dxa"/>
            <w:tcBorders>
              <w:top w:val="single" w:sz="8" w:space="0" w:color="auto"/>
              <w:left w:val="single" w:sz="8" w:space="0" w:color="auto"/>
              <w:bottom w:val="single" w:sz="8" w:space="0" w:color="auto"/>
              <w:right w:val="single" w:sz="8" w:space="0" w:color="auto"/>
            </w:tcBorders>
          </w:tcPr>
          <w:p w14:paraId="10FE2E49" w14:textId="7AA22816" w:rsidR="1030743A" w:rsidRDefault="1030743A" w:rsidP="1030743A">
            <w:pPr>
              <w:jc w:val="center"/>
            </w:pPr>
            <w:r w:rsidRPr="1030743A">
              <w:rPr>
                <w:rFonts w:ascii="Aptos Display" w:eastAsia="Aptos Display" w:hAnsi="Aptos Display" w:cs="Aptos Display"/>
              </w:rPr>
              <w:t>##/##</w:t>
            </w:r>
          </w:p>
        </w:tc>
        <w:tc>
          <w:tcPr>
            <w:tcW w:w="2755" w:type="dxa"/>
            <w:tcBorders>
              <w:top w:val="single" w:sz="8" w:space="0" w:color="auto"/>
              <w:left w:val="single" w:sz="8" w:space="0" w:color="auto"/>
              <w:bottom w:val="single" w:sz="8" w:space="0" w:color="auto"/>
              <w:right w:val="single" w:sz="8" w:space="0" w:color="auto"/>
            </w:tcBorders>
          </w:tcPr>
          <w:p w14:paraId="3B042123" w14:textId="4F9062CE" w:rsidR="1030743A" w:rsidRDefault="1030743A" w:rsidP="1030743A">
            <w:pPr>
              <w:jc w:val="center"/>
            </w:pPr>
            <w:r w:rsidRPr="1030743A">
              <w:rPr>
                <w:rFonts w:ascii="Aptos Display" w:eastAsia="Aptos Display" w:hAnsi="Aptos Display" w:cs="Aptos Display"/>
              </w:rPr>
              <w:t xml:space="preserve">Derived from Advance_SIgnUps_Count and Slots_Availabile </w:t>
            </w:r>
          </w:p>
        </w:tc>
      </w:tr>
      <w:tr w:rsidR="1030743A" w14:paraId="0AB23BD8" w14:textId="77777777" w:rsidTr="12192250">
        <w:trPr>
          <w:trHeight w:val="630"/>
        </w:trPr>
        <w:tc>
          <w:tcPr>
            <w:tcW w:w="1176" w:type="dxa"/>
            <w:tcBorders>
              <w:top w:val="single" w:sz="8" w:space="0" w:color="auto"/>
              <w:left w:val="single" w:sz="8" w:space="0" w:color="auto"/>
              <w:bottom w:val="single" w:sz="8" w:space="0" w:color="auto"/>
              <w:right w:val="single" w:sz="8" w:space="0" w:color="auto"/>
            </w:tcBorders>
          </w:tcPr>
          <w:p w14:paraId="6413092E" w14:textId="74FBC484" w:rsidR="1030743A" w:rsidRDefault="1030743A" w:rsidP="1030743A">
            <w:pPr>
              <w:jc w:val="center"/>
            </w:pPr>
            <w:r w:rsidRPr="1030743A">
              <w:rPr>
                <w:rFonts w:ascii="Aptos Display" w:eastAsia="Aptos Display" w:hAnsi="Aptos Display" w:cs="Aptos Display"/>
              </w:rPr>
              <w:t>Available Spots Message</w:t>
            </w:r>
          </w:p>
        </w:tc>
        <w:tc>
          <w:tcPr>
            <w:tcW w:w="2988" w:type="dxa"/>
            <w:tcBorders>
              <w:top w:val="single" w:sz="8" w:space="0" w:color="auto"/>
              <w:left w:val="single" w:sz="8" w:space="0" w:color="auto"/>
              <w:bottom w:val="single" w:sz="8" w:space="0" w:color="auto"/>
              <w:right w:val="single" w:sz="8" w:space="0" w:color="auto"/>
            </w:tcBorders>
          </w:tcPr>
          <w:p w14:paraId="50653018" w14:textId="72095C3E" w:rsidR="1030743A" w:rsidRDefault="1030743A" w:rsidP="1030743A">
            <w:pPr>
              <w:jc w:val="center"/>
            </w:pPr>
            <w:r w:rsidRPr="1030743A">
              <w:rPr>
                <w:rFonts w:ascii="Aptos Display" w:eastAsia="Aptos Display" w:hAnsi="Aptos Display" w:cs="Aptos Display"/>
              </w:rPr>
              <w:t>Spots_avalible_Message</w:t>
            </w:r>
          </w:p>
        </w:tc>
        <w:tc>
          <w:tcPr>
            <w:tcW w:w="2735" w:type="dxa"/>
            <w:tcBorders>
              <w:top w:val="single" w:sz="8" w:space="0" w:color="auto"/>
              <w:left w:val="single" w:sz="8" w:space="0" w:color="auto"/>
              <w:bottom w:val="single" w:sz="8" w:space="0" w:color="auto"/>
              <w:right w:val="single" w:sz="8" w:space="0" w:color="auto"/>
            </w:tcBorders>
          </w:tcPr>
          <w:p w14:paraId="0BB74C55" w14:textId="1D567492" w:rsidR="1030743A" w:rsidRDefault="1030743A" w:rsidP="1030743A">
            <w:pPr>
              <w:jc w:val="center"/>
            </w:pPr>
            <w:r w:rsidRPr="1030743A">
              <w:rPr>
                <w:rFonts w:ascii="Aptos Display" w:eastAsia="Aptos Display" w:hAnsi="Aptos Display" w:cs="Aptos Display"/>
              </w:rPr>
              <w:t>System Generated from Slots avalible – advance_SIgnUps_Count</w:t>
            </w:r>
          </w:p>
        </w:tc>
        <w:tc>
          <w:tcPr>
            <w:tcW w:w="1518" w:type="dxa"/>
            <w:tcBorders>
              <w:top w:val="single" w:sz="8" w:space="0" w:color="auto"/>
              <w:left w:val="single" w:sz="8" w:space="0" w:color="auto"/>
              <w:bottom w:val="single" w:sz="8" w:space="0" w:color="auto"/>
              <w:right w:val="single" w:sz="8" w:space="0" w:color="auto"/>
            </w:tcBorders>
          </w:tcPr>
          <w:p w14:paraId="1E7D39AC" w14:textId="7DE1592E" w:rsidR="1030743A" w:rsidRDefault="1030743A" w:rsidP="1030743A">
            <w:pPr>
              <w:jc w:val="center"/>
            </w:pPr>
            <w:r w:rsidRPr="1030743A">
              <w:rPr>
                <w:rFonts w:ascii="Aptos Display" w:eastAsia="Aptos Display" w:hAnsi="Aptos Display" w:cs="Aptos Display"/>
              </w:rPr>
              <w:t>Text</w:t>
            </w:r>
          </w:p>
        </w:tc>
        <w:tc>
          <w:tcPr>
            <w:tcW w:w="2755" w:type="dxa"/>
            <w:tcBorders>
              <w:top w:val="single" w:sz="8" w:space="0" w:color="auto"/>
              <w:left w:val="single" w:sz="8" w:space="0" w:color="auto"/>
              <w:bottom w:val="single" w:sz="8" w:space="0" w:color="auto"/>
              <w:right w:val="single" w:sz="8" w:space="0" w:color="auto"/>
            </w:tcBorders>
          </w:tcPr>
          <w:p w14:paraId="2967B0B1" w14:textId="1288E94C" w:rsidR="1030743A" w:rsidRDefault="1030743A" w:rsidP="1030743A">
            <w:pPr>
              <w:jc w:val="center"/>
            </w:pPr>
            <w:r w:rsidRPr="1030743A">
              <w:rPr>
                <w:rFonts w:ascii="Aptos Display" w:eastAsia="Aptos Display" w:hAnsi="Aptos Display" w:cs="Aptos Display"/>
              </w:rPr>
              <w:t xml:space="preserve">If Remaining &gt; 0 </w:t>
            </w:r>
            <w:r w:rsidRPr="1030743A">
              <w:rPr>
                <w:rFonts w:ascii="Wingdings" w:eastAsia="Wingdings" w:hAnsi="Wingdings" w:cs="Wingdings"/>
              </w:rPr>
              <w:t></w:t>
            </w:r>
            <w:r w:rsidRPr="1030743A">
              <w:rPr>
                <w:rFonts w:ascii="Aptos Display" w:eastAsia="Aptos Display" w:hAnsi="Aptos Display" w:cs="Aptos Display"/>
              </w:rPr>
              <w:t xml:space="preserve"> Display spots availabe</w:t>
            </w:r>
          </w:p>
        </w:tc>
      </w:tr>
      <w:tr w:rsidR="1030743A" w14:paraId="25702C29" w14:textId="77777777" w:rsidTr="12192250">
        <w:trPr>
          <w:trHeight w:val="630"/>
        </w:trPr>
        <w:tc>
          <w:tcPr>
            <w:tcW w:w="1176" w:type="dxa"/>
            <w:tcBorders>
              <w:top w:val="single" w:sz="8" w:space="0" w:color="auto"/>
              <w:left w:val="single" w:sz="8" w:space="0" w:color="auto"/>
              <w:bottom w:val="single" w:sz="8" w:space="0" w:color="auto"/>
              <w:right w:val="single" w:sz="8" w:space="0" w:color="auto"/>
            </w:tcBorders>
          </w:tcPr>
          <w:p w14:paraId="04D64E05" w14:textId="0DAA5197" w:rsidR="1030743A" w:rsidRDefault="1030743A" w:rsidP="1030743A">
            <w:pPr>
              <w:jc w:val="center"/>
            </w:pPr>
            <w:r w:rsidRPr="1030743A">
              <w:rPr>
                <w:rFonts w:ascii="Aptos Display" w:eastAsia="Aptos Display" w:hAnsi="Aptos Display" w:cs="Aptos Display"/>
              </w:rPr>
              <w:t>Capacity Status</w:t>
            </w:r>
          </w:p>
        </w:tc>
        <w:tc>
          <w:tcPr>
            <w:tcW w:w="2988" w:type="dxa"/>
            <w:tcBorders>
              <w:top w:val="single" w:sz="8" w:space="0" w:color="auto"/>
              <w:left w:val="single" w:sz="8" w:space="0" w:color="auto"/>
              <w:bottom w:val="single" w:sz="8" w:space="0" w:color="auto"/>
              <w:right w:val="single" w:sz="8" w:space="0" w:color="auto"/>
            </w:tcBorders>
          </w:tcPr>
          <w:p w14:paraId="46050535" w14:textId="760FF509" w:rsidR="1030743A" w:rsidRDefault="1030743A" w:rsidP="1030743A">
            <w:pPr>
              <w:jc w:val="center"/>
            </w:pPr>
            <w:r w:rsidRPr="1030743A">
              <w:rPr>
                <w:rFonts w:ascii="Aptos Display" w:eastAsia="Aptos Display" w:hAnsi="Aptos Display" w:cs="Aptos Display"/>
              </w:rPr>
              <w:t>Capacity_Status</w:t>
            </w:r>
          </w:p>
        </w:tc>
        <w:tc>
          <w:tcPr>
            <w:tcW w:w="2735" w:type="dxa"/>
            <w:tcBorders>
              <w:top w:val="single" w:sz="8" w:space="0" w:color="auto"/>
              <w:left w:val="single" w:sz="8" w:space="0" w:color="auto"/>
              <w:bottom w:val="single" w:sz="8" w:space="0" w:color="auto"/>
              <w:right w:val="single" w:sz="8" w:space="0" w:color="auto"/>
            </w:tcBorders>
          </w:tcPr>
          <w:p w14:paraId="5BF07993" w14:textId="32F089BA" w:rsidR="1030743A" w:rsidRDefault="1030743A" w:rsidP="1030743A">
            <w:pPr>
              <w:jc w:val="center"/>
            </w:pPr>
            <w:r w:rsidRPr="1030743A">
              <w:rPr>
                <w:rFonts w:ascii="Aptos Display" w:eastAsia="Aptos Display" w:hAnsi="Aptos Display" w:cs="Aptos Display"/>
              </w:rPr>
              <w:t>System Generated</w:t>
            </w:r>
          </w:p>
        </w:tc>
        <w:tc>
          <w:tcPr>
            <w:tcW w:w="1518" w:type="dxa"/>
            <w:tcBorders>
              <w:top w:val="single" w:sz="8" w:space="0" w:color="auto"/>
              <w:left w:val="single" w:sz="8" w:space="0" w:color="auto"/>
              <w:bottom w:val="single" w:sz="8" w:space="0" w:color="auto"/>
              <w:right w:val="single" w:sz="8" w:space="0" w:color="auto"/>
            </w:tcBorders>
          </w:tcPr>
          <w:p w14:paraId="78321BCE" w14:textId="7B0C1F56" w:rsidR="1030743A" w:rsidRDefault="1030743A" w:rsidP="1030743A">
            <w:pPr>
              <w:jc w:val="center"/>
            </w:pPr>
            <w:r w:rsidRPr="1030743A">
              <w:rPr>
                <w:rFonts w:ascii="Aptos Display" w:eastAsia="Aptos Display" w:hAnsi="Aptos Display" w:cs="Aptos Display"/>
              </w:rPr>
              <w:t>Text</w:t>
            </w:r>
          </w:p>
        </w:tc>
        <w:tc>
          <w:tcPr>
            <w:tcW w:w="2755" w:type="dxa"/>
            <w:tcBorders>
              <w:top w:val="single" w:sz="8" w:space="0" w:color="auto"/>
              <w:left w:val="single" w:sz="8" w:space="0" w:color="auto"/>
              <w:bottom w:val="single" w:sz="8" w:space="0" w:color="auto"/>
              <w:right w:val="single" w:sz="8" w:space="0" w:color="auto"/>
            </w:tcBorders>
          </w:tcPr>
          <w:p w14:paraId="5BA78AA5" w14:textId="30962D7C" w:rsidR="1030743A" w:rsidRDefault="1030743A" w:rsidP="1030743A">
            <w:pPr>
              <w:jc w:val="center"/>
            </w:pPr>
            <w:r w:rsidRPr="1030743A">
              <w:rPr>
                <w:rFonts w:ascii="Aptos Display" w:eastAsia="Aptos Display" w:hAnsi="Aptos Display" w:cs="Aptos Display"/>
              </w:rPr>
              <w:t>&lt;50% plenty space, 50%-99% = filling,</w:t>
            </w:r>
          </w:p>
          <w:p w14:paraId="75AB66DD" w14:textId="4ADB0E6F" w:rsidR="1030743A" w:rsidRDefault="1030743A" w:rsidP="1030743A">
            <w:pPr>
              <w:jc w:val="center"/>
            </w:pPr>
            <w:r w:rsidRPr="1030743A">
              <w:rPr>
                <w:rFonts w:ascii="Aptos Display" w:eastAsia="Aptos Display" w:hAnsi="Aptos Display" w:cs="Aptos Display"/>
              </w:rPr>
              <w:t>100% = Near Full</w:t>
            </w:r>
          </w:p>
        </w:tc>
      </w:tr>
      <w:tr w:rsidR="1030743A" w14:paraId="72672ABB" w14:textId="77777777" w:rsidTr="12192250">
        <w:trPr>
          <w:trHeight w:val="630"/>
        </w:trPr>
        <w:tc>
          <w:tcPr>
            <w:tcW w:w="1176" w:type="dxa"/>
            <w:tcBorders>
              <w:top w:val="single" w:sz="8" w:space="0" w:color="auto"/>
              <w:left w:val="single" w:sz="8" w:space="0" w:color="auto"/>
              <w:bottom w:val="single" w:sz="8" w:space="0" w:color="auto"/>
              <w:right w:val="single" w:sz="8" w:space="0" w:color="auto"/>
            </w:tcBorders>
          </w:tcPr>
          <w:p w14:paraId="2B60C43A" w14:textId="434614C8" w:rsidR="1030743A" w:rsidRDefault="1030743A" w:rsidP="1030743A">
            <w:pPr>
              <w:jc w:val="center"/>
            </w:pPr>
            <w:r w:rsidRPr="1030743A">
              <w:rPr>
                <w:rFonts w:ascii="Aptos Display" w:eastAsia="Aptos Display" w:hAnsi="Aptos Display" w:cs="Aptos Display"/>
              </w:rPr>
              <w:t>Slots Available</w:t>
            </w:r>
          </w:p>
        </w:tc>
        <w:tc>
          <w:tcPr>
            <w:tcW w:w="2988" w:type="dxa"/>
            <w:tcBorders>
              <w:top w:val="single" w:sz="8" w:space="0" w:color="auto"/>
              <w:left w:val="single" w:sz="8" w:space="0" w:color="auto"/>
              <w:bottom w:val="single" w:sz="8" w:space="0" w:color="auto"/>
              <w:right w:val="single" w:sz="8" w:space="0" w:color="auto"/>
            </w:tcBorders>
          </w:tcPr>
          <w:p w14:paraId="3B43EB26" w14:textId="1F861B84" w:rsidR="1030743A" w:rsidRDefault="1030743A" w:rsidP="1030743A">
            <w:pPr>
              <w:jc w:val="center"/>
            </w:pPr>
            <w:r w:rsidRPr="1030743A">
              <w:rPr>
                <w:rFonts w:ascii="Aptos Display" w:eastAsia="Aptos Display" w:hAnsi="Aptos Display" w:cs="Aptos Display"/>
              </w:rPr>
              <w:t>Slots_Available</w:t>
            </w:r>
          </w:p>
        </w:tc>
        <w:tc>
          <w:tcPr>
            <w:tcW w:w="2735" w:type="dxa"/>
            <w:tcBorders>
              <w:top w:val="single" w:sz="8" w:space="0" w:color="auto"/>
              <w:left w:val="single" w:sz="8" w:space="0" w:color="auto"/>
              <w:bottom w:val="single" w:sz="8" w:space="0" w:color="auto"/>
              <w:right w:val="single" w:sz="8" w:space="0" w:color="auto"/>
            </w:tcBorders>
          </w:tcPr>
          <w:p w14:paraId="21DE2A01" w14:textId="45481B6E" w:rsidR="1030743A" w:rsidRDefault="1030743A" w:rsidP="1030743A">
            <w:pPr>
              <w:jc w:val="center"/>
            </w:pPr>
            <w:r w:rsidRPr="1030743A">
              <w:rPr>
                <w:rFonts w:ascii="Aptos Display" w:eastAsia="Aptos Display" w:hAnsi="Aptos Display" w:cs="Aptos Display"/>
              </w:rPr>
              <w:t>Shifts</w:t>
            </w:r>
          </w:p>
        </w:tc>
        <w:tc>
          <w:tcPr>
            <w:tcW w:w="1518" w:type="dxa"/>
            <w:tcBorders>
              <w:top w:val="single" w:sz="8" w:space="0" w:color="auto"/>
              <w:left w:val="single" w:sz="8" w:space="0" w:color="auto"/>
              <w:bottom w:val="single" w:sz="8" w:space="0" w:color="auto"/>
              <w:right w:val="single" w:sz="8" w:space="0" w:color="auto"/>
            </w:tcBorders>
          </w:tcPr>
          <w:p w14:paraId="3DF24582" w14:textId="02AC6D15" w:rsidR="1030743A" w:rsidRDefault="1030743A" w:rsidP="1030743A">
            <w:pPr>
              <w:jc w:val="center"/>
            </w:pPr>
            <w:r w:rsidRPr="1030743A">
              <w:rPr>
                <w:rFonts w:ascii="Aptos Display" w:eastAsia="Aptos Display" w:hAnsi="Aptos Display" w:cs="Aptos Display"/>
              </w:rPr>
              <w:t>Integer</w:t>
            </w:r>
          </w:p>
        </w:tc>
        <w:tc>
          <w:tcPr>
            <w:tcW w:w="2755" w:type="dxa"/>
            <w:tcBorders>
              <w:top w:val="single" w:sz="8" w:space="0" w:color="auto"/>
              <w:left w:val="single" w:sz="8" w:space="0" w:color="auto"/>
              <w:bottom w:val="single" w:sz="8" w:space="0" w:color="auto"/>
              <w:right w:val="single" w:sz="8" w:space="0" w:color="auto"/>
            </w:tcBorders>
          </w:tcPr>
          <w:p w14:paraId="1EBBB86E" w14:textId="356A4F70" w:rsidR="1030743A" w:rsidRDefault="1030743A" w:rsidP="1030743A">
            <w:pPr>
              <w:jc w:val="center"/>
            </w:pPr>
            <w:r w:rsidRPr="1030743A">
              <w:rPr>
                <w:rFonts w:ascii="Aptos Display" w:eastAsia="Aptos Display" w:hAnsi="Aptos Display" w:cs="Aptos Display"/>
              </w:rPr>
              <w:t>Must be ≥ 0</w:t>
            </w:r>
          </w:p>
        </w:tc>
      </w:tr>
      <w:tr w:rsidR="1030743A" w14:paraId="32E370CC" w14:textId="77777777" w:rsidTr="12192250">
        <w:trPr>
          <w:trHeight w:val="630"/>
        </w:trPr>
        <w:tc>
          <w:tcPr>
            <w:tcW w:w="1176" w:type="dxa"/>
            <w:tcBorders>
              <w:top w:val="single" w:sz="8" w:space="0" w:color="auto"/>
              <w:left w:val="single" w:sz="8" w:space="0" w:color="auto"/>
              <w:bottom w:val="single" w:sz="8" w:space="0" w:color="auto"/>
              <w:right w:val="single" w:sz="8" w:space="0" w:color="auto"/>
            </w:tcBorders>
          </w:tcPr>
          <w:p w14:paraId="4C635D62" w14:textId="3C796A1D" w:rsidR="1030743A" w:rsidRDefault="1030743A" w:rsidP="1030743A">
            <w:pPr>
              <w:jc w:val="center"/>
            </w:pPr>
            <w:r w:rsidRPr="1030743A">
              <w:rPr>
                <w:rFonts w:ascii="Aptos Display" w:eastAsia="Aptos Display" w:hAnsi="Aptos Display" w:cs="Aptos Display"/>
              </w:rPr>
              <w:t>Shift Load Summary &lt;50%</w:t>
            </w:r>
          </w:p>
        </w:tc>
        <w:tc>
          <w:tcPr>
            <w:tcW w:w="2988" w:type="dxa"/>
            <w:tcBorders>
              <w:top w:val="single" w:sz="8" w:space="0" w:color="auto"/>
              <w:left w:val="single" w:sz="8" w:space="0" w:color="auto"/>
              <w:bottom w:val="single" w:sz="8" w:space="0" w:color="auto"/>
              <w:right w:val="single" w:sz="8" w:space="0" w:color="auto"/>
            </w:tcBorders>
          </w:tcPr>
          <w:p w14:paraId="5168E7CF" w14:textId="70517EC9" w:rsidR="1030743A" w:rsidRDefault="1030743A" w:rsidP="1030743A">
            <w:pPr>
              <w:jc w:val="center"/>
            </w:pPr>
            <w:r w:rsidRPr="1030743A">
              <w:rPr>
                <w:rFonts w:ascii="Aptos Display" w:eastAsia="Aptos Display" w:hAnsi="Aptos Display" w:cs="Aptos Display"/>
              </w:rPr>
              <w:t>Shifts_Under_50</w:t>
            </w:r>
          </w:p>
        </w:tc>
        <w:tc>
          <w:tcPr>
            <w:tcW w:w="2735" w:type="dxa"/>
            <w:tcBorders>
              <w:top w:val="single" w:sz="8" w:space="0" w:color="auto"/>
              <w:left w:val="single" w:sz="8" w:space="0" w:color="auto"/>
              <w:bottom w:val="single" w:sz="8" w:space="0" w:color="auto"/>
              <w:right w:val="single" w:sz="8" w:space="0" w:color="auto"/>
            </w:tcBorders>
          </w:tcPr>
          <w:p w14:paraId="701E4CAD" w14:textId="3941505D" w:rsidR="1030743A" w:rsidRDefault="1030743A" w:rsidP="1030743A">
            <w:pPr>
              <w:jc w:val="center"/>
            </w:pPr>
            <w:r w:rsidRPr="1030743A">
              <w:rPr>
                <w:rFonts w:ascii="Aptos Display" w:eastAsia="Aptos Display" w:hAnsi="Aptos Display" w:cs="Aptos Display"/>
              </w:rPr>
              <w:t>System Generated</w:t>
            </w:r>
          </w:p>
        </w:tc>
        <w:tc>
          <w:tcPr>
            <w:tcW w:w="1518" w:type="dxa"/>
            <w:tcBorders>
              <w:top w:val="single" w:sz="8" w:space="0" w:color="auto"/>
              <w:left w:val="single" w:sz="8" w:space="0" w:color="auto"/>
              <w:bottom w:val="single" w:sz="8" w:space="0" w:color="auto"/>
              <w:right w:val="single" w:sz="8" w:space="0" w:color="auto"/>
            </w:tcBorders>
          </w:tcPr>
          <w:p w14:paraId="33376BCC" w14:textId="496982CE" w:rsidR="1030743A" w:rsidRDefault="1030743A" w:rsidP="1030743A">
            <w:pPr>
              <w:jc w:val="center"/>
            </w:pPr>
            <w:r w:rsidRPr="1030743A">
              <w:rPr>
                <w:rFonts w:ascii="Aptos Display" w:eastAsia="Aptos Display" w:hAnsi="Aptos Display" w:cs="Aptos Display"/>
              </w:rPr>
              <w:t>Integer</w:t>
            </w:r>
          </w:p>
        </w:tc>
        <w:tc>
          <w:tcPr>
            <w:tcW w:w="2755" w:type="dxa"/>
            <w:tcBorders>
              <w:top w:val="single" w:sz="8" w:space="0" w:color="auto"/>
              <w:left w:val="single" w:sz="8" w:space="0" w:color="auto"/>
              <w:bottom w:val="single" w:sz="8" w:space="0" w:color="auto"/>
              <w:right w:val="single" w:sz="8" w:space="0" w:color="auto"/>
            </w:tcBorders>
          </w:tcPr>
          <w:p w14:paraId="189FC4D2" w14:textId="6CF2C2DA" w:rsidR="1030743A" w:rsidRDefault="1030743A" w:rsidP="1030743A">
            <w:pPr>
              <w:jc w:val="center"/>
            </w:pPr>
            <w:r w:rsidRPr="1030743A">
              <w:rPr>
                <w:rFonts w:ascii="Aptos Display" w:eastAsia="Aptos Display" w:hAnsi="Aptos Display" w:cs="Aptos Display"/>
              </w:rPr>
              <w:t>Advanced SignUps Count / slots avalible &lt;50%</w:t>
            </w:r>
          </w:p>
        </w:tc>
      </w:tr>
      <w:tr w:rsidR="1030743A" w14:paraId="26224CCE" w14:textId="77777777" w:rsidTr="12192250">
        <w:trPr>
          <w:trHeight w:val="630"/>
        </w:trPr>
        <w:tc>
          <w:tcPr>
            <w:tcW w:w="1176" w:type="dxa"/>
            <w:tcBorders>
              <w:top w:val="single" w:sz="8" w:space="0" w:color="auto"/>
              <w:left w:val="single" w:sz="8" w:space="0" w:color="auto"/>
              <w:bottom w:val="single" w:sz="8" w:space="0" w:color="auto"/>
              <w:right w:val="single" w:sz="8" w:space="0" w:color="auto"/>
            </w:tcBorders>
          </w:tcPr>
          <w:p w14:paraId="01C3604B" w14:textId="02C349FB" w:rsidR="1030743A" w:rsidRDefault="1030743A" w:rsidP="1030743A">
            <w:pPr>
              <w:jc w:val="center"/>
            </w:pPr>
            <w:r w:rsidRPr="1030743A">
              <w:rPr>
                <w:rFonts w:ascii="Aptos Display" w:eastAsia="Aptos Display" w:hAnsi="Aptos Display" w:cs="Aptos Display"/>
              </w:rPr>
              <w:t>Shift Load Summary</w:t>
            </w:r>
          </w:p>
          <w:p w14:paraId="30974285" w14:textId="38C502BE" w:rsidR="1030743A" w:rsidRDefault="1030743A" w:rsidP="1030743A">
            <w:pPr>
              <w:jc w:val="center"/>
            </w:pPr>
            <w:r w:rsidRPr="1030743A">
              <w:rPr>
                <w:rFonts w:ascii="Aptos Display" w:eastAsia="Aptos Display" w:hAnsi="Aptos Display" w:cs="Aptos Display"/>
              </w:rPr>
              <w:t>50%-99%</w:t>
            </w:r>
          </w:p>
        </w:tc>
        <w:tc>
          <w:tcPr>
            <w:tcW w:w="2988" w:type="dxa"/>
            <w:tcBorders>
              <w:top w:val="single" w:sz="8" w:space="0" w:color="auto"/>
              <w:left w:val="single" w:sz="8" w:space="0" w:color="auto"/>
              <w:bottom w:val="single" w:sz="8" w:space="0" w:color="auto"/>
              <w:right w:val="single" w:sz="8" w:space="0" w:color="auto"/>
            </w:tcBorders>
          </w:tcPr>
          <w:p w14:paraId="0DCCCF35" w14:textId="07CFDE01" w:rsidR="1030743A" w:rsidRDefault="1030743A" w:rsidP="1030743A">
            <w:pPr>
              <w:jc w:val="center"/>
            </w:pPr>
            <w:r w:rsidRPr="1030743A">
              <w:rPr>
                <w:rFonts w:ascii="Aptos Display" w:eastAsia="Aptos Display" w:hAnsi="Aptos Display" w:cs="Aptos Display"/>
              </w:rPr>
              <w:t>Shifts_50_to_99</w:t>
            </w:r>
          </w:p>
        </w:tc>
        <w:tc>
          <w:tcPr>
            <w:tcW w:w="2735" w:type="dxa"/>
            <w:tcBorders>
              <w:top w:val="single" w:sz="8" w:space="0" w:color="auto"/>
              <w:left w:val="single" w:sz="8" w:space="0" w:color="auto"/>
              <w:bottom w:val="single" w:sz="8" w:space="0" w:color="auto"/>
              <w:right w:val="single" w:sz="8" w:space="0" w:color="auto"/>
            </w:tcBorders>
          </w:tcPr>
          <w:p w14:paraId="3D725D5E" w14:textId="3C04A165" w:rsidR="1030743A" w:rsidRDefault="1030743A" w:rsidP="1030743A">
            <w:pPr>
              <w:jc w:val="center"/>
            </w:pPr>
            <w:r w:rsidRPr="1030743A">
              <w:rPr>
                <w:rFonts w:ascii="Aptos Display" w:eastAsia="Aptos Display" w:hAnsi="Aptos Display" w:cs="Aptos Display"/>
              </w:rPr>
              <w:t>System Generated</w:t>
            </w:r>
          </w:p>
        </w:tc>
        <w:tc>
          <w:tcPr>
            <w:tcW w:w="1518" w:type="dxa"/>
            <w:tcBorders>
              <w:top w:val="single" w:sz="8" w:space="0" w:color="auto"/>
              <w:left w:val="single" w:sz="8" w:space="0" w:color="auto"/>
              <w:bottom w:val="single" w:sz="8" w:space="0" w:color="auto"/>
              <w:right w:val="single" w:sz="8" w:space="0" w:color="auto"/>
            </w:tcBorders>
          </w:tcPr>
          <w:p w14:paraId="4DB8AD03" w14:textId="0F656C3C" w:rsidR="1030743A" w:rsidRDefault="1030743A" w:rsidP="1030743A">
            <w:pPr>
              <w:jc w:val="center"/>
            </w:pPr>
            <w:r w:rsidRPr="1030743A">
              <w:rPr>
                <w:rFonts w:ascii="Aptos Display" w:eastAsia="Aptos Display" w:hAnsi="Aptos Display" w:cs="Aptos Display"/>
              </w:rPr>
              <w:t>Integer</w:t>
            </w:r>
          </w:p>
        </w:tc>
        <w:tc>
          <w:tcPr>
            <w:tcW w:w="2755" w:type="dxa"/>
            <w:tcBorders>
              <w:top w:val="single" w:sz="8" w:space="0" w:color="auto"/>
              <w:left w:val="single" w:sz="8" w:space="0" w:color="auto"/>
              <w:bottom w:val="single" w:sz="8" w:space="0" w:color="auto"/>
              <w:right w:val="single" w:sz="8" w:space="0" w:color="auto"/>
            </w:tcBorders>
          </w:tcPr>
          <w:p w14:paraId="13FAFCF0" w14:textId="5D039A26" w:rsidR="1030743A" w:rsidRDefault="1030743A" w:rsidP="1030743A">
            <w:pPr>
              <w:jc w:val="center"/>
            </w:pPr>
            <w:r w:rsidRPr="1030743A">
              <w:rPr>
                <w:rFonts w:ascii="Aptos Display" w:eastAsia="Aptos Display" w:hAnsi="Aptos Display" w:cs="Aptos Display"/>
              </w:rPr>
              <w:t>0.5 ≤ ratio ≤ 1.00</w:t>
            </w:r>
          </w:p>
        </w:tc>
      </w:tr>
      <w:tr w:rsidR="1030743A" w14:paraId="07160F28" w14:textId="77777777" w:rsidTr="12192250">
        <w:trPr>
          <w:trHeight w:val="630"/>
        </w:trPr>
        <w:tc>
          <w:tcPr>
            <w:tcW w:w="1176" w:type="dxa"/>
            <w:tcBorders>
              <w:top w:val="single" w:sz="8" w:space="0" w:color="auto"/>
              <w:left w:val="single" w:sz="8" w:space="0" w:color="auto"/>
              <w:bottom w:val="single" w:sz="8" w:space="0" w:color="auto"/>
              <w:right w:val="single" w:sz="8" w:space="0" w:color="auto"/>
            </w:tcBorders>
          </w:tcPr>
          <w:p w14:paraId="24E9564C" w14:textId="24ADBEC4" w:rsidR="1030743A" w:rsidRDefault="1030743A" w:rsidP="1030743A">
            <w:pPr>
              <w:jc w:val="center"/>
            </w:pPr>
            <w:r w:rsidRPr="1030743A">
              <w:rPr>
                <w:rFonts w:ascii="Aptos Display" w:eastAsia="Aptos Display" w:hAnsi="Aptos Display" w:cs="Aptos Display"/>
              </w:rPr>
              <w:t>Shift Load Summary</w:t>
            </w:r>
          </w:p>
          <w:p w14:paraId="6113D08F" w14:textId="7FFCF57F" w:rsidR="1030743A" w:rsidRDefault="1030743A" w:rsidP="1030743A">
            <w:pPr>
              <w:jc w:val="center"/>
            </w:pPr>
            <w:r w:rsidRPr="1030743A">
              <w:rPr>
                <w:rFonts w:ascii="Aptos Display" w:eastAsia="Aptos Display" w:hAnsi="Aptos Display" w:cs="Aptos Display"/>
              </w:rPr>
              <w:t>100%</w:t>
            </w:r>
          </w:p>
        </w:tc>
        <w:tc>
          <w:tcPr>
            <w:tcW w:w="2988" w:type="dxa"/>
            <w:tcBorders>
              <w:top w:val="single" w:sz="8" w:space="0" w:color="auto"/>
              <w:left w:val="single" w:sz="8" w:space="0" w:color="auto"/>
              <w:bottom w:val="single" w:sz="8" w:space="0" w:color="auto"/>
              <w:right w:val="single" w:sz="8" w:space="0" w:color="auto"/>
            </w:tcBorders>
          </w:tcPr>
          <w:p w14:paraId="4B39E55B" w14:textId="573EF8E7" w:rsidR="1030743A" w:rsidRDefault="1030743A" w:rsidP="1030743A">
            <w:pPr>
              <w:jc w:val="center"/>
            </w:pPr>
            <w:r w:rsidRPr="1030743A">
              <w:rPr>
                <w:rFonts w:ascii="Aptos Display" w:eastAsia="Aptos Display" w:hAnsi="Aptos Display" w:cs="Aptos Display"/>
              </w:rPr>
              <w:t>Shifts_At_100</w:t>
            </w:r>
          </w:p>
        </w:tc>
        <w:tc>
          <w:tcPr>
            <w:tcW w:w="2735" w:type="dxa"/>
            <w:tcBorders>
              <w:top w:val="single" w:sz="8" w:space="0" w:color="auto"/>
              <w:left w:val="single" w:sz="8" w:space="0" w:color="auto"/>
              <w:bottom w:val="single" w:sz="8" w:space="0" w:color="auto"/>
              <w:right w:val="single" w:sz="8" w:space="0" w:color="auto"/>
            </w:tcBorders>
          </w:tcPr>
          <w:p w14:paraId="17F4D754" w14:textId="7376C0E3" w:rsidR="1030743A" w:rsidRDefault="1030743A" w:rsidP="1030743A">
            <w:pPr>
              <w:jc w:val="center"/>
            </w:pPr>
            <w:r w:rsidRPr="1030743A">
              <w:rPr>
                <w:rFonts w:ascii="Aptos Display" w:eastAsia="Aptos Display" w:hAnsi="Aptos Display" w:cs="Aptos Display"/>
              </w:rPr>
              <w:t>System Generated</w:t>
            </w:r>
          </w:p>
        </w:tc>
        <w:tc>
          <w:tcPr>
            <w:tcW w:w="1518" w:type="dxa"/>
            <w:tcBorders>
              <w:top w:val="single" w:sz="8" w:space="0" w:color="auto"/>
              <w:left w:val="single" w:sz="8" w:space="0" w:color="auto"/>
              <w:bottom w:val="single" w:sz="8" w:space="0" w:color="auto"/>
              <w:right w:val="single" w:sz="8" w:space="0" w:color="auto"/>
            </w:tcBorders>
          </w:tcPr>
          <w:p w14:paraId="7292144B" w14:textId="04C92A35" w:rsidR="1030743A" w:rsidRDefault="1030743A" w:rsidP="1030743A">
            <w:pPr>
              <w:jc w:val="center"/>
            </w:pPr>
            <w:r w:rsidRPr="1030743A">
              <w:rPr>
                <w:rFonts w:ascii="Aptos Display" w:eastAsia="Aptos Display" w:hAnsi="Aptos Display" w:cs="Aptos Display"/>
              </w:rPr>
              <w:t>Integer</w:t>
            </w:r>
          </w:p>
        </w:tc>
        <w:tc>
          <w:tcPr>
            <w:tcW w:w="2755" w:type="dxa"/>
            <w:tcBorders>
              <w:top w:val="single" w:sz="8" w:space="0" w:color="auto"/>
              <w:left w:val="single" w:sz="8" w:space="0" w:color="auto"/>
              <w:bottom w:val="single" w:sz="8" w:space="0" w:color="auto"/>
              <w:right w:val="single" w:sz="8" w:space="0" w:color="auto"/>
            </w:tcBorders>
          </w:tcPr>
          <w:p w14:paraId="562B2087" w14:textId="3270490E" w:rsidR="1030743A" w:rsidRDefault="1030743A" w:rsidP="1030743A">
            <w:pPr>
              <w:jc w:val="center"/>
            </w:pPr>
            <w:r w:rsidRPr="1030743A">
              <w:rPr>
                <w:rFonts w:ascii="Aptos Display" w:eastAsia="Aptos Display" w:hAnsi="Aptos Display" w:cs="Aptos Display"/>
              </w:rPr>
              <w:t>Ratio = 100</w:t>
            </w:r>
          </w:p>
        </w:tc>
      </w:tr>
      <w:tr w:rsidR="1030743A" w14:paraId="17B4016D" w14:textId="77777777" w:rsidTr="12192250">
        <w:trPr>
          <w:trHeight w:val="630"/>
        </w:trPr>
        <w:tc>
          <w:tcPr>
            <w:tcW w:w="1176" w:type="dxa"/>
            <w:tcBorders>
              <w:top w:val="single" w:sz="8" w:space="0" w:color="auto"/>
              <w:left w:val="single" w:sz="8" w:space="0" w:color="auto"/>
              <w:bottom w:val="single" w:sz="8" w:space="0" w:color="auto"/>
              <w:right w:val="single" w:sz="8" w:space="0" w:color="auto"/>
            </w:tcBorders>
          </w:tcPr>
          <w:p w14:paraId="0675F0AB" w14:textId="60233AED" w:rsidR="1030743A" w:rsidRDefault="1030743A" w:rsidP="1030743A">
            <w:pPr>
              <w:jc w:val="center"/>
            </w:pPr>
            <w:r w:rsidRPr="1030743A">
              <w:rPr>
                <w:rFonts w:ascii="Aptos Display" w:eastAsia="Aptos Display" w:hAnsi="Aptos Display" w:cs="Aptos Display"/>
              </w:rPr>
              <w:t>Summary Status Lables</w:t>
            </w:r>
          </w:p>
        </w:tc>
        <w:tc>
          <w:tcPr>
            <w:tcW w:w="2988" w:type="dxa"/>
            <w:tcBorders>
              <w:top w:val="single" w:sz="8" w:space="0" w:color="auto"/>
              <w:left w:val="single" w:sz="8" w:space="0" w:color="auto"/>
              <w:bottom w:val="single" w:sz="8" w:space="0" w:color="auto"/>
              <w:right w:val="single" w:sz="8" w:space="0" w:color="auto"/>
            </w:tcBorders>
          </w:tcPr>
          <w:p w14:paraId="79423EA7" w14:textId="6D1CFBD0" w:rsidR="1030743A" w:rsidRDefault="1030743A" w:rsidP="1030743A">
            <w:pPr>
              <w:jc w:val="center"/>
            </w:pPr>
            <w:r w:rsidRPr="1030743A">
              <w:rPr>
                <w:rFonts w:ascii="Aptos Display" w:eastAsia="Aptos Display" w:hAnsi="Aptos Display" w:cs="Aptos Display"/>
              </w:rPr>
              <w:t>Summary_Status_Labels</w:t>
            </w:r>
          </w:p>
        </w:tc>
        <w:tc>
          <w:tcPr>
            <w:tcW w:w="2735" w:type="dxa"/>
            <w:tcBorders>
              <w:top w:val="single" w:sz="8" w:space="0" w:color="auto"/>
              <w:left w:val="single" w:sz="8" w:space="0" w:color="auto"/>
              <w:bottom w:val="single" w:sz="8" w:space="0" w:color="auto"/>
              <w:right w:val="single" w:sz="8" w:space="0" w:color="auto"/>
            </w:tcBorders>
          </w:tcPr>
          <w:p w14:paraId="51E36F0A" w14:textId="249E51CF" w:rsidR="1030743A" w:rsidRDefault="1030743A" w:rsidP="1030743A">
            <w:pPr>
              <w:jc w:val="center"/>
            </w:pPr>
            <w:r w:rsidRPr="1030743A">
              <w:rPr>
                <w:rFonts w:ascii="Aptos Display" w:eastAsia="Aptos Display" w:hAnsi="Aptos Display" w:cs="Aptos Display"/>
              </w:rPr>
              <w:t>Static</w:t>
            </w:r>
          </w:p>
        </w:tc>
        <w:tc>
          <w:tcPr>
            <w:tcW w:w="1518" w:type="dxa"/>
            <w:tcBorders>
              <w:top w:val="single" w:sz="8" w:space="0" w:color="auto"/>
              <w:left w:val="single" w:sz="8" w:space="0" w:color="auto"/>
              <w:bottom w:val="single" w:sz="8" w:space="0" w:color="auto"/>
              <w:right w:val="single" w:sz="8" w:space="0" w:color="auto"/>
            </w:tcBorders>
          </w:tcPr>
          <w:p w14:paraId="72FB3FC5" w14:textId="315128C7" w:rsidR="1030743A" w:rsidRDefault="1030743A" w:rsidP="1030743A">
            <w:pPr>
              <w:jc w:val="center"/>
            </w:pPr>
            <w:r w:rsidRPr="1030743A">
              <w:rPr>
                <w:rFonts w:ascii="Aptos Display" w:eastAsia="Aptos Display" w:hAnsi="Aptos Display" w:cs="Aptos Display"/>
              </w:rPr>
              <w:t>Text</w:t>
            </w:r>
          </w:p>
        </w:tc>
        <w:tc>
          <w:tcPr>
            <w:tcW w:w="2755" w:type="dxa"/>
            <w:tcBorders>
              <w:top w:val="single" w:sz="8" w:space="0" w:color="auto"/>
              <w:left w:val="single" w:sz="8" w:space="0" w:color="auto"/>
              <w:bottom w:val="single" w:sz="8" w:space="0" w:color="auto"/>
              <w:right w:val="single" w:sz="8" w:space="0" w:color="auto"/>
            </w:tcBorders>
          </w:tcPr>
          <w:p w14:paraId="39EDF927" w14:textId="7739A9D0" w:rsidR="1030743A" w:rsidRDefault="1030743A" w:rsidP="1030743A">
            <w:pPr>
              <w:jc w:val="center"/>
            </w:pPr>
            <w:r w:rsidRPr="1030743A">
              <w:rPr>
                <w:rFonts w:ascii="Aptos Display" w:eastAsia="Aptos Display" w:hAnsi="Aptos Display" w:cs="Aptos Display"/>
              </w:rPr>
              <w:t>Must match Values</w:t>
            </w:r>
          </w:p>
        </w:tc>
      </w:tr>
    </w:tbl>
    <w:p w14:paraId="7576EB32" w14:textId="1909E4ED" w:rsidR="1030743A" w:rsidRDefault="1030743A" w:rsidP="1030743A"/>
    <w:p w14:paraId="7FEA2111" w14:textId="5EC0770D" w:rsidR="1030743A" w:rsidRDefault="1030743A" w:rsidP="1030743A"/>
    <w:p w14:paraId="22072577" w14:textId="0D4C85A3" w:rsidR="1030743A" w:rsidRDefault="1030743A" w:rsidP="1030743A"/>
    <w:p w14:paraId="1366A0F9" w14:textId="32D69D6C" w:rsidR="1030743A" w:rsidRDefault="1030743A" w:rsidP="1030743A"/>
    <w:p w14:paraId="0F990584" w14:textId="77777777" w:rsidR="00AA0AF5" w:rsidRDefault="00AA0AF5">
      <w:pPr>
        <w:spacing w:after="160" w:line="278" w:lineRule="auto"/>
        <w:rPr>
          <w:b/>
          <w:sz w:val="48"/>
          <w:szCs w:val="48"/>
        </w:rPr>
      </w:pPr>
      <w:r>
        <w:rPr>
          <w:b/>
          <w:sz w:val="48"/>
          <w:szCs w:val="48"/>
        </w:rPr>
        <w:br w:type="page"/>
      </w:r>
    </w:p>
    <w:p w14:paraId="30F1DA1D" w14:textId="7C241726" w:rsidR="0061512B" w:rsidRPr="00E1791A" w:rsidRDefault="0061512B" w:rsidP="00E1791A">
      <w:pPr>
        <w:pStyle w:val="Heading1"/>
        <w:rPr>
          <w:rStyle w:val="SectionHeadingsChar"/>
          <w:rFonts w:eastAsiaTheme="majorEastAsia"/>
          <w:color w:val="auto"/>
          <w:szCs w:val="36"/>
        </w:rPr>
      </w:pPr>
      <w:bookmarkStart w:id="254" w:name="_Toc215671574"/>
      <w:r w:rsidRPr="00E1791A">
        <w:rPr>
          <w:rStyle w:val="SectionHeadingsChar"/>
          <w:rFonts w:eastAsiaTheme="majorEastAsia"/>
          <w:color w:val="auto"/>
          <w:szCs w:val="36"/>
        </w:rPr>
        <w:t>Prototypes of Inputs</w:t>
      </w:r>
      <w:bookmarkEnd w:id="254"/>
    </w:p>
    <w:p w14:paraId="08DDC052" w14:textId="77777777" w:rsidR="00B97A38" w:rsidRDefault="00B97A38" w:rsidP="003C55A9"/>
    <w:p w14:paraId="74ED4693" w14:textId="16ECB525" w:rsidR="003C55A9" w:rsidRPr="00E70274" w:rsidRDefault="003C55A9" w:rsidP="009F6B43">
      <w:pPr>
        <w:jc w:val="center"/>
        <w:rPr>
          <w:sz w:val="28"/>
          <w:szCs w:val="28"/>
          <w:u w:val="single"/>
        </w:rPr>
      </w:pPr>
      <w:r>
        <w:rPr>
          <w:sz w:val="28"/>
          <w:szCs w:val="28"/>
          <w:u w:val="single"/>
        </w:rPr>
        <w:t>I</w:t>
      </w:r>
      <w:r w:rsidRPr="00E70274">
        <w:rPr>
          <w:sz w:val="28"/>
          <w:szCs w:val="28"/>
          <w:u w:val="single"/>
        </w:rPr>
        <w:t xml:space="preserve">nput 1: </w:t>
      </w:r>
      <w:r w:rsidR="00BA611A" w:rsidRPr="00E70274">
        <w:rPr>
          <w:sz w:val="28"/>
          <w:szCs w:val="28"/>
          <w:u w:val="single"/>
        </w:rPr>
        <w:t>Enter</w:t>
      </w:r>
      <w:r w:rsidRPr="00E70274">
        <w:rPr>
          <w:sz w:val="28"/>
          <w:szCs w:val="28"/>
          <w:u w:val="single"/>
        </w:rPr>
        <w:t xml:space="preserve"> </w:t>
      </w:r>
      <w:r w:rsidR="00BA611A" w:rsidRPr="00E70274">
        <w:rPr>
          <w:sz w:val="28"/>
          <w:szCs w:val="28"/>
          <w:u w:val="single"/>
        </w:rPr>
        <w:t>New Contact</w:t>
      </w:r>
      <w:r w:rsidR="00B379F7" w:rsidRPr="00E70274">
        <w:rPr>
          <w:sz w:val="28"/>
          <w:szCs w:val="28"/>
          <w:u w:val="single"/>
        </w:rPr>
        <w:t xml:space="preserve"> Info</w:t>
      </w:r>
    </w:p>
    <w:p w14:paraId="5F06EB4C" w14:textId="270735C5" w:rsidR="003C55A9" w:rsidRDefault="003C55A9" w:rsidP="003C55A9"/>
    <w:p w14:paraId="277DB327" w14:textId="5A608FCF" w:rsidR="003C55A9" w:rsidRDefault="003C55A9" w:rsidP="003C55A9"/>
    <w:p w14:paraId="1C4EB244" w14:textId="00F821FD" w:rsidR="003C55A9" w:rsidRDefault="003C55A9" w:rsidP="003C55A9"/>
    <w:p w14:paraId="12199F0A" w14:textId="29492FD5" w:rsidR="003C55A9" w:rsidRDefault="003C55A9" w:rsidP="003C55A9"/>
    <w:p w14:paraId="7BF70F48" w14:textId="3928766E" w:rsidR="003C55A9" w:rsidRDefault="003C55A9" w:rsidP="003C55A9"/>
    <w:p w14:paraId="50123664" w14:textId="66EA86E6" w:rsidR="003C55A9" w:rsidRDefault="00A15537" w:rsidP="00A15537">
      <w:pPr>
        <w:jc w:val="center"/>
      </w:pPr>
      <w:r>
        <w:rPr>
          <w:noProof/>
          <w14:ligatures w14:val="standardContextual"/>
        </w:rPr>
        <w:drawing>
          <wp:inline distT="0" distB="0" distL="0" distR="0" wp14:anchorId="4E460876" wp14:editId="6C097100">
            <wp:extent cx="3665989" cy="5951281"/>
            <wp:effectExtent l="0" t="0" r="4445" b="5080"/>
            <wp:docPr id="1759408310" name="Picture 15" descr="A close-up of a contact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08310" name="Picture 15" descr="A close-up of a contact card&#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3671997" cy="5961035"/>
                    </a:xfrm>
                    <a:prstGeom prst="rect">
                      <a:avLst/>
                    </a:prstGeom>
                  </pic:spPr>
                </pic:pic>
              </a:graphicData>
            </a:graphic>
          </wp:inline>
        </w:drawing>
      </w:r>
    </w:p>
    <w:p w14:paraId="6C653893" w14:textId="36818726" w:rsidR="003C55A9" w:rsidRDefault="003C55A9" w:rsidP="003C55A9"/>
    <w:p w14:paraId="55161E4E" w14:textId="77777777" w:rsidR="00A15537" w:rsidRDefault="00A15537" w:rsidP="003C55A9"/>
    <w:p w14:paraId="219F603F" w14:textId="77777777" w:rsidR="00A15537" w:rsidRDefault="00A15537" w:rsidP="009F6B43">
      <w:pPr>
        <w:jc w:val="center"/>
        <w:rPr>
          <w:sz w:val="28"/>
          <w:szCs w:val="28"/>
          <w:u w:val="single"/>
        </w:rPr>
      </w:pPr>
    </w:p>
    <w:p w14:paraId="76D55EF2" w14:textId="77777777" w:rsidR="00826893" w:rsidRDefault="00826893" w:rsidP="009F6B43">
      <w:pPr>
        <w:jc w:val="center"/>
        <w:rPr>
          <w:sz w:val="28"/>
          <w:szCs w:val="28"/>
          <w:u w:val="single"/>
        </w:rPr>
      </w:pPr>
    </w:p>
    <w:p w14:paraId="6C434115" w14:textId="414107CF" w:rsidR="003C55A9" w:rsidRPr="00E70274" w:rsidRDefault="003C55A9" w:rsidP="009F6B43">
      <w:pPr>
        <w:jc w:val="center"/>
        <w:rPr>
          <w:sz w:val="28"/>
          <w:szCs w:val="28"/>
          <w:u w:val="single"/>
        </w:rPr>
      </w:pPr>
      <w:r w:rsidRPr="00E70274">
        <w:rPr>
          <w:sz w:val="28"/>
          <w:szCs w:val="28"/>
          <w:u w:val="single"/>
        </w:rPr>
        <w:t xml:space="preserve">Input 2: </w:t>
      </w:r>
      <w:r w:rsidR="00EF1B29" w:rsidRPr="00E70274">
        <w:rPr>
          <w:sz w:val="28"/>
          <w:szCs w:val="28"/>
          <w:u w:val="single"/>
        </w:rPr>
        <w:t>Enter Number of Volunteers</w:t>
      </w:r>
    </w:p>
    <w:p w14:paraId="6B24A1C9" w14:textId="437DCA65" w:rsidR="003C55A9" w:rsidRDefault="003C55A9" w:rsidP="003C55A9"/>
    <w:p w14:paraId="65C3FC11" w14:textId="088AB1DF" w:rsidR="003C55A9" w:rsidRDefault="003C55A9" w:rsidP="003C55A9"/>
    <w:p w14:paraId="2AA9FA09" w14:textId="612348DD" w:rsidR="003C55A9" w:rsidRDefault="003C55A9" w:rsidP="003C55A9"/>
    <w:p w14:paraId="55E9E749" w14:textId="77777777" w:rsidR="003C55A9" w:rsidRDefault="003C55A9" w:rsidP="003C55A9"/>
    <w:p w14:paraId="6ED30F2D" w14:textId="77777777" w:rsidR="00A15537" w:rsidRDefault="00A15537" w:rsidP="003C55A9"/>
    <w:p w14:paraId="095AC852" w14:textId="38CE79C4" w:rsidR="003C55A9" w:rsidRDefault="009F6B43" w:rsidP="009F6B43">
      <w:pPr>
        <w:jc w:val="center"/>
      </w:pPr>
      <w:r>
        <w:rPr>
          <w:noProof/>
          <w14:ligatures w14:val="standardContextual"/>
        </w:rPr>
        <w:drawing>
          <wp:inline distT="0" distB="0" distL="0" distR="0" wp14:anchorId="64223229" wp14:editId="24463EFF">
            <wp:extent cx="3190167" cy="5914238"/>
            <wp:effectExtent l="0" t="0" r="0" b="4445"/>
            <wp:docPr id="1624513007" name="Picture 12" descr="A close-up of a phone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13007" name="Picture 12" descr="A close-up of a phone numbe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3204078" cy="5940028"/>
                    </a:xfrm>
                    <a:prstGeom prst="rect">
                      <a:avLst/>
                    </a:prstGeom>
                  </pic:spPr>
                </pic:pic>
              </a:graphicData>
            </a:graphic>
          </wp:inline>
        </w:drawing>
      </w:r>
    </w:p>
    <w:p w14:paraId="7AC39B5F" w14:textId="418D0A57" w:rsidR="003C55A9" w:rsidRDefault="003C55A9" w:rsidP="003C55A9"/>
    <w:p w14:paraId="3D2C8472" w14:textId="454ACB82" w:rsidR="003C55A9" w:rsidRDefault="003C55A9" w:rsidP="003C55A9"/>
    <w:p w14:paraId="6FE1E9D8" w14:textId="1E580E97" w:rsidR="003C55A9" w:rsidRDefault="003C55A9" w:rsidP="003C55A9"/>
    <w:p w14:paraId="2DAA5E70" w14:textId="29A7E7F2" w:rsidR="003C55A9" w:rsidRDefault="003C55A9" w:rsidP="003C55A9"/>
    <w:p w14:paraId="175C84B1" w14:textId="305023B9" w:rsidR="0076486B" w:rsidRPr="0076486B" w:rsidRDefault="003C55A9">
      <w:r>
        <w:br w:type="column"/>
      </w:r>
    </w:p>
    <w:p w14:paraId="6C5C844D" w14:textId="6CCA2253" w:rsidR="00E70274" w:rsidRDefault="00E70274">
      <w:pPr>
        <w:rPr>
          <w:b/>
          <w:sz w:val="48"/>
          <w:szCs w:val="48"/>
        </w:rPr>
      </w:pPr>
    </w:p>
    <w:p w14:paraId="14136B1E" w14:textId="05E26265" w:rsidR="003C55A9" w:rsidRPr="00D436E5" w:rsidRDefault="003C55A9" w:rsidP="00A15537">
      <w:pPr>
        <w:jc w:val="center"/>
        <w:rPr>
          <w:sz w:val="28"/>
          <w:szCs w:val="28"/>
          <w:u w:val="single"/>
        </w:rPr>
      </w:pPr>
      <w:r w:rsidRPr="00E70274">
        <w:rPr>
          <w:sz w:val="28"/>
          <w:szCs w:val="28"/>
          <w:u w:val="single"/>
        </w:rPr>
        <w:t xml:space="preserve">Input 3: </w:t>
      </w:r>
      <w:r w:rsidR="001947B5" w:rsidRPr="00E70274">
        <w:rPr>
          <w:sz w:val="28"/>
          <w:szCs w:val="28"/>
          <w:u w:val="single"/>
        </w:rPr>
        <w:t>Enter Additional Volunteer Info</w:t>
      </w:r>
    </w:p>
    <w:p w14:paraId="67618E1C" w14:textId="77777777" w:rsidR="0092330A" w:rsidRDefault="0092330A" w:rsidP="00A15537">
      <w:pPr>
        <w:jc w:val="center"/>
        <w:rPr>
          <w:sz w:val="28"/>
          <w:szCs w:val="28"/>
          <w:u w:val="single"/>
        </w:rPr>
      </w:pPr>
    </w:p>
    <w:p w14:paraId="1BF958D1" w14:textId="77777777" w:rsidR="0092330A" w:rsidRDefault="0092330A" w:rsidP="00A15537">
      <w:pPr>
        <w:jc w:val="center"/>
        <w:rPr>
          <w:sz w:val="28"/>
          <w:szCs w:val="28"/>
          <w:u w:val="single"/>
        </w:rPr>
      </w:pPr>
    </w:p>
    <w:p w14:paraId="37DB26FD" w14:textId="77777777" w:rsidR="0092330A" w:rsidRDefault="0092330A" w:rsidP="00A15537">
      <w:pPr>
        <w:jc w:val="center"/>
        <w:rPr>
          <w:sz w:val="28"/>
          <w:szCs w:val="28"/>
          <w:u w:val="single"/>
        </w:rPr>
      </w:pPr>
    </w:p>
    <w:p w14:paraId="02472B7B" w14:textId="77777777" w:rsidR="0092330A" w:rsidRDefault="0092330A" w:rsidP="00A15537">
      <w:pPr>
        <w:jc w:val="center"/>
        <w:rPr>
          <w:sz w:val="28"/>
          <w:szCs w:val="28"/>
          <w:u w:val="single"/>
        </w:rPr>
      </w:pPr>
    </w:p>
    <w:p w14:paraId="0086771F" w14:textId="77777777" w:rsidR="0092330A" w:rsidRPr="00D436E5" w:rsidRDefault="0092330A" w:rsidP="00A15537">
      <w:pPr>
        <w:jc w:val="center"/>
        <w:rPr>
          <w:sz w:val="28"/>
          <w:szCs w:val="28"/>
          <w:u w:val="single"/>
        </w:rPr>
      </w:pPr>
    </w:p>
    <w:p w14:paraId="6D7730DD" w14:textId="2F89DCF6" w:rsidR="00E70274" w:rsidRPr="0092330A" w:rsidRDefault="00E70274">
      <w:pPr>
        <w:rPr>
          <w:b/>
        </w:rPr>
      </w:pPr>
    </w:p>
    <w:p w14:paraId="03B6B0A3" w14:textId="1E49A6AB" w:rsidR="00A15537" w:rsidRDefault="00EB1508" w:rsidP="00EB1508">
      <w:pPr>
        <w:jc w:val="center"/>
        <w:rPr>
          <w:b/>
          <w:sz w:val="48"/>
          <w:szCs w:val="48"/>
        </w:rPr>
      </w:pPr>
      <w:r>
        <w:rPr>
          <w:b/>
          <w:noProof/>
          <w:sz w:val="48"/>
          <w:szCs w:val="48"/>
          <w14:ligatures w14:val="standardContextual"/>
        </w:rPr>
        <w:drawing>
          <wp:inline distT="0" distB="0" distL="0" distR="0" wp14:anchorId="0A8BC172" wp14:editId="0C0FFEE4">
            <wp:extent cx="3937000" cy="4203700"/>
            <wp:effectExtent l="0" t="0" r="0" b="0"/>
            <wp:docPr id="883175151" name="Picture 1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75151" name="Picture 16" descr="A screenshot of a phone&#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3937000" cy="4203700"/>
                    </a:xfrm>
                    <a:prstGeom prst="rect">
                      <a:avLst/>
                    </a:prstGeom>
                  </pic:spPr>
                </pic:pic>
              </a:graphicData>
            </a:graphic>
          </wp:inline>
        </w:drawing>
      </w:r>
    </w:p>
    <w:p w14:paraId="0F59FCA3" w14:textId="5A52DE2B" w:rsidR="00E70274" w:rsidRDefault="00E70274">
      <w:pPr>
        <w:rPr>
          <w:b/>
          <w:sz w:val="48"/>
          <w:szCs w:val="48"/>
        </w:rPr>
      </w:pPr>
    </w:p>
    <w:p w14:paraId="12ED5A63" w14:textId="77777777" w:rsidR="0027719E" w:rsidRDefault="0027719E">
      <w:pPr>
        <w:spacing w:after="160" w:line="278" w:lineRule="auto"/>
        <w:rPr>
          <w:b/>
          <w:sz w:val="48"/>
          <w:szCs w:val="48"/>
        </w:rPr>
      </w:pPr>
      <w:r>
        <w:rPr>
          <w:b/>
          <w:sz w:val="48"/>
          <w:szCs w:val="48"/>
        </w:rPr>
        <w:br w:type="page"/>
      </w:r>
    </w:p>
    <w:p w14:paraId="6BC9A541" w14:textId="5344D6B2" w:rsidR="00BA31CC" w:rsidRPr="00E1791A" w:rsidRDefault="0061512B" w:rsidP="00E1791A">
      <w:pPr>
        <w:pStyle w:val="Heading1"/>
        <w:rPr>
          <w:rStyle w:val="SectionHeadingsChar"/>
          <w:rFonts w:eastAsiaTheme="majorEastAsia"/>
          <w:color w:val="auto"/>
          <w:szCs w:val="36"/>
        </w:rPr>
      </w:pPr>
      <w:bookmarkStart w:id="255" w:name="_Toc215671575"/>
      <w:r w:rsidRPr="00E1791A">
        <w:rPr>
          <w:rStyle w:val="SectionHeadingsChar"/>
          <w:rFonts w:eastAsiaTheme="majorEastAsia"/>
          <w:color w:val="auto"/>
          <w:szCs w:val="36"/>
        </w:rPr>
        <w:t>Input Data Dictionaries</w:t>
      </w:r>
      <w:bookmarkEnd w:id="255"/>
    </w:p>
    <w:p w14:paraId="5EEDD964" w14:textId="01D69940" w:rsidR="00D5312E" w:rsidRDefault="00BA31CC" w:rsidP="00BA31CC">
      <w:r w:rsidRPr="00BA31CC">
        <w:br/>
      </w:r>
      <w:r w:rsidR="00D5312E" w:rsidRPr="00FF43C9">
        <w:rPr>
          <w:b/>
        </w:rPr>
        <w:t>Name of Input:</w:t>
      </w:r>
      <w:r w:rsidR="00D5312E">
        <w:t xml:space="preserve"> </w:t>
      </w:r>
      <w:r w:rsidR="00346855">
        <w:t>Enter New Contact Info (Corresponding</w:t>
      </w:r>
      <w:r w:rsidR="00C26F2F">
        <w:t xml:space="preserve"> data flow: </w:t>
      </w:r>
      <w:r w:rsidR="00882CD8">
        <w:t>New volunteer contact)</w:t>
      </w:r>
      <w:r w:rsidR="00D5312E" w:rsidRPr="00FF43C9">
        <w:br/>
        <w:t>Description:</w:t>
      </w:r>
      <w:r w:rsidR="00D5312E">
        <w:t xml:space="preserve"> </w:t>
      </w:r>
      <w:r w:rsidR="00346855">
        <w:t>This input allows</w:t>
      </w:r>
      <w:r w:rsidR="00346855" w:rsidRPr="00FE61ED">
        <w:t xml:space="preserve"> </w:t>
      </w:r>
      <w:r w:rsidR="00346855">
        <w:t>users</w:t>
      </w:r>
      <w:r w:rsidR="00346855" w:rsidRPr="00FE61ED">
        <w:t xml:space="preserve"> to enter new contact information to the existing contact information.</w:t>
      </w:r>
      <w:r w:rsidR="00D5312E" w:rsidRPr="00FF43C9">
        <w:br/>
      </w:r>
      <w:r w:rsidR="00D5312E" w:rsidRPr="00FF43C9">
        <w:rPr>
          <w:b/>
        </w:rPr>
        <w:t>Medium:</w:t>
      </w:r>
      <w:r w:rsidR="00D5312E">
        <w:rPr>
          <w:b/>
        </w:rPr>
        <w:t xml:space="preserve"> </w:t>
      </w:r>
      <w:r w:rsidR="00D5312E">
        <w:t>A tablet/iPad</w:t>
      </w:r>
      <w:r w:rsidR="00D5312E" w:rsidRPr="00FF43C9">
        <w:br/>
      </w:r>
      <w:r w:rsidR="00D5312E" w:rsidRPr="00FF43C9">
        <w:rPr>
          <w:b/>
        </w:rPr>
        <w:t>Special Instructions:</w:t>
      </w:r>
      <w:r w:rsidR="00D5312E">
        <w:t xml:space="preserve"> </w:t>
      </w:r>
      <w:r w:rsidR="00482FBD">
        <w:t>N/A</w:t>
      </w:r>
    </w:p>
    <w:p w14:paraId="38B1A9FE" w14:textId="77777777" w:rsidR="00BA31CC" w:rsidRPr="00BA31CC" w:rsidRDefault="00BA31CC" w:rsidP="00BA31CC"/>
    <w:p w14:paraId="12D34D78" w14:textId="77777777" w:rsidR="00BA31CC" w:rsidRPr="00BA31CC" w:rsidRDefault="00BA31CC" w:rsidP="00BA31CC"/>
    <w:tbl>
      <w:tblPr>
        <w:tblStyle w:val="TableGrid2"/>
        <w:tblW w:w="10980" w:type="dxa"/>
        <w:tblInd w:w="-814" w:type="dxa"/>
        <w:tblLook w:val="04A0" w:firstRow="1" w:lastRow="0" w:firstColumn="1" w:lastColumn="0" w:noHBand="0" w:noVBand="1"/>
      </w:tblPr>
      <w:tblGrid>
        <w:gridCol w:w="2282"/>
        <w:gridCol w:w="3133"/>
        <w:gridCol w:w="1692"/>
        <w:gridCol w:w="1550"/>
        <w:gridCol w:w="2323"/>
      </w:tblGrid>
      <w:tr w:rsidR="00BA31CC" w:rsidRPr="00BA31CC" w14:paraId="5505CEAE" w14:textId="77777777">
        <w:trPr>
          <w:trHeight w:val="660"/>
        </w:trPr>
        <w:tc>
          <w:tcPr>
            <w:tcW w:w="2282" w:type="dxa"/>
            <w:shd w:val="clear" w:color="auto" w:fill="E8E8E8" w:themeFill="background2"/>
          </w:tcPr>
          <w:p w14:paraId="4F4FA00D" w14:textId="77777777" w:rsidR="00BA31CC" w:rsidRPr="00BA31CC" w:rsidRDefault="00BA31CC" w:rsidP="00BA31CC">
            <w:pPr>
              <w:spacing w:after="160" w:line="278" w:lineRule="auto"/>
              <w:rPr>
                <w:rFonts w:asciiTheme="majorHAnsi" w:hAnsiTheme="majorHAnsi"/>
                <w:b/>
              </w:rPr>
            </w:pPr>
            <w:r w:rsidRPr="00BA31CC">
              <w:rPr>
                <w:rFonts w:asciiTheme="majorHAnsi" w:hAnsiTheme="majorHAnsi"/>
                <w:b/>
              </w:rPr>
              <w:t>Input Label</w:t>
            </w:r>
          </w:p>
        </w:tc>
        <w:tc>
          <w:tcPr>
            <w:tcW w:w="3133" w:type="dxa"/>
            <w:shd w:val="clear" w:color="auto" w:fill="E8E8E8" w:themeFill="background2"/>
          </w:tcPr>
          <w:p w14:paraId="3CBBFA0D" w14:textId="77777777" w:rsidR="00BA31CC" w:rsidRPr="00BA31CC" w:rsidRDefault="00BA31CC" w:rsidP="00BA31CC">
            <w:pPr>
              <w:spacing w:after="160" w:line="278" w:lineRule="auto"/>
              <w:rPr>
                <w:rFonts w:asciiTheme="majorHAnsi" w:hAnsiTheme="majorHAnsi"/>
                <w:b/>
              </w:rPr>
            </w:pPr>
            <w:r w:rsidRPr="00BA31CC">
              <w:rPr>
                <w:rFonts w:asciiTheme="majorHAnsi" w:hAnsiTheme="majorHAnsi"/>
                <w:b/>
              </w:rPr>
              <w:t>Element Name</w:t>
            </w:r>
          </w:p>
        </w:tc>
        <w:tc>
          <w:tcPr>
            <w:tcW w:w="1692" w:type="dxa"/>
            <w:shd w:val="clear" w:color="auto" w:fill="E8E8E8" w:themeFill="background2"/>
          </w:tcPr>
          <w:p w14:paraId="12748AB5" w14:textId="77777777" w:rsidR="00BA31CC" w:rsidRPr="00BA31CC" w:rsidRDefault="00BA31CC" w:rsidP="00BA31CC">
            <w:pPr>
              <w:spacing w:after="160" w:line="278" w:lineRule="auto"/>
              <w:rPr>
                <w:rFonts w:asciiTheme="majorHAnsi" w:hAnsiTheme="majorHAnsi"/>
                <w:b/>
              </w:rPr>
            </w:pPr>
            <w:r w:rsidRPr="00BA31CC">
              <w:rPr>
                <w:rFonts w:asciiTheme="majorHAnsi" w:hAnsiTheme="majorHAnsi"/>
                <w:b/>
              </w:rPr>
              <w:t>Table Name</w:t>
            </w:r>
          </w:p>
        </w:tc>
        <w:tc>
          <w:tcPr>
            <w:tcW w:w="1550" w:type="dxa"/>
            <w:shd w:val="clear" w:color="auto" w:fill="E8E8E8" w:themeFill="background2"/>
          </w:tcPr>
          <w:p w14:paraId="1BFA0E42" w14:textId="77777777" w:rsidR="00BA31CC" w:rsidRPr="00BA31CC" w:rsidRDefault="00BA31CC" w:rsidP="00BA31CC">
            <w:pPr>
              <w:spacing w:after="160" w:line="278" w:lineRule="auto"/>
              <w:rPr>
                <w:rFonts w:asciiTheme="majorHAnsi" w:hAnsiTheme="majorHAnsi"/>
                <w:b/>
              </w:rPr>
            </w:pPr>
            <w:r w:rsidRPr="00BA31CC">
              <w:rPr>
                <w:rFonts w:asciiTheme="majorHAnsi" w:hAnsiTheme="majorHAnsi"/>
                <w:b/>
              </w:rPr>
              <w:t>Edit Mask</w:t>
            </w:r>
          </w:p>
        </w:tc>
        <w:tc>
          <w:tcPr>
            <w:tcW w:w="2323" w:type="dxa"/>
            <w:shd w:val="clear" w:color="auto" w:fill="E8E8E8" w:themeFill="background2"/>
          </w:tcPr>
          <w:p w14:paraId="6301BEE9" w14:textId="77777777" w:rsidR="00BA31CC" w:rsidRPr="00BA31CC" w:rsidRDefault="00BA31CC" w:rsidP="00BA31CC">
            <w:pPr>
              <w:spacing w:after="160" w:line="278" w:lineRule="auto"/>
              <w:rPr>
                <w:rFonts w:asciiTheme="majorHAnsi" w:hAnsiTheme="majorHAnsi"/>
                <w:b/>
              </w:rPr>
            </w:pPr>
            <w:r w:rsidRPr="00BA31CC">
              <w:rPr>
                <w:rFonts w:asciiTheme="majorHAnsi" w:hAnsiTheme="majorHAnsi"/>
                <w:b/>
              </w:rPr>
              <w:t>Editing / Validation</w:t>
            </w:r>
          </w:p>
        </w:tc>
      </w:tr>
      <w:tr w:rsidR="00BA31CC" w:rsidRPr="00BA31CC" w14:paraId="1CE176F4" w14:textId="77777777">
        <w:trPr>
          <w:trHeight w:val="315"/>
        </w:trPr>
        <w:tc>
          <w:tcPr>
            <w:tcW w:w="2282" w:type="dxa"/>
          </w:tcPr>
          <w:p w14:paraId="5AD6C17A" w14:textId="42FDC3CF" w:rsidR="00BA31CC" w:rsidRPr="00BA31CC" w:rsidRDefault="00BA31CC" w:rsidP="00BA31CC">
            <w:pPr>
              <w:spacing w:after="160" w:line="278" w:lineRule="auto"/>
            </w:pPr>
            <w:r w:rsidRPr="00BA31CC">
              <w:t>Volunteer ID</w:t>
            </w:r>
          </w:p>
        </w:tc>
        <w:tc>
          <w:tcPr>
            <w:tcW w:w="3133" w:type="dxa"/>
          </w:tcPr>
          <w:p w14:paraId="7BC93E1B" w14:textId="77777777" w:rsidR="00BA31CC" w:rsidRPr="00BA31CC" w:rsidRDefault="00BA31CC" w:rsidP="00BA31CC">
            <w:pPr>
              <w:spacing w:after="160" w:line="278" w:lineRule="auto"/>
            </w:pPr>
            <w:r w:rsidRPr="00BA31CC">
              <w:t>Volunteer_ID</w:t>
            </w:r>
          </w:p>
        </w:tc>
        <w:tc>
          <w:tcPr>
            <w:tcW w:w="1692" w:type="dxa"/>
          </w:tcPr>
          <w:p w14:paraId="72609B60" w14:textId="77777777" w:rsidR="00BA31CC" w:rsidRPr="00BA31CC" w:rsidRDefault="00BA31CC" w:rsidP="00BA31CC">
            <w:pPr>
              <w:spacing w:after="160" w:line="278" w:lineRule="auto"/>
            </w:pPr>
            <w:r w:rsidRPr="00BA31CC">
              <w:t>Volunteers</w:t>
            </w:r>
          </w:p>
        </w:tc>
        <w:tc>
          <w:tcPr>
            <w:tcW w:w="1550" w:type="dxa"/>
          </w:tcPr>
          <w:p w14:paraId="7F359E98" w14:textId="77777777" w:rsidR="00BA31CC" w:rsidRPr="00BA31CC" w:rsidRDefault="00BA31CC" w:rsidP="00BA31CC">
            <w:pPr>
              <w:spacing w:after="160" w:line="278" w:lineRule="auto"/>
            </w:pPr>
            <w:r w:rsidRPr="00BA31CC">
              <w:t>Number (7)</w:t>
            </w:r>
          </w:p>
        </w:tc>
        <w:tc>
          <w:tcPr>
            <w:tcW w:w="2323" w:type="dxa"/>
          </w:tcPr>
          <w:p w14:paraId="47121CA3" w14:textId="77777777" w:rsidR="00BA31CC" w:rsidRPr="00BA31CC" w:rsidRDefault="00BA31CC" w:rsidP="00BA31CC">
            <w:pPr>
              <w:spacing w:after="160" w:line="278" w:lineRule="auto"/>
            </w:pPr>
            <w:r w:rsidRPr="00BA31CC">
              <w:t>System Generated</w:t>
            </w:r>
          </w:p>
        </w:tc>
      </w:tr>
      <w:tr w:rsidR="00BA31CC" w:rsidRPr="00BA31CC" w14:paraId="19CFACA6" w14:textId="77777777">
        <w:trPr>
          <w:trHeight w:val="315"/>
        </w:trPr>
        <w:tc>
          <w:tcPr>
            <w:tcW w:w="2282" w:type="dxa"/>
          </w:tcPr>
          <w:p w14:paraId="109D2B09" w14:textId="77777777" w:rsidR="00BA31CC" w:rsidRPr="00BA31CC" w:rsidRDefault="00BA31CC" w:rsidP="00BA31CC">
            <w:pPr>
              <w:spacing w:after="160" w:line="278" w:lineRule="auto"/>
            </w:pPr>
            <w:r w:rsidRPr="00BA31CC">
              <w:t>First Name</w:t>
            </w:r>
          </w:p>
        </w:tc>
        <w:tc>
          <w:tcPr>
            <w:tcW w:w="3133" w:type="dxa"/>
          </w:tcPr>
          <w:p w14:paraId="7888BB2D" w14:textId="77777777" w:rsidR="00BA31CC" w:rsidRPr="00BA31CC" w:rsidRDefault="00BA31CC" w:rsidP="00BA31CC">
            <w:pPr>
              <w:spacing w:after="160" w:line="278" w:lineRule="auto"/>
            </w:pPr>
            <w:r w:rsidRPr="00BA31CC">
              <w:t>Volunteer_Name_First_Name</w:t>
            </w:r>
          </w:p>
        </w:tc>
        <w:tc>
          <w:tcPr>
            <w:tcW w:w="1692" w:type="dxa"/>
          </w:tcPr>
          <w:p w14:paraId="3081B56B" w14:textId="77777777" w:rsidR="00BA31CC" w:rsidRPr="00BA31CC" w:rsidRDefault="00BA31CC" w:rsidP="00BA31CC">
            <w:pPr>
              <w:spacing w:after="160" w:line="278" w:lineRule="auto"/>
            </w:pPr>
            <w:r w:rsidRPr="00BA31CC">
              <w:t>Volunteers</w:t>
            </w:r>
          </w:p>
        </w:tc>
        <w:tc>
          <w:tcPr>
            <w:tcW w:w="1550" w:type="dxa"/>
          </w:tcPr>
          <w:p w14:paraId="7B199E50" w14:textId="77777777" w:rsidR="00BA31CC" w:rsidRPr="00BA31CC" w:rsidRDefault="00BA31CC" w:rsidP="00BA31CC">
            <w:pPr>
              <w:spacing w:after="160" w:line="278" w:lineRule="auto"/>
            </w:pPr>
            <w:r w:rsidRPr="00BA31CC">
              <w:t>Text (25)</w:t>
            </w:r>
          </w:p>
        </w:tc>
        <w:tc>
          <w:tcPr>
            <w:tcW w:w="2323" w:type="dxa"/>
          </w:tcPr>
          <w:p w14:paraId="20DB581A" w14:textId="77777777" w:rsidR="00BA31CC" w:rsidRPr="00BA31CC" w:rsidRDefault="00BA31CC" w:rsidP="00BA31CC">
            <w:pPr>
              <w:spacing w:after="160" w:line="278" w:lineRule="auto"/>
            </w:pPr>
            <w:r w:rsidRPr="00BA31CC">
              <w:t>Must be entered</w:t>
            </w:r>
          </w:p>
        </w:tc>
      </w:tr>
      <w:tr w:rsidR="00BA31CC" w:rsidRPr="00BA31CC" w14:paraId="1571A872" w14:textId="77777777">
        <w:trPr>
          <w:trHeight w:val="299"/>
        </w:trPr>
        <w:tc>
          <w:tcPr>
            <w:tcW w:w="2282" w:type="dxa"/>
          </w:tcPr>
          <w:p w14:paraId="4F1F0F8E" w14:textId="77777777" w:rsidR="00BA31CC" w:rsidRPr="00BA31CC" w:rsidRDefault="00BA31CC" w:rsidP="00BA31CC">
            <w:pPr>
              <w:spacing w:after="160" w:line="278" w:lineRule="auto"/>
            </w:pPr>
            <w:r w:rsidRPr="00BA31CC">
              <w:t>Last Name</w:t>
            </w:r>
          </w:p>
        </w:tc>
        <w:tc>
          <w:tcPr>
            <w:tcW w:w="3133" w:type="dxa"/>
          </w:tcPr>
          <w:p w14:paraId="75A49DB7" w14:textId="77777777" w:rsidR="00BA31CC" w:rsidRPr="00BA31CC" w:rsidRDefault="00BA31CC" w:rsidP="00BA31CC">
            <w:pPr>
              <w:spacing w:after="160" w:line="278" w:lineRule="auto"/>
            </w:pPr>
            <w:r w:rsidRPr="00BA31CC">
              <w:t>Volunteer_Name_Last_Name</w:t>
            </w:r>
          </w:p>
        </w:tc>
        <w:tc>
          <w:tcPr>
            <w:tcW w:w="1692" w:type="dxa"/>
          </w:tcPr>
          <w:p w14:paraId="47435B3C" w14:textId="77777777" w:rsidR="00BA31CC" w:rsidRPr="00BA31CC" w:rsidRDefault="00BA31CC" w:rsidP="00BA31CC">
            <w:pPr>
              <w:spacing w:after="160" w:line="278" w:lineRule="auto"/>
            </w:pPr>
            <w:r w:rsidRPr="00BA31CC">
              <w:t>Volunteers</w:t>
            </w:r>
          </w:p>
        </w:tc>
        <w:tc>
          <w:tcPr>
            <w:tcW w:w="1550" w:type="dxa"/>
          </w:tcPr>
          <w:p w14:paraId="7E0FD9E5" w14:textId="77777777" w:rsidR="00BA31CC" w:rsidRPr="00BA31CC" w:rsidRDefault="00BA31CC" w:rsidP="00BA31CC">
            <w:pPr>
              <w:spacing w:after="160" w:line="278" w:lineRule="auto"/>
            </w:pPr>
            <w:r w:rsidRPr="00BA31CC">
              <w:t>Text (25)</w:t>
            </w:r>
          </w:p>
        </w:tc>
        <w:tc>
          <w:tcPr>
            <w:tcW w:w="2323" w:type="dxa"/>
          </w:tcPr>
          <w:p w14:paraId="412722DF" w14:textId="77777777" w:rsidR="00BA31CC" w:rsidRPr="00BA31CC" w:rsidRDefault="00BA31CC" w:rsidP="00BA31CC">
            <w:pPr>
              <w:spacing w:after="160" w:line="278" w:lineRule="auto"/>
            </w:pPr>
            <w:r w:rsidRPr="00BA31CC">
              <w:t>Must be entered</w:t>
            </w:r>
          </w:p>
        </w:tc>
      </w:tr>
      <w:tr w:rsidR="00BA31CC" w:rsidRPr="00BA31CC" w14:paraId="5E9EBF4E" w14:textId="77777777">
        <w:trPr>
          <w:trHeight w:val="315"/>
        </w:trPr>
        <w:tc>
          <w:tcPr>
            <w:tcW w:w="2282" w:type="dxa"/>
          </w:tcPr>
          <w:p w14:paraId="4457D250" w14:textId="77777777" w:rsidR="00BA31CC" w:rsidRPr="00BA31CC" w:rsidRDefault="00BA31CC" w:rsidP="00BA31CC">
            <w:pPr>
              <w:spacing w:after="160" w:line="278" w:lineRule="auto"/>
            </w:pPr>
            <w:r w:rsidRPr="00BA31CC">
              <w:t>Email</w:t>
            </w:r>
          </w:p>
        </w:tc>
        <w:tc>
          <w:tcPr>
            <w:tcW w:w="3133" w:type="dxa"/>
          </w:tcPr>
          <w:p w14:paraId="782C2A0A" w14:textId="77777777" w:rsidR="00BA31CC" w:rsidRPr="00BA31CC" w:rsidRDefault="00BA31CC" w:rsidP="00BA31CC">
            <w:pPr>
              <w:spacing w:after="160" w:line="278" w:lineRule="auto"/>
            </w:pPr>
            <w:r w:rsidRPr="00BA31CC">
              <w:t>Volunteer_Email</w:t>
            </w:r>
          </w:p>
        </w:tc>
        <w:tc>
          <w:tcPr>
            <w:tcW w:w="1692" w:type="dxa"/>
          </w:tcPr>
          <w:p w14:paraId="5155BFD0" w14:textId="77777777" w:rsidR="00BA31CC" w:rsidRPr="00BA31CC" w:rsidRDefault="00BA31CC" w:rsidP="00BA31CC">
            <w:pPr>
              <w:spacing w:after="160" w:line="278" w:lineRule="auto"/>
            </w:pPr>
            <w:r w:rsidRPr="00BA31CC">
              <w:t>Volunteers</w:t>
            </w:r>
          </w:p>
        </w:tc>
        <w:tc>
          <w:tcPr>
            <w:tcW w:w="1550" w:type="dxa"/>
          </w:tcPr>
          <w:p w14:paraId="61AC63E7" w14:textId="77777777" w:rsidR="00BA31CC" w:rsidRPr="00BA31CC" w:rsidRDefault="00BA31CC" w:rsidP="00BA31CC">
            <w:pPr>
              <w:spacing w:after="160" w:line="278" w:lineRule="auto"/>
            </w:pPr>
            <w:r w:rsidRPr="00BA31CC">
              <w:t>Email (30)</w:t>
            </w:r>
          </w:p>
        </w:tc>
        <w:tc>
          <w:tcPr>
            <w:tcW w:w="2323" w:type="dxa"/>
          </w:tcPr>
          <w:p w14:paraId="2D8190DA" w14:textId="77777777" w:rsidR="00BA31CC" w:rsidRPr="00BA31CC" w:rsidRDefault="00BA31CC" w:rsidP="00BA31CC">
            <w:pPr>
              <w:spacing w:after="160" w:line="278" w:lineRule="auto"/>
            </w:pPr>
            <w:r w:rsidRPr="00BA31CC">
              <w:t>Must be entered</w:t>
            </w:r>
          </w:p>
        </w:tc>
      </w:tr>
      <w:tr w:rsidR="00BA31CC" w:rsidRPr="00BA31CC" w14:paraId="62987955" w14:textId="77777777">
        <w:trPr>
          <w:trHeight w:val="315"/>
        </w:trPr>
        <w:tc>
          <w:tcPr>
            <w:tcW w:w="2282" w:type="dxa"/>
          </w:tcPr>
          <w:p w14:paraId="0B1DF173" w14:textId="77777777" w:rsidR="00BA31CC" w:rsidRPr="00BA31CC" w:rsidRDefault="00BA31CC" w:rsidP="00BA31CC">
            <w:pPr>
              <w:spacing w:after="160" w:line="278" w:lineRule="auto"/>
            </w:pPr>
            <w:r w:rsidRPr="00BA31CC">
              <w:t xml:space="preserve">Phone </w:t>
            </w:r>
          </w:p>
        </w:tc>
        <w:tc>
          <w:tcPr>
            <w:tcW w:w="3133" w:type="dxa"/>
          </w:tcPr>
          <w:p w14:paraId="16C481A7" w14:textId="77777777" w:rsidR="00BA31CC" w:rsidRPr="00BA31CC" w:rsidRDefault="00BA31CC" w:rsidP="00BA31CC">
            <w:pPr>
              <w:spacing w:after="160" w:line="278" w:lineRule="auto"/>
            </w:pPr>
            <w:r w:rsidRPr="00BA31CC">
              <w:t>Volunteer_Phone_Number</w:t>
            </w:r>
          </w:p>
        </w:tc>
        <w:tc>
          <w:tcPr>
            <w:tcW w:w="1692" w:type="dxa"/>
          </w:tcPr>
          <w:p w14:paraId="0BAE91FA" w14:textId="77777777" w:rsidR="00BA31CC" w:rsidRPr="00BA31CC" w:rsidRDefault="00BA31CC" w:rsidP="00BA31CC">
            <w:pPr>
              <w:spacing w:after="160" w:line="278" w:lineRule="auto"/>
            </w:pPr>
            <w:r w:rsidRPr="00BA31CC">
              <w:t>Volunteers</w:t>
            </w:r>
          </w:p>
        </w:tc>
        <w:tc>
          <w:tcPr>
            <w:tcW w:w="1550" w:type="dxa"/>
          </w:tcPr>
          <w:p w14:paraId="4322E109" w14:textId="77777777" w:rsidR="00BA31CC" w:rsidRPr="00BA31CC" w:rsidRDefault="00BA31CC" w:rsidP="00BA31CC">
            <w:pPr>
              <w:spacing w:after="160" w:line="278" w:lineRule="auto"/>
            </w:pPr>
            <w:r w:rsidRPr="00BA31CC">
              <w:t>Number (10)</w:t>
            </w:r>
          </w:p>
        </w:tc>
        <w:tc>
          <w:tcPr>
            <w:tcW w:w="2323" w:type="dxa"/>
          </w:tcPr>
          <w:p w14:paraId="2C1FFF78" w14:textId="77777777" w:rsidR="00BA31CC" w:rsidRPr="00BA31CC" w:rsidRDefault="00BA31CC" w:rsidP="00BA31CC">
            <w:pPr>
              <w:spacing w:after="160" w:line="278" w:lineRule="auto"/>
            </w:pPr>
            <w:r w:rsidRPr="00BA31CC">
              <w:t>Must be entered</w:t>
            </w:r>
          </w:p>
        </w:tc>
      </w:tr>
      <w:tr w:rsidR="00BA31CC" w:rsidRPr="00BA31CC" w14:paraId="7AEE24E4" w14:textId="77777777">
        <w:trPr>
          <w:trHeight w:val="315"/>
        </w:trPr>
        <w:tc>
          <w:tcPr>
            <w:tcW w:w="2282" w:type="dxa"/>
          </w:tcPr>
          <w:p w14:paraId="0E738A73" w14:textId="77777777" w:rsidR="00BA31CC" w:rsidRPr="00BA31CC" w:rsidRDefault="00BA31CC" w:rsidP="00BA31CC">
            <w:pPr>
              <w:spacing w:after="160" w:line="278" w:lineRule="auto"/>
            </w:pPr>
            <w:r w:rsidRPr="00BA31CC">
              <w:t>Street</w:t>
            </w:r>
          </w:p>
        </w:tc>
        <w:tc>
          <w:tcPr>
            <w:tcW w:w="3133" w:type="dxa"/>
          </w:tcPr>
          <w:p w14:paraId="019305B8" w14:textId="77777777" w:rsidR="00BA31CC" w:rsidRPr="00BA31CC" w:rsidRDefault="00BA31CC" w:rsidP="00BA31CC">
            <w:pPr>
              <w:spacing w:after="160" w:line="278" w:lineRule="auto"/>
            </w:pPr>
            <w:r w:rsidRPr="00BA31CC">
              <w:t>Volunteer_Address_Street</w:t>
            </w:r>
          </w:p>
        </w:tc>
        <w:tc>
          <w:tcPr>
            <w:tcW w:w="1692" w:type="dxa"/>
          </w:tcPr>
          <w:p w14:paraId="004F1035" w14:textId="77777777" w:rsidR="00BA31CC" w:rsidRPr="00BA31CC" w:rsidRDefault="00BA31CC" w:rsidP="00BA31CC">
            <w:pPr>
              <w:spacing w:after="160" w:line="278" w:lineRule="auto"/>
            </w:pPr>
            <w:r w:rsidRPr="00BA31CC">
              <w:t>Volunteers</w:t>
            </w:r>
          </w:p>
        </w:tc>
        <w:tc>
          <w:tcPr>
            <w:tcW w:w="1550" w:type="dxa"/>
          </w:tcPr>
          <w:p w14:paraId="742D62BF" w14:textId="77777777" w:rsidR="00BA31CC" w:rsidRPr="00BA31CC" w:rsidRDefault="00BA31CC" w:rsidP="00BA31CC">
            <w:pPr>
              <w:spacing w:after="160" w:line="278" w:lineRule="auto"/>
            </w:pPr>
            <w:r w:rsidRPr="00BA31CC">
              <w:t>Text (25)</w:t>
            </w:r>
          </w:p>
        </w:tc>
        <w:tc>
          <w:tcPr>
            <w:tcW w:w="2323" w:type="dxa"/>
          </w:tcPr>
          <w:p w14:paraId="0C322626" w14:textId="77777777" w:rsidR="00BA31CC" w:rsidRPr="00BA31CC" w:rsidRDefault="00BA31CC" w:rsidP="00BA31CC">
            <w:pPr>
              <w:spacing w:after="160" w:line="278" w:lineRule="auto"/>
            </w:pPr>
            <w:r w:rsidRPr="00BA31CC">
              <w:t>Must be entered</w:t>
            </w:r>
          </w:p>
        </w:tc>
      </w:tr>
      <w:tr w:rsidR="00BA31CC" w:rsidRPr="00BA31CC" w14:paraId="6B987A68" w14:textId="77777777">
        <w:trPr>
          <w:trHeight w:val="299"/>
        </w:trPr>
        <w:tc>
          <w:tcPr>
            <w:tcW w:w="2282" w:type="dxa"/>
          </w:tcPr>
          <w:p w14:paraId="1D0A3BA9" w14:textId="77777777" w:rsidR="00BA31CC" w:rsidRPr="00BA31CC" w:rsidRDefault="00BA31CC" w:rsidP="00BA31CC">
            <w:pPr>
              <w:spacing w:after="160" w:line="278" w:lineRule="auto"/>
            </w:pPr>
            <w:r w:rsidRPr="00BA31CC">
              <w:t>City</w:t>
            </w:r>
          </w:p>
        </w:tc>
        <w:tc>
          <w:tcPr>
            <w:tcW w:w="3133" w:type="dxa"/>
          </w:tcPr>
          <w:p w14:paraId="2C9F8D66" w14:textId="77777777" w:rsidR="00BA31CC" w:rsidRPr="00BA31CC" w:rsidRDefault="00BA31CC" w:rsidP="00BA31CC">
            <w:pPr>
              <w:spacing w:after="160" w:line="278" w:lineRule="auto"/>
            </w:pPr>
            <w:r w:rsidRPr="00BA31CC">
              <w:t>Volunteer_Address_City</w:t>
            </w:r>
          </w:p>
        </w:tc>
        <w:tc>
          <w:tcPr>
            <w:tcW w:w="1692" w:type="dxa"/>
          </w:tcPr>
          <w:p w14:paraId="00005514" w14:textId="77777777" w:rsidR="00BA31CC" w:rsidRPr="00BA31CC" w:rsidRDefault="00BA31CC" w:rsidP="00BA31CC">
            <w:pPr>
              <w:spacing w:after="160" w:line="278" w:lineRule="auto"/>
            </w:pPr>
            <w:r w:rsidRPr="00BA31CC">
              <w:t>Volunteers</w:t>
            </w:r>
          </w:p>
        </w:tc>
        <w:tc>
          <w:tcPr>
            <w:tcW w:w="1550" w:type="dxa"/>
          </w:tcPr>
          <w:p w14:paraId="27CC9DA2" w14:textId="77777777" w:rsidR="00BA31CC" w:rsidRPr="00BA31CC" w:rsidRDefault="00BA31CC" w:rsidP="00BA31CC">
            <w:pPr>
              <w:spacing w:after="160" w:line="278" w:lineRule="auto"/>
            </w:pPr>
            <w:r w:rsidRPr="00BA31CC">
              <w:t>Text (20)</w:t>
            </w:r>
          </w:p>
        </w:tc>
        <w:tc>
          <w:tcPr>
            <w:tcW w:w="2323" w:type="dxa"/>
          </w:tcPr>
          <w:p w14:paraId="6FC820A0" w14:textId="77777777" w:rsidR="00BA31CC" w:rsidRPr="00BA31CC" w:rsidRDefault="00BA31CC" w:rsidP="00BA31CC">
            <w:pPr>
              <w:spacing w:after="160" w:line="278" w:lineRule="auto"/>
            </w:pPr>
            <w:r w:rsidRPr="00BA31CC">
              <w:t>Must be entered</w:t>
            </w:r>
          </w:p>
        </w:tc>
      </w:tr>
      <w:tr w:rsidR="00BA31CC" w:rsidRPr="00BA31CC" w14:paraId="4741B2ED" w14:textId="77777777">
        <w:trPr>
          <w:trHeight w:val="299"/>
        </w:trPr>
        <w:tc>
          <w:tcPr>
            <w:tcW w:w="2282" w:type="dxa"/>
          </w:tcPr>
          <w:p w14:paraId="539CD15B" w14:textId="77777777" w:rsidR="00BA31CC" w:rsidRPr="00BA31CC" w:rsidRDefault="00BA31CC" w:rsidP="00BA31CC">
            <w:pPr>
              <w:spacing w:after="160" w:line="278" w:lineRule="auto"/>
            </w:pPr>
            <w:r w:rsidRPr="00BA31CC">
              <w:t>State</w:t>
            </w:r>
          </w:p>
        </w:tc>
        <w:tc>
          <w:tcPr>
            <w:tcW w:w="3133" w:type="dxa"/>
          </w:tcPr>
          <w:p w14:paraId="4218675A" w14:textId="77777777" w:rsidR="00BA31CC" w:rsidRPr="00BA31CC" w:rsidRDefault="00BA31CC" w:rsidP="00BA31CC">
            <w:pPr>
              <w:spacing w:after="160" w:line="278" w:lineRule="auto"/>
            </w:pPr>
            <w:r w:rsidRPr="00BA31CC">
              <w:t>Volunteer_Address_State</w:t>
            </w:r>
          </w:p>
        </w:tc>
        <w:tc>
          <w:tcPr>
            <w:tcW w:w="1692" w:type="dxa"/>
          </w:tcPr>
          <w:p w14:paraId="3D41B2A0" w14:textId="77777777" w:rsidR="00BA31CC" w:rsidRPr="00BA31CC" w:rsidRDefault="00BA31CC" w:rsidP="00BA31CC">
            <w:pPr>
              <w:spacing w:after="160" w:line="278" w:lineRule="auto"/>
            </w:pPr>
            <w:r w:rsidRPr="00BA31CC">
              <w:t>Volunteers</w:t>
            </w:r>
          </w:p>
        </w:tc>
        <w:tc>
          <w:tcPr>
            <w:tcW w:w="1550" w:type="dxa"/>
          </w:tcPr>
          <w:p w14:paraId="1C6E702E" w14:textId="77777777" w:rsidR="00BA31CC" w:rsidRPr="00BA31CC" w:rsidRDefault="00BA31CC" w:rsidP="00BA31CC">
            <w:pPr>
              <w:spacing w:after="160" w:line="278" w:lineRule="auto"/>
            </w:pPr>
            <w:r w:rsidRPr="00BA31CC">
              <w:t>Letter (2)</w:t>
            </w:r>
          </w:p>
        </w:tc>
        <w:tc>
          <w:tcPr>
            <w:tcW w:w="2323" w:type="dxa"/>
          </w:tcPr>
          <w:p w14:paraId="53D25633" w14:textId="77777777" w:rsidR="00BA31CC" w:rsidRPr="00BA31CC" w:rsidRDefault="00BA31CC" w:rsidP="00BA31CC">
            <w:pPr>
              <w:spacing w:after="160" w:line="278" w:lineRule="auto"/>
            </w:pPr>
            <w:r w:rsidRPr="00BA31CC">
              <w:t>Must be entered</w:t>
            </w:r>
            <w:r w:rsidRPr="00BA31CC">
              <w:br/>
              <w:t>Must be valid 2-digit state code</w:t>
            </w:r>
          </w:p>
        </w:tc>
      </w:tr>
      <w:tr w:rsidR="00BA31CC" w:rsidRPr="00BA31CC" w14:paraId="3AEA39F7" w14:textId="77777777">
        <w:trPr>
          <w:trHeight w:val="315"/>
        </w:trPr>
        <w:tc>
          <w:tcPr>
            <w:tcW w:w="2282" w:type="dxa"/>
          </w:tcPr>
          <w:p w14:paraId="3E7A041E" w14:textId="77777777" w:rsidR="00BA31CC" w:rsidRPr="00BA31CC" w:rsidRDefault="00BA31CC" w:rsidP="00BA31CC">
            <w:pPr>
              <w:spacing w:after="160" w:line="278" w:lineRule="auto"/>
            </w:pPr>
            <w:r w:rsidRPr="00BA31CC">
              <w:t>Zip</w:t>
            </w:r>
          </w:p>
        </w:tc>
        <w:tc>
          <w:tcPr>
            <w:tcW w:w="3133" w:type="dxa"/>
          </w:tcPr>
          <w:p w14:paraId="69FCBA74" w14:textId="77777777" w:rsidR="00BA31CC" w:rsidRPr="00BA31CC" w:rsidRDefault="00BA31CC" w:rsidP="00BA31CC">
            <w:pPr>
              <w:spacing w:after="160" w:line="278" w:lineRule="auto"/>
            </w:pPr>
            <w:r w:rsidRPr="00BA31CC">
              <w:t>Volunteer_Address_Zip</w:t>
            </w:r>
          </w:p>
        </w:tc>
        <w:tc>
          <w:tcPr>
            <w:tcW w:w="1692" w:type="dxa"/>
          </w:tcPr>
          <w:p w14:paraId="1F89DFE4" w14:textId="77777777" w:rsidR="00BA31CC" w:rsidRPr="00BA31CC" w:rsidRDefault="00BA31CC" w:rsidP="00BA31CC">
            <w:pPr>
              <w:spacing w:after="160" w:line="278" w:lineRule="auto"/>
            </w:pPr>
            <w:r w:rsidRPr="00BA31CC">
              <w:t>Volunteers</w:t>
            </w:r>
          </w:p>
        </w:tc>
        <w:tc>
          <w:tcPr>
            <w:tcW w:w="1550" w:type="dxa"/>
          </w:tcPr>
          <w:p w14:paraId="075EE8F3" w14:textId="77777777" w:rsidR="00BA31CC" w:rsidRPr="00BA31CC" w:rsidRDefault="00BA31CC" w:rsidP="00BA31CC">
            <w:pPr>
              <w:spacing w:after="160" w:line="278" w:lineRule="auto"/>
            </w:pPr>
            <w:r w:rsidRPr="00BA31CC">
              <w:t>Number (5)</w:t>
            </w:r>
          </w:p>
        </w:tc>
        <w:tc>
          <w:tcPr>
            <w:tcW w:w="2323" w:type="dxa"/>
          </w:tcPr>
          <w:p w14:paraId="5F1B71D1" w14:textId="77777777" w:rsidR="00BA31CC" w:rsidRPr="00BA31CC" w:rsidRDefault="00BA31CC" w:rsidP="00BA31CC">
            <w:pPr>
              <w:spacing w:after="160" w:line="278" w:lineRule="auto"/>
            </w:pPr>
            <w:r w:rsidRPr="00BA31CC">
              <w:t>Must be entered</w:t>
            </w:r>
            <w:r w:rsidRPr="00BA31CC">
              <w:br/>
              <w:t>Must be valid 5-digit zip code</w:t>
            </w:r>
          </w:p>
        </w:tc>
      </w:tr>
      <w:tr w:rsidR="00BA31CC" w:rsidRPr="00BA31CC" w14:paraId="19F1D5DC" w14:textId="77777777">
        <w:trPr>
          <w:trHeight w:val="53"/>
        </w:trPr>
        <w:tc>
          <w:tcPr>
            <w:tcW w:w="2282" w:type="dxa"/>
          </w:tcPr>
          <w:p w14:paraId="46BE86CE" w14:textId="77777777" w:rsidR="00BA31CC" w:rsidRPr="00BA31CC" w:rsidRDefault="00BA31CC" w:rsidP="00BA31CC">
            <w:pPr>
              <w:spacing w:after="160" w:line="278" w:lineRule="auto"/>
            </w:pPr>
            <w:r w:rsidRPr="00BA31CC">
              <w:t>Date of Birth</w:t>
            </w:r>
          </w:p>
        </w:tc>
        <w:tc>
          <w:tcPr>
            <w:tcW w:w="3133" w:type="dxa"/>
          </w:tcPr>
          <w:p w14:paraId="16467105" w14:textId="77777777" w:rsidR="00BA31CC" w:rsidRPr="00BA31CC" w:rsidRDefault="00BA31CC" w:rsidP="00BA31CC">
            <w:pPr>
              <w:spacing w:after="160" w:line="278" w:lineRule="auto"/>
            </w:pPr>
            <w:r w:rsidRPr="00BA31CC">
              <w:t>Volunteer_Date_Of_Birth</w:t>
            </w:r>
          </w:p>
        </w:tc>
        <w:tc>
          <w:tcPr>
            <w:tcW w:w="1692" w:type="dxa"/>
          </w:tcPr>
          <w:p w14:paraId="276A7AAD" w14:textId="77777777" w:rsidR="00BA31CC" w:rsidRPr="00BA31CC" w:rsidRDefault="00BA31CC" w:rsidP="00BA31CC">
            <w:pPr>
              <w:spacing w:after="160" w:line="278" w:lineRule="auto"/>
            </w:pPr>
            <w:r w:rsidRPr="00BA31CC">
              <w:t>Volunteers</w:t>
            </w:r>
          </w:p>
        </w:tc>
        <w:tc>
          <w:tcPr>
            <w:tcW w:w="1550" w:type="dxa"/>
          </w:tcPr>
          <w:p w14:paraId="3AF0F89E" w14:textId="77777777" w:rsidR="00BA31CC" w:rsidRPr="00BA31CC" w:rsidRDefault="00BA31CC" w:rsidP="00BA31CC">
            <w:pPr>
              <w:spacing w:after="160" w:line="278" w:lineRule="auto"/>
            </w:pPr>
            <w:r w:rsidRPr="00BA31CC">
              <w:t>Date (10)</w:t>
            </w:r>
          </w:p>
        </w:tc>
        <w:tc>
          <w:tcPr>
            <w:tcW w:w="2323" w:type="dxa"/>
          </w:tcPr>
          <w:p w14:paraId="497EA0F6" w14:textId="77777777" w:rsidR="00BA31CC" w:rsidRPr="00BA31CC" w:rsidRDefault="00BA31CC" w:rsidP="00BA31CC">
            <w:pPr>
              <w:spacing w:after="160" w:line="278" w:lineRule="auto"/>
            </w:pPr>
            <w:r w:rsidRPr="00BA31CC">
              <w:t>Must be entered</w:t>
            </w:r>
            <w:r w:rsidRPr="00BA31CC">
              <w:br/>
              <w:t>Must be in MM/DD/YYYY format</w:t>
            </w:r>
          </w:p>
        </w:tc>
      </w:tr>
    </w:tbl>
    <w:p w14:paraId="3BEC20E7" w14:textId="7DE587D3" w:rsidR="00D5312E" w:rsidRDefault="00D5312E" w:rsidP="00BA31CC"/>
    <w:p w14:paraId="0BF531E4" w14:textId="0FAA0772" w:rsidR="00461304" w:rsidRDefault="00461304" w:rsidP="00BA31CC"/>
    <w:p w14:paraId="2C6982EF" w14:textId="4DD36B2A" w:rsidR="00461304" w:rsidRDefault="00461304" w:rsidP="00BA31CC"/>
    <w:p w14:paraId="770F1D5B" w14:textId="3149BDE3" w:rsidR="00461304" w:rsidRDefault="00461304" w:rsidP="00BA31CC"/>
    <w:p w14:paraId="661A7CB5" w14:textId="77777777" w:rsidR="006F63EA" w:rsidRDefault="006F63EA" w:rsidP="00461304">
      <w:pPr>
        <w:rPr>
          <w:b/>
          <w:bCs/>
        </w:rPr>
      </w:pPr>
    </w:p>
    <w:p w14:paraId="292F0DC1" w14:textId="77777777" w:rsidR="006F63EA" w:rsidRDefault="006F63EA" w:rsidP="00461304">
      <w:pPr>
        <w:rPr>
          <w:b/>
          <w:bCs/>
        </w:rPr>
      </w:pPr>
    </w:p>
    <w:p w14:paraId="5F9B9256" w14:textId="77777777" w:rsidR="0027719E" w:rsidRDefault="0027719E">
      <w:pPr>
        <w:spacing w:after="160" w:line="278" w:lineRule="auto"/>
        <w:rPr>
          <w:b/>
        </w:rPr>
      </w:pPr>
      <w:r>
        <w:rPr>
          <w:b/>
        </w:rPr>
        <w:br w:type="page"/>
      </w:r>
    </w:p>
    <w:p w14:paraId="2E419982" w14:textId="5A754316" w:rsidR="00461304" w:rsidRPr="00BA31CC" w:rsidRDefault="00461304" w:rsidP="00461304">
      <w:r w:rsidRPr="00FF43C9">
        <w:rPr>
          <w:b/>
        </w:rPr>
        <w:t>Name of Input:</w:t>
      </w:r>
      <w:r>
        <w:rPr>
          <w:b/>
        </w:rPr>
        <w:t xml:space="preserve"> </w:t>
      </w:r>
      <w:r>
        <w:t>Enter Number of Volunteers (corresponding data flow: Group member instance)</w:t>
      </w:r>
      <w:r>
        <w:br/>
      </w:r>
      <w:r w:rsidRPr="00FF43C9">
        <w:rPr>
          <w:b/>
        </w:rPr>
        <w:t>Description:</w:t>
      </w:r>
      <w:r>
        <w:rPr>
          <w:b/>
        </w:rPr>
        <w:t xml:space="preserve"> </w:t>
      </w:r>
      <w:r>
        <w:t>Allows</w:t>
      </w:r>
      <w:r w:rsidRPr="00FE61ED">
        <w:t xml:space="preserve"> </w:t>
      </w:r>
      <w:r>
        <w:t>users</w:t>
      </w:r>
      <w:r w:rsidRPr="00FE61ED">
        <w:t xml:space="preserve"> to enter the number of volunteers that will be signing up, including whether they are an individual or with a group.</w:t>
      </w:r>
      <w:r>
        <w:br/>
      </w:r>
      <w:r w:rsidRPr="00FF43C9">
        <w:rPr>
          <w:b/>
        </w:rPr>
        <w:t>Medium:</w:t>
      </w:r>
      <w:r>
        <w:rPr>
          <w:b/>
        </w:rPr>
        <w:t xml:space="preserve"> </w:t>
      </w:r>
      <w:r w:rsidRPr="006840E5">
        <w:t>A tablet/iPad</w:t>
      </w:r>
      <w:r>
        <w:br/>
      </w:r>
      <w:r w:rsidRPr="00FF43C9">
        <w:rPr>
          <w:b/>
        </w:rPr>
        <w:t>Special Instructions:</w:t>
      </w:r>
      <w:r>
        <w:rPr>
          <w:b/>
        </w:rPr>
        <w:t xml:space="preserve"> </w:t>
      </w:r>
      <w:r>
        <w:t>N/A</w:t>
      </w:r>
    </w:p>
    <w:p w14:paraId="25AAEC3E" w14:textId="63425189" w:rsidR="00461304" w:rsidRPr="00FF43C9" w:rsidRDefault="00461304" w:rsidP="00461304"/>
    <w:tbl>
      <w:tblPr>
        <w:tblStyle w:val="TableGrid1"/>
        <w:tblpPr w:leftFromText="180" w:rightFromText="180" w:vertAnchor="text" w:horzAnchor="margin" w:tblpXSpec="center" w:tblpY="343"/>
        <w:tblW w:w="11785" w:type="dxa"/>
        <w:tblLook w:val="04A0" w:firstRow="1" w:lastRow="0" w:firstColumn="1" w:lastColumn="0" w:noHBand="0" w:noVBand="1"/>
      </w:tblPr>
      <w:tblGrid>
        <w:gridCol w:w="2245"/>
        <w:gridCol w:w="3873"/>
        <w:gridCol w:w="1617"/>
        <w:gridCol w:w="1710"/>
        <w:gridCol w:w="2340"/>
      </w:tblGrid>
      <w:tr w:rsidR="00461304" w:rsidRPr="008E0E37" w14:paraId="4FE07862" w14:textId="77777777">
        <w:tc>
          <w:tcPr>
            <w:tcW w:w="2245" w:type="dxa"/>
            <w:shd w:val="clear" w:color="auto" w:fill="E8E8E8" w:themeFill="background2"/>
          </w:tcPr>
          <w:p w14:paraId="2935BC19" w14:textId="77777777" w:rsidR="00461304" w:rsidRPr="008E0E37" w:rsidRDefault="00461304">
            <w:pPr>
              <w:rPr>
                <w:rFonts w:asciiTheme="majorHAnsi" w:hAnsiTheme="majorHAnsi"/>
                <w:b/>
              </w:rPr>
            </w:pPr>
            <w:r w:rsidRPr="008E0E37">
              <w:rPr>
                <w:rFonts w:asciiTheme="majorHAnsi" w:hAnsiTheme="majorHAnsi"/>
                <w:b/>
              </w:rPr>
              <w:t>Input Label</w:t>
            </w:r>
          </w:p>
        </w:tc>
        <w:tc>
          <w:tcPr>
            <w:tcW w:w="3873" w:type="dxa"/>
            <w:shd w:val="clear" w:color="auto" w:fill="E8E8E8" w:themeFill="background2"/>
          </w:tcPr>
          <w:p w14:paraId="0D7DE00E" w14:textId="77777777" w:rsidR="00461304" w:rsidRPr="008E0E37" w:rsidRDefault="00461304">
            <w:pPr>
              <w:rPr>
                <w:rFonts w:asciiTheme="majorHAnsi" w:hAnsiTheme="majorHAnsi"/>
                <w:b/>
              </w:rPr>
            </w:pPr>
            <w:r w:rsidRPr="008E0E37">
              <w:rPr>
                <w:rFonts w:asciiTheme="majorHAnsi" w:hAnsiTheme="majorHAnsi"/>
                <w:b/>
              </w:rPr>
              <w:t>Element Name</w:t>
            </w:r>
          </w:p>
        </w:tc>
        <w:tc>
          <w:tcPr>
            <w:tcW w:w="1617" w:type="dxa"/>
            <w:shd w:val="clear" w:color="auto" w:fill="E8E8E8" w:themeFill="background2"/>
          </w:tcPr>
          <w:p w14:paraId="31092BD0" w14:textId="77777777" w:rsidR="00461304" w:rsidRPr="008E0E37" w:rsidRDefault="00461304">
            <w:pPr>
              <w:rPr>
                <w:rFonts w:asciiTheme="majorHAnsi" w:hAnsiTheme="majorHAnsi"/>
                <w:b/>
              </w:rPr>
            </w:pPr>
            <w:r w:rsidRPr="008E0E37">
              <w:rPr>
                <w:rFonts w:asciiTheme="majorHAnsi" w:hAnsiTheme="majorHAnsi"/>
                <w:b/>
              </w:rPr>
              <w:t>Table Name</w:t>
            </w:r>
          </w:p>
        </w:tc>
        <w:tc>
          <w:tcPr>
            <w:tcW w:w="1710" w:type="dxa"/>
            <w:shd w:val="clear" w:color="auto" w:fill="E8E8E8" w:themeFill="background2"/>
          </w:tcPr>
          <w:p w14:paraId="47E2A347" w14:textId="77777777" w:rsidR="00461304" w:rsidRPr="008E0E37" w:rsidRDefault="00461304">
            <w:pPr>
              <w:rPr>
                <w:rFonts w:asciiTheme="majorHAnsi" w:hAnsiTheme="majorHAnsi"/>
                <w:b/>
              </w:rPr>
            </w:pPr>
            <w:r w:rsidRPr="008E0E37">
              <w:rPr>
                <w:rFonts w:asciiTheme="majorHAnsi" w:hAnsiTheme="majorHAnsi"/>
                <w:b/>
              </w:rPr>
              <w:t>Edit Mask</w:t>
            </w:r>
          </w:p>
        </w:tc>
        <w:tc>
          <w:tcPr>
            <w:tcW w:w="2340" w:type="dxa"/>
            <w:shd w:val="clear" w:color="auto" w:fill="E8E8E8" w:themeFill="background2"/>
          </w:tcPr>
          <w:p w14:paraId="5C9EB707" w14:textId="77777777" w:rsidR="00461304" w:rsidRPr="008E0E37" w:rsidRDefault="00461304">
            <w:pPr>
              <w:rPr>
                <w:rFonts w:asciiTheme="majorHAnsi" w:hAnsiTheme="majorHAnsi"/>
                <w:b/>
              </w:rPr>
            </w:pPr>
            <w:r w:rsidRPr="008E0E37">
              <w:rPr>
                <w:rFonts w:asciiTheme="majorHAnsi" w:hAnsiTheme="majorHAnsi"/>
                <w:b/>
              </w:rPr>
              <w:t>Editing / Validation</w:t>
            </w:r>
          </w:p>
        </w:tc>
      </w:tr>
      <w:tr w:rsidR="00461304" w:rsidRPr="008E0E37" w14:paraId="11A8B13E" w14:textId="77777777">
        <w:tc>
          <w:tcPr>
            <w:tcW w:w="2245" w:type="dxa"/>
          </w:tcPr>
          <w:p w14:paraId="71773691" w14:textId="77777777" w:rsidR="00461304" w:rsidRPr="008E0E37" w:rsidRDefault="00461304">
            <w:r>
              <w:t>Group Volunteer ID</w:t>
            </w:r>
          </w:p>
        </w:tc>
        <w:tc>
          <w:tcPr>
            <w:tcW w:w="3873" w:type="dxa"/>
          </w:tcPr>
          <w:p w14:paraId="05755942" w14:textId="77777777" w:rsidR="00461304" w:rsidRPr="008E0E37" w:rsidRDefault="00461304">
            <w:r w:rsidRPr="008E0E37">
              <w:t>Volunteer_ID_Group_ID</w:t>
            </w:r>
          </w:p>
        </w:tc>
        <w:tc>
          <w:tcPr>
            <w:tcW w:w="1617" w:type="dxa"/>
          </w:tcPr>
          <w:p w14:paraId="01EDE0C5" w14:textId="77777777" w:rsidR="00461304" w:rsidRPr="008E0E37" w:rsidRDefault="00461304">
            <w:r w:rsidRPr="008E0E37">
              <w:t>Group Members</w:t>
            </w:r>
          </w:p>
        </w:tc>
        <w:tc>
          <w:tcPr>
            <w:tcW w:w="1710" w:type="dxa"/>
          </w:tcPr>
          <w:p w14:paraId="1DD483FD" w14:textId="77777777" w:rsidR="00461304" w:rsidRPr="008E0E37" w:rsidRDefault="00461304">
            <w:r>
              <w:t>Number (10)</w:t>
            </w:r>
          </w:p>
        </w:tc>
        <w:tc>
          <w:tcPr>
            <w:tcW w:w="2340" w:type="dxa"/>
          </w:tcPr>
          <w:p w14:paraId="7CD85102" w14:textId="77777777" w:rsidR="00461304" w:rsidRPr="008E0E37" w:rsidRDefault="00461304">
            <w:r>
              <w:t>System Generated</w:t>
            </w:r>
          </w:p>
        </w:tc>
      </w:tr>
      <w:tr w:rsidR="00461304" w:rsidRPr="008E0E37" w14:paraId="4003C18D" w14:textId="77777777">
        <w:tc>
          <w:tcPr>
            <w:tcW w:w="2245" w:type="dxa"/>
          </w:tcPr>
          <w:p w14:paraId="0FA44036" w14:textId="77777777" w:rsidR="00461304" w:rsidRPr="008E0E37" w:rsidRDefault="00461304">
            <w:r>
              <w:t>First Name</w:t>
            </w:r>
          </w:p>
        </w:tc>
        <w:tc>
          <w:tcPr>
            <w:tcW w:w="3873" w:type="dxa"/>
          </w:tcPr>
          <w:p w14:paraId="2B40234C" w14:textId="77777777" w:rsidR="00461304" w:rsidRPr="008E0E37" w:rsidRDefault="00461304">
            <w:r w:rsidRPr="004A7FC8">
              <w:t>Group_Member_Name_First_Name</w:t>
            </w:r>
          </w:p>
        </w:tc>
        <w:tc>
          <w:tcPr>
            <w:tcW w:w="1617" w:type="dxa"/>
          </w:tcPr>
          <w:p w14:paraId="5696DF9E" w14:textId="77777777" w:rsidR="00461304" w:rsidRPr="008E0E37" w:rsidRDefault="00461304">
            <w:r>
              <w:t>Group Members</w:t>
            </w:r>
          </w:p>
        </w:tc>
        <w:tc>
          <w:tcPr>
            <w:tcW w:w="1710" w:type="dxa"/>
          </w:tcPr>
          <w:p w14:paraId="750D9566" w14:textId="77777777" w:rsidR="00461304" w:rsidRPr="008E0E37" w:rsidRDefault="00461304">
            <w:r>
              <w:t>Text (25)</w:t>
            </w:r>
          </w:p>
        </w:tc>
        <w:tc>
          <w:tcPr>
            <w:tcW w:w="2340" w:type="dxa"/>
          </w:tcPr>
          <w:p w14:paraId="25296490" w14:textId="77777777" w:rsidR="00461304" w:rsidRPr="008E0E37" w:rsidRDefault="00461304">
            <w:r>
              <w:t>Must be entered</w:t>
            </w:r>
          </w:p>
        </w:tc>
      </w:tr>
      <w:tr w:rsidR="00461304" w:rsidRPr="008E0E37" w14:paraId="16D9FD06" w14:textId="77777777">
        <w:tc>
          <w:tcPr>
            <w:tcW w:w="2245" w:type="dxa"/>
          </w:tcPr>
          <w:p w14:paraId="6B2524DF" w14:textId="77777777" w:rsidR="00461304" w:rsidRPr="008E0E37" w:rsidRDefault="00461304">
            <w:r>
              <w:t>Last Name</w:t>
            </w:r>
          </w:p>
        </w:tc>
        <w:tc>
          <w:tcPr>
            <w:tcW w:w="3873" w:type="dxa"/>
          </w:tcPr>
          <w:p w14:paraId="0B047960" w14:textId="77777777" w:rsidR="00461304" w:rsidRPr="008E0E37" w:rsidRDefault="00461304">
            <w:r w:rsidRPr="00771646">
              <w:t>Group_Member_Name_</w:t>
            </w:r>
            <w:r>
              <w:t>Last</w:t>
            </w:r>
            <w:r w:rsidRPr="00771646">
              <w:t>_Name</w:t>
            </w:r>
          </w:p>
        </w:tc>
        <w:tc>
          <w:tcPr>
            <w:tcW w:w="1617" w:type="dxa"/>
          </w:tcPr>
          <w:p w14:paraId="45B0FCD1" w14:textId="77777777" w:rsidR="00461304" w:rsidRPr="008E0E37" w:rsidRDefault="00461304">
            <w:r>
              <w:t>Group Members</w:t>
            </w:r>
          </w:p>
        </w:tc>
        <w:tc>
          <w:tcPr>
            <w:tcW w:w="1710" w:type="dxa"/>
          </w:tcPr>
          <w:p w14:paraId="31DFA675" w14:textId="77777777" w:rsidR="00461304" w:rsidRPr="008E0E37" w:rsidRDefault="00461304">
            <w:r>
              <w:t>Text (25)</w:t>
            </w:r>
          </w:p>
        </w:tc>
        <w:tc>
          <w:tcPr>
            <w:tcW w:w="2340" w:type="dxa"/>
          </w:tcPr>
          <w:p w14:paraId="6C01A9BF" w14:textId="77777777" w:rsidR="00461304" w:rsidRPr="008E0E37" w:rsidRDefault="00461304">
            <w:r>
              <w:t>Must be entered</w:t>
            </w:r>
          </w:p>
        </w:tc>
      </w:tr>
      <w:tr w:rsidR="00461304" w:rsidRPr="008E0E37" w14:paraId="321B5B65" w14:textId="77777777">
        <w:tc>
          <w:tcPr>
            <w:tcW w:w="2245" w:type="dxa"/>
          </w:tcPr>
          <w:p w14:paraId="43CC9397" w14:textId="77777777" w:rsidR="00461304" w:rsidRPr="008E0E37" w:rsidRDefault="00461304">
            <w:r>
              <w:t>Email</w:t>
            </w:r>
          </w:p>
        </w:tc>
        <w:tc>
          <w:tcPr>
            <w:tcW w:w="3873" w:type="dxa"/>
          </w:tcPr>
          <w:p w14:paraId="1A46DB7A" w14:textId="77777777" w:rsidR="00461304" w:rsidRPr="008E0E37" w:rsidRDefault="00461304">
            <w:r>
              <w:t>Group_Member_Email</w:t>
            </w:r>
          </w:p>
        </w:tc>
        <w:tc>
          <w:tcPr>
            <w:tcW w:w="1617" w:type="dxa"/>
          </w:tcPr>
          <w:p w14:paraId="2B5EA612" w14:textId="77777777" w:rsidR="00461304" w:rsidRPr="008E0E37" w:rsidRDefault="00461304">
            <w:r>
              <w:t>Group Members</w:t>
            </w:r>
          </w:p>
        </w:tc>
        <w:tc>
          <w:tcPr>
            <w:tcW w:w="1710" w:type="dxa"/>
          </w:tcPr>
          <w:p w14:paraId="6915D6B4" w14:textId="77777777" w:rsidR="00461304" w:rsidRPr="008E0E37" w:rsidRDefault="00461304">
            <w:r>
              <w:t>Email (30)</w:t>
            </w:r>
          </w:p>
        </w:tc>
        <w:tc>
          <w:tcPr>
            <w:tcW w:w="2340" w:type="dxa"/>
          </w:tcPr>
          <w:p w14:paraId="05DAB340" w14:textId="77777777" w:rsidR="00461304" w:rsidRPr="008E0E37" w:rsidRDefault="00461304">
            <w:r>
              <w:t>Must be entered</w:t>
            </w:r>
          </w:p>
        </w:tc>
      </w:tr>
      <w:tr w:rsidR="00461304" w:rsidRPr="008E0E37" w14:paraId="75FBF755" w14:textId="77777777">
        <w:tc>
          <w:tcPr>
            <w:tcW w:w="2245" w:type="dxa"/>
          </w:tcPr>
          <w:p w14:paraId="5E8DED8F" w14:textId="77777777" w:rsidR="00461304" w:rsidRDefault="00461304">
            <w:r>
              <w:t xml:space="preserve">Phone </w:t>
            </w:r>
          </w:p>
        </w:tc>
        <w:tc>
          <w:tcPr>
            <w:tcW w:w="3873" w:type="dxa"/>
          </w:tcPr>
          <w:p w14:paraId="05DF65D0" w14:textId="77777777" w:rsidR="00461304" w:rsidRDefault="00461304">
            <w:r>
              <w:t>Group_Member_Phone_Number</w:t>
            </w:r>
          </w:p>
        </w:tc>
        <w:tc>
          <w:tcPr>
            <w:tcW w:w="1617" w:type="dxa"/>
          </w:tcPr>
          <w:p w14:paraId="66518E63" w14:textId="77777777" w:rsidR="00461304" w:rsidRDefault="00461304">
            <w:r>
              <w:t>Group Members</w:t>
            </w:r>
          </w:p>
        </w:tc>
        <w:tc>
          <w:tcPr>
            <w:tcW w:w="1710" w:type="dxa"/>
          </w:tcPr>
          <w:p w14:paraId="61D06426" w14:textId="77777777" w:rsidR="00461304" w:rsidRDefault="00461304">
            <w:r>
              <w:t>Number (10)</w:t>
            </w:r>
          </w:p>
        </w:tc>
        <w:tc>
          <w:tcPr>
            <w:tcW w:w="2340" w:type="dxa"/>
          </w:tcPr>
          <w:p w14:paraId="129EED22" w14:textId="77777777" w:rsidR="00461304" w:rsidRDefault="00461304">
            <w:r>
              <w:t>Must be entered</w:t>
            </w:r>
          </w:p>
        </w:tc>
      </w:tr>
      <w:tr w:rsidR="00461304" w:rsidRPr="008E0E37" w14:paraId="7522DE77" w14:textId="77777777">
        <w:tc>
          <w:tcPr>
            <w:tcW w:w="2245" w:type="dxa"/>
          </w:tcPr>
          <w:p w14:paraId="5E4C6ABE" w14:textId="77777777" w:rsidR="00461304" w:rsidRDefault="00461304">
            <w:r>
              <w:t>Street</w:t>
            </w:r>
          </w:p>
        </w:tc>
        <w:tc>
          <w:tcPr>
            <w:tcW w:w="3873" w:type="dxa"/>
          </w:tcPr>
          <w:p w14:paraId="34A7E666" w14:textId="77777777" w:rsidR="00461304" w:rsidRDefault="00461304">
            <w:r w:rsidRPr="00635223">
              <w:t>Group_Member_Address_Street</w:t>
            </w:r>
          </w:p>
        </w:tc>
        <w:tc>
          <w:tcPr>
            <w:tcW w:w="1617" w:type="dxa"/>
          </w:tcPr>
          <w:p w14:paraId="283E95B2" w14:textId="77777777" w:rsidR="00461304" w:rsidRDefault="00461304">
            <w:r>
              <w:t>Group Members</w:t>
            </w:r>
          </w:p>
        </w:tc>
        <w:tc>
          <w:tcPr>
            <w:tcW w:w="1710" w:type="dxa"/>
          </w:tcPr>
          <w:p w14:paraId="0401A1D0" w14:textId="77777777" w:rsidR="00461304" w:rsidRDefault="00461304">
            <w:r>
              <w:t>Text (25)</w:t>
            </w:r>
          </w:p>
        </w:tc>
        <w:tc>
          <w:tcPr>
            <w:tcW w:w="2340" w:type="dxa"/>
          </w:tcPr>
          <w:p w14:paraId="4DA95B5D" w14:textId="77777777" w:rsidR="00461304" w:rsidRDefault="00461304">
            <w:r>
              <w:t>Must be entered</w:t>
            </w:r>
          </w:p>
        </w:tc>
      </w:tr>
      <w:tr w:rsidR="00461304" w:rsidRPr="008E0E37" w14:paraId="77AEBBEA" w14:textId="77777777">
        <w:tc>
          <w:tcPr>
            <w:tcW w:w="2245" w:type="dxa"/>
          </w:tcPr>
          <w:p w14:paraId="55BD79B5" w14:textId="77777777" w:rsidR="00461304" w:rsidRDefault="00461304">
            <w:r>
              <w:t>City</w:t>
            </w:r>
          </w:p>
        </w:tc>
        <w:tc>
          <w:tcPr>
            <w:tcW w:w="3873" w:type="dxa"/>
          </w:tcPr>
          <w:p w14:paraId="60F305F8" w14:textId="77777777" w:rsidR="00461304" w:rsidRDefault="00461304">
            <w:r>
              <w:t>Group_Member_Address_City</w:t>
            </w:r>
          </w:p>
        </w:tc>
        <w:tc>
          <w:tcPr>
            <w:tcW w:w="1617" w:type="dxa"/>
          </w:tcPr>
          <w:p w14:paraId="6638E68A" w14:textId="77777777" w:rsidR="00461304" w:rsidRDefault="00461304">
            <w:r>
              <w:t>Group Members</w:t>
            </w:r>
          </w:p>
        </w:tc>
        <w:tc>
          <w:tcPr>
            <w:tcW w:w="1710" w:type="dxa"/>
          </w:tcPr>
          <w:p w14:paraId="2FF1281B" w14:textId="77777777" w:rsidR="00461304" w:rsidRDefault="00461304">
            <w:r>
              <w:t>Text (20)</w:t>
            </w:r>
          </w:p>
        </w:tc>
        <w:tc>
          <w:tcPr>
            <w:tcW w:w="2340" w:type="dxa"/>
          </w:tcPr>
          <w:p w14:paraId="519C63D5" w14:textId="77777777" w:rsidR="00461304" w:rsidRDefault="00461304">
            <w:r>
              <w:t>Must be entered</w:t>
            </w:r>
          </w:p>
        </w:tc>
      </w:tr>
      <w:tr w:rsidR="00461304" w:rsidRPr="008E0E37" w14:paraId="5195E919" w14:textId="77777777">
        <w:tc>
          <w:tcPr>
            <w:tcW w:w="2245" w:type="dxa"/>
          </w:tcPr>
          <w:p w14:paraId="056C0289" w14:textId="77777777" w:rsidR="00461304" w:rsidRDefault="00461304">
            <w:r>
              <w:t>State</w:t>
            </w:r>
          </w:p>
        </w:tc>
        <w:tc>
          <w:tcPr>
            <w:tcW w:w="3873" w:type="dxa"/>
          </w:tcPr>
          <w:p w14:paraId="1BAA0548" w14:textId="77777777" w:rsidR="00461304" w:rsidRDefault="00461304">
            <w:r>
              <w:t>Group_Member_Address_State</w:t>
            </w:r>
          </w:p>
        </w:tc>
        <w:tc>
          <w:tcPr>
            <w:tcW w:w="1617" w:type="dxa"/>
          </w:tcPr>
          <w:p w14:paraId="649967E2" w14:textId="77777777" w:rsidR="00461304" w:rsidRDefault="00461304">
            <w:r>
              <w:t>Group Members</w:t>
            </w:r>
          </w:p>
        </w:tc>
        <w:tc>
          <w:tcPr>
            <w:tcW w:w="1710" w:type="dxa"/>
          </w:tcPr>
          <w:p w14:paraId="6C3322F0" w14:textId="77777777" w:rsidR="00461304" w:rsidRDefault="00461304">
            <w:r>
              <w:t>Text (2)</w:t>
            </w:r>
          </w:p>
        </w:tc>
        <w:tc>
          <w:tcPr>
            <w:tcW w:w="2340" w:type="dxa"/>
          </w:tcPr>
          <w:p w14:paraId="00D0493A" w14:textId="77777777" w:rsidR="00461304" w:rsidRDefault="00461304">
            <w:r>
              <w:t>Must be entered</w:t>
            </w:r>
            <w:r>
              <w:br/>
              <w:t>Must be valid 2- digit State code</w:t>
            </w:r>
          </w:p>
        </w:tc>
      </w:tr>
      <w:tr w:rsidR="00461304" w:rsidRPr="008E0E37" w14:paraId="58DF3756" w14:textId="77777777">
        <w:tc>
          <w:tcPr>
            <w:tcW w:w="2245" w:type="dxa"/>
          </w:tcPr>
          <w:p w14:paraId="7F1C324E" w14:textId="77777777" w:rsidR="00461304" w:rsidRDefault="00461304">
            <w:r>
              <w:t>Zip</w:t>
            </w:r>
          </w:p>
        </w:tc>
        <w:tc>
          <w:tcPr>
            <w:tcW w:w="3873" w:type="dxa"/>
          </w:tcPr>
          <w:p w14:paraId="77C2D7EA" w14:textId="77777777" w:rsidR="00461304" w:rsidRDefault="00461304">
            <w:r>
              <w:t>Group_Member_Address_Zip_Code</w:t>
            </w:r>
          </w:p>
        </w:tc>
        <w:tc>
          <w:tcPr>
            <w:tcW w:w="1617" w:type="dxa"/>
          </w:tcPr>
          <w:p w14:paraId="08E21656" w14:textId="77777777" w:rsidR="00461304" w:rsidRDefault="00461304">
            <w:r>
              <w:t>Group Members</w:t>
            </w:r>
          </w:p>
        </w:tc>
        <w:tc>
          <w:tcPr>
            <w:tcW w:w="1710" w:type="dxa"/>
          </w:tcPr>
          <w:p w14:paraId="647F8B20" w14:textId="77777777" w:rsidR="00461304" w:rsidRDefault="00461304">
            <w:r>
              <w:t>Number (5)</w:t>
            </w:r>
          </w:p>
        </w:tc>
        <w:tc>
          <w:tcPr>
            <w:tcW w:w="2340" w:type="dxa"/>
          </w:tcPr>
          <w:p w14:paraId="0C093913" w14:textId="77777777" w:rsidR="00461304" w:rsidRDefault="00461304">
            <w:r>
              <w:t xml:space="preserve">Must be entered </w:t>
            </w:r>
            <w:r>
              <w:br/>
              <w:t>Must be valid 5- digit zip code</w:t>
            </w:r>
          </w:p>
        </w:tc>
      </w:tr>
      <w:tr w:rsidR="00461304" w:rsidRPr="008E0E37" w14:paraId="1547A606" w14:textId="77777777">
        <w:tc>
          <w:tcPr>
            <w:tcW w:w="2245" w:type="dxa"/>
          </w:tcPr>
          <w:p w14:paraId="065AC93E" w14:textId="77777777" w:rsidR="00461304" w:rsidRDefault="00461304">
            <w:r>
              <w:t>Date of Birth</w:t>
            </w:r>
          </w:p>
        </w:tc>
        <w:tc>
          <w:tcPr>
            <w:tcW w:w="3873" w:type="dxa"/>
          </w:tcPr>
          <w:p w14:paraId="63E711AF" w14:textId="77777777" w:rsidR="00461304" w:rsidRDefault="00461304">
            <w:r w:rsidRPr="00727D04">
              <w:t>Group_Member_Date_of_Birth</w:t>
            </w:r>
          </w:p>
        </w:tc>
        <w:tc>
          <w:tcPr>
            <w:tcW w:w="1617" w:type="dxa"/>
          </w:tcPr>
          <w:p w14:paraId="329E4F53" w14:textId="77777777" w:rsidR="00461304" w:rsidRDefault="00461304">
            <w:r>
              <w:t>Group Members</w:t>
            </w:r>
          </w:p>
        </w:tc>
        <w:tc>
          <w:tcPr>
            <w:tcW w:w="1710" w:type="dxa"/>
          </w:tcPr>
          <w:p w14:paraId="7E55FA71" w14:textId="77777777" w:rsidR="00461304" w:rsidRDefault="00461304">
            <w:r>
              <w:t>Date (10)</w:t>
            </w:r>
          </w:p>
        </w:tc>
        <w:tc>
          <w:tcPr>
            <w:tcW w:w="2340" w:type="dxa"/>
          </w:tcPr>
          <w:p w14:paraId="4375B258" w14:textId="77777777" w:rsidR="00461304" w:rsidRDefault="00461304">
            <w:r>
              <w:t>Must be entered.</w:t>
            </w:r>
            <w:r>
              <w:br/>
              <w:t>Must be in MM/DD/YYYY</w:t>
            </w:r>
          </w:p>
        </w:tc>
      </w:tr>
      <w:tr w:rsidR="009E3C6E" w:rsidRPr="008E0E37" w14:paraId="7B4C51B8" w14:textId="77777777">
        <w:tc>
          <w:tcPr>
            <w:tcW w:w="2245" w:type="dxa"/>
          </w:tcPr>
          <w:p w14:paraId="6E2FDB24" w14:textId="50C12180" w:rsidR="009E3C6E" w:rsidRDefault="009E3C6E" w:rsidP="009E3C6E">
            <w:r>
              <w:t>Organization Name</w:t>
            </w:r>
          </w:p>
        </w:tc>
        <w:tc>
          <w:tcPr>
            <w:tcW w:w="3873" w:type="dxa"/>
          </w:tcPr>
          <w:p w14:paraId="3CF6DDF4" w14:textId="52A64B0B" w:rsidR="009E3C6E" w:rsidRPr="00727D04" w:rsidRDefault="009E3C6E" w:rsidP="009E3C6E">
            <w:r w:rsidRPr="1030743A">
              <w:rPr>
                <w:rFonts w:ascii="Aptos Display" w:eastAsia="Aptos Display" w:hAnsi="Aptos Display" w:cs="Aptos Display"/>
                <w:color w:val="000000" w:themeColor="text1"/>
              </w:rPr>
              <w:t>Organization_Name</w:t>
            </w:r>
          </w:p>
        </w:tc>
        <w:tc>
          <w:tcPr>
            <w:tcW w:w="1617" w:type="dxa"/>
          </w:tcPr>
          <w:p w14:paraId="65ADA671" w14:textId="7E8A72DF" w:rsidR="009E3C6E" w:rsidRDefault="009E3C6E" w:rsidP="009E3C6E">
            <w:r>
              <w:t>Group Members</w:t>
            </w:r>
          </w:p>
        </w:tc>
        <w:tc>
          <w:tcPr>
            <w:tcW w:w="1710" w:type="dxa"/>
          </w:tcPr>
          <w:p w14:paraId="51D71DDB" w14:textId="0F558906" w:rsidR="009E3C6E" w:rsidRDefault="009E3C6E" w:rsidP="009E3C6E">
            <w:r>
              <w:t>Text (</w:t>
            </w:r>
            <w:r w:rsidR="00C676C9">
              <w:t>25)</w:t>
            </w:r>
          </w:p>
        </w:tc>
        <w:tc>
          <w:tcPr>
            <w:tcW w:w="2340" w:type="dxa"/>
          </w:tcPr>
          <w:p w14:paraId="44A14E79" w14:textId="37C6DDB9" w:rsidR="009E3C6E" w:rsidRDefault="00C676C9" w:rsidP="009E3C6E">
            <w:r>
              <w:t>Must be entered</w:t>
            </w:r>
          </w:p>
        </w:tc>
      </w:tr>
    </w:tbl>
    <w:p w14:paraId="78B8F5AA" w14:textId="10FD4137" w:rsidR="00461304" w:rsidRPr="008E0E37" w:rsidRDefault="00461304" w:rsidP="00461304"/>
    <w:p w14:paraId="6AB57184" w14:textId="0F0089D5" w:rsidR="00461304" w:rsidRPr="008E0E37" w:rsidRDefault="00461304" w:rsidP="00461304"/>
    <w:p w14:paraId="2FC9863E" w14:textId="29C51B95" w:rsidR="00461304" w:rsidRDefault="00461304" w:rsidP="00BA31CC"/>
    <w:p w14:paraId="7EE316C7" w14:textId="40474AE5" w:rsidR="00461304" w:rsidRDefault="00461304" w:rsidP="00BA31CC"/>
    <w:p w14:paraId="063F0B7E" w14:textId="7D8DEDF2" w:rsidR="00461304" w:rsidRDefault="00461304" w:rsidP="00BA31CC"/>
    <w:p w14:paraId="4EFFB4DC" w14:textId="77777777" w:rsidR="00D5312E" w:rsidRDefault="00D5312E" w:rsidP="00BA31CC"/>
    <w:p w14:paraId="6C2CAF73" w14:textId="77777777" w:rsidR="001947B5" w:rsidRDefault="001947B5" w:rsidP="00BA31CC"/>
    <w:p w14:paraId="6FBC7EFB" w14:textId="77777777" w:rsidR="001947B5" w:rsidRPr="00BA31CC" w:rsidRDefault="001947B5" w:rsidP="00BA31CC"/>
    <w:p w14:paraId="6D3AC2EE" w14:textId="77777777" w:rsidR="00353FC3" w:rsidRDefault="00353FC3" w:rsidP="00D5312E">
      <w:pPr>
        <w:rPr>
          <w:b/>
          <w:bCs/>
        </w:rPr>
      </w:pPr>
    </w:p>
    <w:p w14:paraId="156416D7" w14:textId="77777777" w:rsidR="00353FC3" w:rsidRDefault="00353FC3" w:rsidP="00D5312E">
      <w:pPr>
        <w:rPr>
          <w:b/>
          <w:bCs/>
        </w:rPr>
      </w:pPr>
    </w:p>
    <w:p w14:paraId="41A52539" w14:textId="77777777" w:rsidR="00353FC3" w:rsidRDefault="00353FC3" w:rsidP="00D5312E">
      <w:pPr>
        <w:rPr>
          <w:b/>
          <w:bCs/>
        </w:rPr>
      </w:pPr>
    </w:p>
    <w:p w14:paraId="004984E4" w14:textId="77777777" w:rsidR="00353FC3" w:rsidRDefault="00353FC3" w:rsidP="00D5312E">
      <w:pPr>
        <w:rPr>
          <w:b/>
          <w:bCs/>
        </w:rPr>
      </w:pPr>
    </w:p>
    <w:p w14:paraId="6D98BC7D" w14:textId="77777777" w:rsidR="00353FC3" w:rsidRDefault="00353FC3" w:rsidP="00D5312E">
      <w:pPr>
        <w:rPr>
          <w:b/>
          <w:bCs/>
        </w:rPr>
      </w:pPr>
    </w:p>
    <w:p w14:paraId="1EEE87BC" w14:textId="77777777" w:rsidR="0027719E" w:rsidRDefault="0027719E">
      <w:pPr>
        <w:spacing w:after="160" w:line="278" w:lineRule="auto"/>
        <w:rPr>
          <w:b/>
        </w:rPr>
      </w:pPr>
      <w:r>
        <w:rPr>
          <w:b/>
        </w:rPr>
        <w:br w:type="page"/>
      </w:r>
    </w:p>
    <w:p w14:paraId="7C6B4E92" w14:textId="6E49C3EF" w:rsidR="00D5312E" w:rsidRPr="00BA31CC" w:rsidRDefault="00D5312E" w:rsidP="00D5312E">
      <w:r w:rsidRPr="00FF43C9">
        <w:rPr>
          <w:b/>
        </w:rPr>
        <w:t>Name of Input:</w:t>
      </w:r>
      <w:r>
        <w:rPr>
          <w:b/>
        </w:rPr>
        <w:t xml:space="preserve"> </w:t>
      </w:r>
      <w:r w:rsidR="00235AE5">
        <w:t>Enter</w:t>
      </w:r>
      <w:r w:rsidR="00F5045C">
        <w:t xml:space="preserve"> Additional Volunteer Info</w:t>
      </w:r>
      <w:r w:rsidR="00C26F2F">
        <w:t xml:space="preserve"> (Corresponding data flow: </w:t>
      </w:r>
      <w:r w:rsidR="00125608">
        <w:t>N</w:t>
      </w:r>
      <w:r w:rsidR="00882CD8">
        <w:t xml:space="preserve">ew minor </w:t>
      </w:r>
      <w:r w:rsidR="00EC0666">
        <w:t>profile</w:t>
      </w:r>
      <w:r w:rsidR="00882CD8">
        <w:t>)</w:t>
      </w:r>
      <w:r w:rsidRPr="00FF43C9">
        <w:rPr>
          <w:b/>
        </w:rPr>
        <w:br/>
        <w:t>Description:</w:t>
      </w:r>
      <w:r w:rsidR="00F5045C">
        <w:rPr>
          <w:b/>
        </w:rPr>
        <w:t xml:space="preserve"> </w:t>
      </w:r>
      <w:r w:rsidR="00786A2C">
        <w:t>Adults</w:t>
      </w:r>
      <w:r w:rsidR="00786A2C" w:rsidRPr="00FE61ED">
        <w:t xml:space="preserve"> who are volunteering with a minor can enter the minor’s information and link it to the adult’s account.</w:t>
      </w:r>
      <w:r w:rsidRPr="00FF43C9">
        <w:rPr>
          <w:b/>
        </w:rPr>
        <w:br/>
        <w:t>Medium:</w:t>
      </w:r>
      <w:r w:rsidR="00786A2C">
        <w:rPr>
          <w:b/>
        </w:rPr>
        <w:t xml:space="preserve"> </w:t>
      </w:r>
      <w:r w:rsidR="00786A2C">
        <w:t>A tablet/iPad</w:t>
      </w:r>
      <w:r w:rsidRPr="00FF43C9">
        <w:rPr>
          <w:b/>
        </w:rPr>
        <w:br/>
        <w:t>Special Instructions:</w:t>
      </w:r>
      <w:r w:rsidR="00786A2C">
        <w:rPr>
          <w:b/>
        </w:rPr>
        <w:t xml:space="preserve"> </w:t>
      </w:r>
      <w:r w:rsidR="007D7E48">
        <w:t>N/A</w:t>
      </w:r>
    </w:p>
    <w:p w14:paraId="1B02EF4E" w14:textId="77777777" w:rsidR="00BA31CC" w:rsidRPr="00BA31CC" w:rsidRDefault="00BA31CC" w:rsidP="00BA31CC"/>
    <w:tbl>
      <w:tblPr>
        <w:tblStyle w:val="TableGrid1"/>
        <w:tblW w:w="11340" w:type="dxa"/>
        <w:tblInd w:w="-905" w:type="dxa"/>
        <w:tblLook w:val="04A0" w:firstRow="1" w:lastRow="0" w:firstColumn="1" w:lastColumn="0" w:noHBand="0" w:noVBand="1"/>
      </w:tblPr>
      <w:tblGrid>
        <w:gridCol w:w="2303"/>
        <w:gridCol w:w="3663"/>
        <w:gridCol w:w="1555"/>
        <w:gridCol w:w="1520"/>
        <w:gridCol w:w="2299"/>
      </w:tblGrid>
      <w:tr w:rsidR="008A15CD" w14:paraId="25A16A22" w14:textId="77777777" w:rsidTr="004E7F29">
        <w:tc>
          <w:tcPr>
            <w:tcW w:w="2303" w:type="dxa"/>
            <w:shd w:val="clear" w:color="auto" w:fill="E8E8E8" w:themeFill="background2"/>
          </w:tcPr>
          <w:p w14:paraId="54243157" w14:textId="066053B4" w:rsidR="002B7034" w:rsidRPr="002122DF" w:rsidRDefault="002B7034" w:rsidP="00BA31CC">
            <w:pPr>
              <w:rPr>
                <w:rFonts w:asciiTheme="majorHAnsi" w:hAnsiTheme="majorHAnsi"/>
                <w:b/>
              </w:rPr>
            </w:pPr>
            <w:r w:rsidRPr="002122DF">
              <w:rPr>
                <w:rFonts w:asciiTheme="majorHAnsi" w:hAnsiTheme="majorHAnsi"/>
                <w:b/>
              </w:rPr>
              <w:t>Input Label</w:t>
            </w:r>
          </w:p>
        </w:tc>
        <w:tc>
          <w:tcPr>
            <w:tcW w:w="3663" w:type="dxa"/>
            <w:shd w:val="clear" w:color="auto" w:fill="E8E8E8" w:themeFill="background2"/>
          </w:tcPr>
          <w:p w14:paraId="0B85A8CE" w14:textId="15326634" w:rsidR="002B7034" w:rsidRPr="002122DF" w:rsidRDefault="002122DF" w:rsidP="00BA31CC">
            <w:pPr>
              <w:rPr>
                <w:rFonts w:asciiTheme="majorHAnsi" w:hAnsiTheme="majorHAnsi"/>
                <w:b/>
              </w:rPr>
            </w:pPr>
            <w:r w:rsidRPr="002122DF">
              <w:rPr>
                <w:rFonts w:asciiTheme="majorHAnsi" w:hAnsiTheme="majorHAnsi"/>
                <w:b/>
              </w:rPr>
              <w:t>Element Name</w:t>
            </w:r>
          </w:p>
        </w:tc>
        <w:tc>
          <w:tcPr>
            <w:tcW w:w="1555" w:type="dxa"/>
            <w:shd w:val="clear" w:color="auto" w:fill="E8E8E8" w:themeFill="background2"/>
          </w:tcPr>
          <w:p w14:paraId="21A9A448" w14:textId="2778028F" w:rsidR="002B7034" w:rsidRPr="002122DF" w:rsidRDefault="002122DF" w:rsidP="00BA31CC">
            <w:pPr>
              <w:rPr>
                <w:rFonts w:asciiTheme="majorHAnsi" w:hAnsiTheme="majorHAnsi"/>
                <w:b/>
              </w:rPr>
            </w:pPr>
            <w:r w:rsidRPr="002122DF">
              <w:rPr>
                <w:rFonts w:asciiTheme="majorHAnsi" w:hAnsiTheme="majorHAnsi"/>
                <w:b/>
              </w:rPr>
              <w:t>Table Name</w:t>
            </w:r>
          </w:p>
        </w:tc>
        <w:tc>
          <w:tcPr>
            <w:tcW w:w="1520" w:type="dxa"/>
            <w:shd w:val="clear" w:color="auto" w:fill="E8E8E8" w:themeFill="background2"/>
          </w:tcPr>
          <w:p w14:paraId="04100F8A" w14:textId="445B4819" w:rsidR="002B7034" w:rsidRPr="002122DF" w:rsidRDefault="002122DF" w:rsidP="00BA31CC">
            <w:pPr>
              <w:rPr>
                <w:rFonts w:asciiTheme="majorHAnsi" w:hAnsiTheme="majorHAnsi"/>
                <w:b/>
              </w:rPr>
            </w:pPr>
            <w:r w:rsidRPr="002122DF">
              <w:rPr>
                <w:rFonts w:asciiTheme="majorHAnsi" w:hAnsiTheme="majorHAnsi"/>
                <w:b/>
              </w:rPr>
              <w:t>Edit Mask</w:t>
            </w:r>
          </w:p>
        </w:tc>
        <w:tc>
          <w:tcPr>
            <w:tcW w:w="2299" w:type="dxa"/>
            <w:shd w:val="clear" w:color="auto" w:fill="E8E8E8" w:themeFill="background2"/>
          </w:tcPr>
          <w:p w14:paraId="7730C924" w14:textId="4C85DE72" w:rsidR="002B7034" w:rsidRPr="002122DF" w:rsidRDefault="002122DF" w:rsidP="00BA31CC">
            <w:pPr>
              <w:rPr>
                <w:rFonts w:asciiTheme="majorHAnsi" w:hAnsiTheme="majorHAnsi"/>
                <w:b/>
              </w:rPr>
            </w:pPr>
            <w:r w:rsidRPr="002122DF">
              <w:rPr>
                <w:rFonts w:asciiTheme="majorHAnsi" w:hAnsiTheme="majorHAnsi"/>
                <w:b/>
              </w:rPr>
              <w:t>Editing/Validation</w:t>
            </w:r>
          </w:p>
        </w:tc>
      </w:tr>
      <w:tr w:rsidR="003A65E2" w14:paraId="6895ABF2" w14:textId="77777777" w:rsidTr="004E7F29">
        <w:tc>
          <w:tcPr>
            <w:tcW w:w="2303" w:type="dxa"/>
          </w:tcPr>
          <w:p w14:paraId="3C715E2A" w14:textId="2C190AC8" w:rsidR="002B7034" w:rsidRPr="008A15CD" w:rsidRDefault="008A15CD" w:rsidP="00BA31CC">
            <w:r w:rsidRPr="008A15CD">
              <w:t>Volunteer Minor ID</w:t>
            </w:r>
          </w:p>
        </w:tc>
        <w:tc>
          <w:tcPr>
            <w:tcW w:w="3663" w:type="dxa"/>
          </w:tcPr>
          <w:p w14:paraId="6436337E" w14:textId="43E76685" w:rsidR="002B7034" w:rsidRPr="008A15CD" w:rsidRDefault="008A15CD" w:rsidP="00BA31CC">
            <w:r w:rsidRPr="008A15CD">
              <w:t>Volunteer_ID_Minor_ID</w:t>
            </w:r>
          </w:p>
        </w:tc>
        <w:tc>
          <w:tcPr>
            <w:tcW w:w="1555" w:type="dxa"/>
          </w:tcPr>
          <w:p w14:paraId="0E62587F" w14:textId="39317D19" w:rsidR="002B7034" w:rsidRPr="008A15CD" w:rsidRDefault="00CD1B92" w:rsidP="00BA31CC">
            <w:r>
              <w:t>Minors</w:t>
            </w:r>
          </w:p>
        </w:tc>
        <w:tc>
          <w:tcPr>
            <w:tcW w:w="1520" w:type="dxa"/>
          </w:tcPr>
          <w:p w14:paraId="6DE9ACF1" w14:textId="2DCB38E8" w:rsidR="002B7034" w:rsidRPr="008A15CD" w:rsidRDefault="00EE5B23" w:rsidP="00BA31CC">
            <w:r>
              <w:t>Number (12)</w:t>
            </w:r>
          </w:p>
        </w:tc>
        <w:tc>
          <w:tcPr>
            <w:tcW w:w="2299" w:type="dxa"/>
          </w:tcPr>
          <w:p w14:paraId="389C8B38" w14:textId="5DF87CC5" w:rsidR="002B7034" w:rsidRPr="008A15CD" w:rsidRDefault="00EE5B23" w:rsidP="00BA31CC">
            <w:r>
              <w:t>System Generated</w:t>
            </w:r>
          </w:p>
        </w:tc>
      </w:tr>
      <w:tr w:rsidR="003A65E2" w14:paraId="34EF0E50" w14:textId="77777777" w:rsidTr="004E7F29">
        <w:tc>
          <w:tcPr>
            <w:tcW w:w="2303" w:type="dxa"/>
          </w:tcPr>
          <w:p w14:paraId="50F2637E" w14:textId="51874BC9" w:rsidR="002B7034" w:rsidRPr="008A15CD" w:rsidRDefault="00605411" w:rsidP="00BA31CC">
            <w:r>
              <w:t>Minor First Name</w:t>
            </w:r>
          </w:p>
        </w:tc>
        <w:tc>
          <w:tcPr>
            <w:tcW w:w="3663" w:type="dxa"/>
          </w:tcPr>
          <w:p w14:paraId="7DDFA6EC" w14:textId="27CD90F6" w:rsidR="002B7034" w:rsidRPr="008A15CD" w:rsidRDefault="003A65E2" w:rsidP="00BA31CC">
            <w:r w:rsidRPr="003A65E2">
              <w:t>Minors_Name_Minor_First_Name</w:t>
            </w:r>
          </w:p>
        </w:tc>
        <w:tc>
          <w:tcPr>
            <w:tcW w:w="1555" w:type="dxa"/>
          </w:tcPr>
          <w:p w14:paraId="081396E3" w14:textId="7034BC2C" w:rsidR="002B7034" w:rsidRPr="008A15CD" w:rsidRDefault="00605411" w:rsidP="00BA31CC">
            <w:r>
              <w:t>Minors</w:t>
            </w:r>
          </w:p>
        </w:tc>
        <w:tc>
          <w:tcPr>
            <w:tcW w:w="1520" w:type="dxa"/>
          </w:tcPr>
          <w:p w14:paraId="72902C32" w14:textId="00517738" w:rsidR="002B7034" w:rsidRPr="008A15CD" w:rsidRDefault="004E7F29" w:rsidP="00BA31CC">
            <w:r>
              <w:t>Text (25)</w:t>
            </w:r>
          </w:p>
        </w:tc>
        <w:tc>
          <w:tcPr>
            <w:tcW w:w="2299" w:type="dxa"/>
          </w:tcPr>
          <w:p w14:paraId="1FFC810A" w14:textId="313DC37E" w:rsidR="002B7034" w:rsidRPr="008A15CD" w:rsidRDefault="004E7F29" w:rsidP="00BA31CC">
            <w:r>
              <w:t>Must be entered</w:t>
            </w:r>
          </w:p>
        </w:tc>
      </w:tr>
      <w:tr w:rsidR="003A65E2" w14:paraId="38DF3725" w14:textId="77777777" w:rsidTr="004E7F29">
        <w:tc>
          <w:tcPr>
            <w:tcW w:w="2303" w:type="dxa"/>
          </w:tcPr>
          <w:p w14:paraId="5204D6F2" w14:textId="0FEF8355" w:rsidR="002B7034" w:rsidRPr="008A15CD" w:rsidRDefault="004E7F29" w:rsidP="00BA31CC">
            <w:r>
              <w:t>Minor Last Name</w:t>
            </w:r>
          </w:p>
        </w:tc>
        <w:tc>
          <w:tcPr>
            <w:tcW w:w="3663" w:type="dxa"/>
          </w:tcPr>
          <w:p w14:paraId="1EB6F17C" w14:textId="66794426" w:rsidR="002B7034" w:rsidRPr="008A15CD" w:rsidRDefault="006C2250" w:rsidP="00BA31CC">
            <w:r w:rsidRPr="006C2250">
              <w:t>Minors_Name_Minor_Last_Name</w:t>
            </w:r>
          </w:p>
        </w:tc>
        <w:tc>
          <w:tcPr>
            <w:tcW w:w="1555" w:type="dxa"/>
          </w:tcPr>
          <w:p w14:paraId="6B5AE747" w14:textId="58DA536A" w:rsidR="002B7034" w:rsidRPr="008A15CD" w:rsidRDefault="006C2250" w:rsidP="00BA31CC">
            <w:r>
              <w:t>Minors</w:t>
            </w:r>
          </w:p>
        </w:tc>
        <w:tc>
          <w:tcPr>
            <w:tcW w:w="1520" w:type="dxa"/>
          </w:tcPr>
          <w:p w14:paraId="196788B4" w14:textId="4C7D76EB" w:rsidR="002B7034" w:rsidRPr="008A15CD" w:rsidRDefault="006C2250" w:rsidP="00BA31CC">
            <w:r>
              <w:t xml:space="preserve">Text </w:t>
            </w:r>
            <w:r w:rsidR="0066417E">
              <w:t>(25)</w:t>
            </w:r>
          </w:p>
        </w:tc>
        <w:tc>
          <w:tcPr>
            <w:tcW w:w="2299" w:type="dxa"/>
          </w:tcPr>
          <w:p w14:paraId="33F4293F" w14:textId="72D80AEC" w:rsidR="002B7034" w:rsidRPr="008A15CD" w:rsidRDefault="0066417E" w:rsidP="00BA31CC">
            <w:r>
              <w:t>Must be entered</w:t>
            </w:r>
          </w:p>
        </w:tc>
      </w:tr>
      <w:tr w:rsidR="003A65E2" w14:paraId="2D0E20B4" w14:textId="77777777" w:rsidTr="004E7F29">
        <w:tc>
          <w:tcPr>
            <w:tcW w:w="2303" w:type="dxa"/>
          </w:tcPr>
          <w:p w14:paraId="66535770" w14:textId="6106D5CB" w:rsidR="002B7034" w:rsidRPr="008A15CD" w:rsidRDefault="00A06230" w:rsidP="00BA31CC">
            <w:r>
              <w:t>Minor Date of Birth</w:t>
            </w:r>
          </w:p>
        </w:tc>
        <w:tc>
          <w:tcPr>
            <w:tcW w:w="3663" w:type="dxa"/>
          </w:tcPr>
          <w:p w14:paraId="264E4B17" w14:textId="43711CE8" w:rsidR="002B7034" w:rsidRPr="008A15CD" w:rsidRDefault="002618F8" w:rsidP="00BA31CC">
            <w:r w:rsidRPr="002618F8">
              <w:t>Minors_Date_of_Birth</w:t>
            </w:r>
          </w:p>
        </w:tc>
        <w:tc>
          <w:tcPr>
            <w:tcW w:w="1555" w:type="dxa"/>
          </w:tcPr>
          <w:p w14:paraId="24A37E4F" w14:textId="426040D2" w:rsidR="002B7034" w:rsidRPr="008A15CD" w:rsidRDefault="002618F8" w:rsidP="00BA31CC">
            <w:r>
              <w:t>Minors</w:t>
            </w:r>
          </w:p>
        </w:tc>
        <w:tc>
          <w:tcPr>
            <w:tcW w:w="1520" w:type="dxa"/>
          </w:tcPr>
          <w:p w14:paraId="2F316515" w14:textId="6D44CCD9" w:rsidR="002B7034" w:rsidRPr="008A15CD" w:rsidRDefault="002618F8" w:rsidP="00BA31CC">
            <w:r>
              <w:t>Date (10)</w:t>
            </w:r>
          </w:p>
        </w:tc>
        <w:tc>
          <w:tcPr>
            <w:tcW w:w="2299" w:type="dxa"/>
          </w:tcPr>
          <w:p w14:paraId="14FF9BF1" w14:textId="46A50C7B" w:rsidR="002B7034" w:rsidRPr="008A15CD" w:rsidRDefault="002618F8" w:rsidP="00BA31CC">
            <w:r>
              <w:t>Must be entered</w:t>
            </w:r>
          </w:p>
        </w:tc>
      </w:tr>
    </w:tbl>
    <w:p w14:paraId="5AA34127" w14:textId="77777777" w:rsidR="00BA31CC" w:rsidRPr="00BA31CC" w:rsidRDefault="00BA31CC" w:rsidP="00BA31CC"/>
    <w:p w14:paraId="44074963" w14:textId="77777777" w:rsidR="00BA31CC" w:rsidRPr="00BA31CC" w:rsidRDefault="00BA31CC" w:rsidP="00BA31CC"/>
    <w:p w14:paraId="1DD2D10D" w14:textId="2C3AD453" w:rsidR="00BA31CC" w:rsidRDefault="00BA31CC"/>
    <w:p w14:paraId="54C4D7D1" w14:textId="77777777" w:rsidR="0061512B" w:rsidRDefault="0061512B">
      <w:pPr>
        <w:rPr>
          <w:b/>
          <w:sz w:val="48"/>
          <w:szCs w:val="48"/>
        </w:rPr>
      </w:pPr>
      <w:r>
        <w:rPr>
          <w:b/>
          <w:sz w:val="48"/>
          <w:szCs w:val="48"/>
        </w:rPr>
        <w:br w:type="page"/>
      </w:r>
    </w:p>
    <w:p w14:paraId="2CB1A5D4" w14:textId="77777777" w:rsidR="00C0140A" w:rsidRPr="00E1791A" w:rsidRDefault="0061512B" w:rsidP="00E1791A">
      <w:pPr>
        <w:pStyle w:val="Heading1"/>
        <w:rPr>
          <w:rStyle w:val="SectionHeadingsChar"/>
          <w:rFonts w:eastAsiaTheme="majorEastAsia"/>
          <w:color w:val="auto"/>
          <w:szCs w:val="36"/>
        </w:rPr>
      </w:pPr>
      <w:bookmarkStart w:id="256" w:name="_Toc215671576"/>
      <w:r w:rsidRPr="00E1791A">
        <w:rPr>
          <w:rStyle w:val="SectionHeadingsChar"/>
          <w:rFonts w:eastAsiaTheme="majorEastAsia"/>
          <w:color w:val="auto"/>
          <w:szCs w:val="36"/>
        </w:rPr>
        <w:t>Proto</w:t>
      </w:r>
      <w:r w:rsidR="00C0140A" w:rsidRPr="00E1791A">
        <w:rPr>
          <w:rStyle w:val="SectionHeadingsChar"/>
          <w:rFonts w:eastAsiaTheme="majorEastAsia"/>
          <w:color w:val="auto"/>
          <w:szCs w:val="36"/>
        </w:rPr>
        <w:t>type of Entire Navigation System</w:t>
      </w:r>
      <w:bookmarkEnd w:id="256"/>
    </w:p>
    <w:p w14:paraId="0E356714" w14:textId="04A88277" w:rsidR="291C2FE5" w:rsidRDefault="291C2FE5" w:rsidP="24CDA1E0">
      <w:pPr>
        <w:spacing w:line="276" w:lineRule="auto"/>
      </w:pPr>
      <w:r w:rsidRPr="24CDA1E0">
        <w:rPr>
          <w:rFonts w:ascii="Aptos" w:eastAsia="Aptos" w:hAnsi="Aptos" w:cs="Aptos"/>
          <w:sz w:val="28"/>
          <w:szCs w:val="28"/>
        </w:rPr>
        <w:t>Volunteer:</w:t>
      </w:r>
    </w:p>
    <w:p w14:paraId="4F72E301" w14:textId="531A8ADB" w:rsidR="291C2FE5" w:rsidRDefault="291C2FE5" w:rsidP="24CDA1E0">
      <w:pPr>
        <w:spacing w:line="276" w:lineRule="auto"/>
        <w:jc w:val="center"/>
      </w:pPr>
      <w:r w:rsidRPr="24CDA1E0">
        <w:rPr>
          <w:rFonts w:ascii="Aptos" w:eastAsia="Aptos" w:hAnsi="Aptos" w:cs="Aptos"/>
          <w:sz w:val="48"/>
          <w:szCs w:val="48"/>
        </w:rPr>
        <w:t>Main Menu</w:t>
      </w:r>
      <w:r w:rsidRPr="24CDA1E0">
        <w:rPr>
          <w:rFonts w:ascii="Aptos" w:eastAsia="Aptos" w:hAnsi="Aptos" w:cs="Aptos"/>
          <w:sz w:val="28"/>
          <w:szCs w:val="28"/>
        </w:rPr>
        <w:t xml:space="preserve"> </w:t>
      </w:r>
    </w:p>
    <w:p w14:paraId="7233F113" w14:textId="1DA92CBC" w:rsidR="291C2FE5" w:rsidRDefault="797F6789" w:rsidP="24CDA1E0">
      <w:pPr>
        <w:spacing w:line="276" w:lineRule="auto"/>
        <w:rPr>
          <w:rFonts w:ascii="Aptos" w:eastAsia="Aptos" w:hAnsi="Aptos" w:cs="Aptos"/>
          <w:sz w:val="40"/>
          <w:szCs w:val="40"/>
          <w:u w:val="single"/>
        </w:rPr>
      </w:pPr>
      <w:r w:rsidRPr="732BAFF0">
        <w:rPr>
          <w:rFonts w:ascii="Aptos" w:eastAsia="Aptos" w:hAnsi="Aptos" w:cs="Aptos"/>
          <w:sz w:val="40"/>
          <w:szCs w:val="40"/>
        </w:rPr>
        <w:t xml:space="preserve">                                                        </w:t>
      </w:r>
    </w:p>
    <w:p w14:paraId="2EC83939" w14:textId="5C438238" w:rsidR="291C2FE5" w:rsidRDefault="550E1F7E" w:rsidP="732BAFF0">
      <w:pPr>
        <w:spacing w:line="276" w:lineRule="auto"/>
        <w:rPr>
          <w:rFonts w:eastAsia="Aptos"/>
        </w:rPr>
      </w:pPr>
      <w:r w:rsidRPr="387E368E">
        <w:rPr>
          <w:rFonts w:ascii="Aptos" w:eastAsia="Aptos" w:hAnsi="Aptos" w:cs="Aptos"/>
          <w:sz w:val="40"/>
          <w:szCs w:val="40"/>
          <w:u w:val="single"/>
        </w:rPr>
        <w:t>Check In</w:t>
      </w:r>
      <w:r w:rsidR="38D25D61" w:rsidRPr="6193482D">
        <w:rPr>
          <w:rFonts w:ascii="Aptos" w:eastAsia="Aptos" w:hAnsi="Aptos" w:cs="Aptos"/>
          <w:sz w:val="40"/>
          <w:szCs w:val="40"/>
          <w:u w:val="single"/>
        </w:rPr>
        <w:t>/Out</w:t>
      </w:r>
      <w:r w:rsidR="3E8EE34C" w:rsidRPr="387E368E">
        <w:rPr>
          <w:rFonts w:ascii="Aptos" w:eastAsia="Aptos" w:hAnsi="Aptos" w:cs="Aptos"/>
          <w:sz w:val="40"/>
          <w:szCs w:val="40"/>
        </w:rPr>
        <w:t xml:space="preserve">                               </w:t>
      </w:r>
      <w:r w:rsidR="718FAE15" w:rsidRPr="387E368E">
        <w:rPr>
          <w:rFonts w:ascii="Aptos" w:eastAsia="Aptos" w:hAnsi="Aptos" w:cs="Aptos"/>
          <w:sz w:val="40"/>
          <w:szCs w:val="40"/>
        </w:rPr>
        <w:t xml:space="preserve">         </w:t>
      </w:r>
      <w:r w:rsidR="3E8EE34C" w:rsidRPr="387E368E">
        <w:rPr>
          <w:rFonts w:ascii="Aptos" w:eastAsia="Aptos" w:hAnsi="Aptos" w:cs="Aptos"/>
          <w:sz w:val="40"/>
          <w:szCs w:val="40"/>
          <w:u w:val="single"/>
        </w:rPr>
        <w:t>Update Information</w:t>
      </w:r>
      <w:r w:rsidR="3E8EE34C" w:rsidRPr="387E368E">
        <w:rPr>
          <w:rFonts w:ascii="Aptos" w:eastAsia="Aptos" w:hAnsi="Aptos" w:cs="Aptos"/>
          <w:sz w:val="40"/>
          <w:szCs w:val="40"/>
        </w:rPr>
        <w:t xml:space="preserve">                                     </w:t>
      </w:r>
      <w:r w:rsidR="6E46B7CD" w:rsidRPr="6193482D">
        <w:rPr>
          <w:rFonts w:ascii="Aptos" w:eastAsia="Aptos" w:hAnsi="Aptos" w:cs="Aptos"/>
          <w:sz w:val="28"/>
          <w:szCs w:val="28"/>
        </w:rPr>
        <w:t>Mark Arrival</w:t>
      </w:r>
      <w:r w:rsidR="2A7A1236" w:rsidRPr="6193482D">
        <w:rPr>
          <w:rFonts w:ascii="Aptos" w:eastAsia="Aptos" w:hAnsi="Aptos" w:cs="Aptos"/>
          <w:sz w:val="28"/>
          <w:szCs w:val="28"/>
        </w:rPr>
        <w:t xml:space="preserve">                                                                        </w:t>
      </w:r>
      <w:r w:rsidR="145BC07B" w:rsidRPr="6193482D">
        <w:rPr>
          <w:rFonts w:ascii="Aptos" w:eastAsia="Aptos" w:hAnsi="Aptos" w:cs="Aptos"/>
          <w:sz w:val="28"/>
          <w:szCs w:val="28"/>
        </w:rPr>
        <w:t>Enter New Address</w:t>
      </w:r>
    </w:p>
    <w:p w14:paraId="254BE59E" w14:textId="56AB0314" w:rsidR="291C2FE5" w:rsidRDefault="6E46B7CD" w:rsidP="6193482D">
      <w:pPr>
        <w:spacing w:line="276" w:lineRule="auto"/>
      </w:pPr>
      <w:r w:rsidRPr="6193482D">
        <w:rPr>
          <w:rFonts w:ascii="Aptos" w:eastAsia="Aptos" w:hAnsi="Aptos" w:cs="Aptos"/>
          <w:sz w:val="28"/>
          <w:szCs w:val="28"/>
        </w:rPr>
        <w:t>Mark Departure</w:t>
      </w:r>
      <w:r w:rsidR="0642BDB6" w:rsidRPr="6193482D">
        <w:rPr>
          <w:rFonts w:ascii="Aptos" w:eastAsia="Aptos" w:hAnsi="Aptos" w:cs="Aptos"/>
          <w:sz w:val="28"/>
          <w:szCs w:val="28"/>
        </w:rPr>
        <w:t xml:space="preserve">                                                                Enter New Phone Number</w:t>
      </w:r>
    </w:p>
    <w:p w14:paraId="466CD2FD" w14:textId="7D6546BC" w:rsidR="291C2FE5" w:rsidRDefault="012CA615" w:rsidP="387E368E">
      <w:pPr>
        <w:spacing w:line="276" w:lineRule="auto"/>
        <w:rPr>
          <w:rFonts w:ascii="Aptos" w:eastAsia="Aptos" w:hAnsi="Aptos" w:cs="Aptos"/>
          <w:sz w:val="40"/>
          <w:szCs w:val="40"/>
          <w:u w:val="single"/>
        </w:rPr>
      </w:pPr>
      <w:r w:rsidRPr="6193482D">
        <w:rPr>
          <w:rFonts w:ascii="Aptos" w:eastAsia="Aptos" w:hAnsi="Aptos" w:cs="Aptos"/>
          <w:sz w:val="40"/>
          <w:szCs w:val="40"/>
        </w:rPr>
        <w:t xml:space="preserve">                                                                    </w:t>
      </w:r>
      <w:r w:rsidRPr="6193482D">
        <w:rPr>
          <w:rFonts w:ascii="Aptos" w:eastAsia="Aptos" w:hAnsi="Aptos" w:cs="Aptos"/>
          <w:sz w:val="28"/>
          <w:szCs w:val="28"/>
        </w:rPr>
        <w:t>Enter New Email</w:t>
      </w:r>
      <w:r w:rsidR="3BB02D3F" w:rsidRPr="6193482D">
        <w:rPr>
          <w:rFonts w:ascii="Aptos" w:eastAsia="Aptos" w:hAnsi="Aptos" w:cs="Aptos"/>
          <w:sz w:val="40"/>
          <w:szCs w:val="40"/>
        </w:rPr>
        <w:t xml:space="preserve">    </w:t>
      </w:r>
      <w:r w:rsidR="1B09BECF" w:rsidRPr="6193482D">
        <w:rPr>
          <w:rFonts w:ascii="Aptos" w:eastAsia="Aptos" w:hAnsi="Aptos" w:cs="Aptos"/>
          <w:sz w:val="40"/>
          <w:szCs w:val="40"/>
        </w:rPr>
        <w:t xml:space="preserve"> </w:t>
      </w:r>
      <w:r w:rsidR="3BB02D3F" w:rsidRPr="6193482D">
        <w:rPr>
          <w:rFonts w:ascii="Aptos" w:eastAsia="Aptos" w:hAnsi="Aptos" w:cs="Aptos"/>
          <w:sz w:val="40"/>
          <w:szCs w:val="40"/>
        </w:rPr>
        <w:t xml:space="preserve">   </w:t>
      </w:r>
      <w:r w:rsidR="31E7F51C" w:rsidRPr="6193482D">
        <w:rPr>
          <w:rFonts w:ascii="Aptos" w:eastAsia="Aptos" w:hAnsi="Aptos" w:cs="Aptos"/>
          <w:sz w:val="28"/>
          <w:szCs w:val="28"/>
        </w:rPr>
        <w:t xml:space="preserve">    </w:t>
      </w:r>
      <w:r w:rsidR="3BB02D3F" w:rsidRPr="6193482D">
        <w:rPr>
          <w:rFonts w:ascii="Aptos" w:eastAsia="Aptos" w:hAnsi="Aptos" w:cs="Aptos"/>
          <w:sz w:val="40"/>
          <w:szCs w:val="40"/>
        </w:rPr>
        <w:t xml:space="preserve"> </w:t>
      </w:r>
    </w:p>
    <w:p w14:paraId="5CA235BD" w14:textId="34AA6EBC" w:rsidR="24CDA1E0" w:rsidRDefault="291C2FE5" w:rsidP="24CDA1E0">
      <w:pPr>
        <w:spacing w:line="276" w:lineRule="auto"/>
        <w:rPr>
          <w:rFonts w:ascii="Aptos" w:eastAsia="Aptos" w:hAnsi="Aptos" w:cs="Aptos"/>
          <w:sz w:val="28"/>
          <w:szCs w:val="28"/>
        </w:rPr>
      </w:pPr>
      <w:r w:rsidRPr="6193482D">
        <w:rPr>
          <w:rFonts w:ascii="Aptos" w:eastAsia="Aptos" w:hAnsi="Aptos" w:cs="Aptos"/>
          <w:sz w:val="40"/>
          <w:szCs w:val="40"/>
          <w:u w:val="single"/>
        </w:rPr>
        <w:t>View Available Shifts</w:t>
      </w:r>
      <w:r w:rsidR="33DAA5B1" w:rsidRPr="6193482D">
        <w:rPr>
          <w:rFonts w:ascii="Aptos" w:eastAsia="Aptos" w:hAnsi="Aptos" w:cs="Aptos"/>
          <w:sz w:val="40"/>
          <w:szCs w:val="40"/>
        </w:rPr>
        <w:t xml:space="preserve">                      </w:t>
      </w:r>
      <w:r w:rsidR="02968876" w:rsidRPr="6193482D">
        <w:rPr>
          <w:rFonts w:ascii="Aptos" w:eastAsia="Aptos" w:hAnsi="Aptos" w:cs="Aptos"/>
          <w:sz w:val="40"/>
          <w:szCs w:val="40"/>
        </w:rPr>
        <w:t xml:space="preserve">  </w:t>
      </w:r>
      <w:r w:rsidR="08C72949" w:rsidRPr="6193482D">
        <w:rPr>
          <w:rFonts w:ascii="Aptos" w:eastAsia="Aptos" w:hAnsi="Aptos" w:cs="Aptos"/>
          <w:sz w:val="40"/>
          <w:szCs w:val="40"/>
          <w:u w:val="single"/>
        </w:rPr>
        <w:t>Modify Shift</w:t>
      </w:r>
      <w:r w:rsidR="02968876" w:rsidRPr="6193482D">
        <w:rPr>
          <w:rFonts w:ascii="Aptos" w:eastAsia="Aptos" w:hAnsi="Aptos" w:cs="Aptos"/>
          <w:sz w:val="40"/>
          <w:szCs w:val="40"/>
          <w:u w:val="single"/>
        </w:rPr>
        <w:t xml:space="preserve"> </w:t>
      </w:r>
      <w:r w:rsidR="3040F328" w:rsidRPr="6193482D">
        <w:rPr>
          <w:rFonts w:ascii="Aptos" w:eastAsia="Aptos" w:hAnsi="Aptos" w:cs="Aptos"/>
          <w:sz w:val="40"/>
          <w:szCs w:val="40"/>
        </w:rPr>
        <w:t xml:space="preserve">     </w:t>
      </w:r>
      <w:r w:rsidRPr="6193482D">
        <w:rPr>
          <w:rFonts w:ascii="Aptos" w:eastAsia="Aptos" w:hAnsi="Aptos" w:cs="Aptos"/>
          <w:sz w:val="28"/>
          <w:szCs w:val="28"/>
        </w:rPr>
        <w:t xml:space="preserve"> </w:t>
      </w:r>
      <w:r w:rsidR="54C35180" w:rsidRPr="6193482D">
        <w:rPr>
          <w:rFonts w:ascii="Aptos" w:eastAsia="Aptos" w:hAnsi="Aptos" w:cs="Aptos"/>
          <w:sz w:val="28"/>
          <w:szCs w:val="28"/>
        </w:rPr>
        <w:t xml:space="preserve">                  </w:t>
      </w:r>
      <w:r w:rsidR="37857828" w:rsidRPr="6193482D">
        <w:rPr>
          <w:rFonts w:ascii="Aptos" w:eastAsia="Aptos" w:hAnsi="Aptos" w:cs="Aptos"/>
          <w:sz w:val="28"/>
          <w:szCs w:val="28"/>
        </w:rPr>
        <w:t>Sign Up for Shift</w:t>
      </w:r>
      <w:r w:rsidR="2566D694" w:rsidRPr="6193482D">
        <w:rPr>
          <w:rFonts w:ascii="Aptos" w:eastAsia="Aptos" w:hAnsi="Aptos" w:cs="Aptos"/>
          <w:sz w:val="28"/>
          <w:szCs w:val="28"/>
        </w:rPr>
        <w:t xml:space="preserve">      </w:t>
      </w:r>
      <w:r w:rsidR="0EBAD309" w:rsidRPr="6193482D">
        <w:rPr>
          <w:rFonts w:ascii="Aptos" w:eastAsia="Aptos" w:hAnsi="Aptos" w:cs="Aptos"/>
          <w:sz w:val="28"/>
          <w:szCs w:val="28"/>
        </w:rPr>
        <w:t xml:space="preserve">                                                         </w:t>
      </w:r>
      <w:r w:rsidR="61405555" w:rsidRPr="6193482D">
        <w:rPr>
          <w:rFonts w:ascii="Aptos" w:eastAsia="Aptos" w:hAnsi="Aptos" w:cs="Aptos"/>
          <w:sz w:val="28"/>
          <w:szCs w:val="28"/>
        </w:rPr>
        <w:t xml:space="preserve">Cancel Shift                                                                </w:t>
      </w:r>
      <w:r w:rsidR="16630D23" w:rsidRPr="6193482D">
        <w:rPr>
          <w:rFonts w:ascii="Aptos" w:eastAsia="Aptos" w:hAnsi="Aptos" w:cs="Aptos"/>
          <w:sz w:val="28"/>
          <w:szCs w:val="28"/>
        </w:rPr>
        <w:t>Sign up for Multiple Shifts</w:t>
      </w:r>
    </w:p>
    <w:p w14:paraId="7B868D91" w14:textId="417D7486" w:rsidR="006F7689" w:rsidRDefault="006F7689" w:rsidP="24CDA1E0">
      <w:pPr>
        <w:spacing w:line="276" w:lineRule="auto"/>
        <w:rPr>
          <w:rFonts w:ascii="Aptos" w:eastAsia="Aptos" w:hAnsi="Aptos" w:cs="Aptos"/>
          <w:sz w:val="28"/>
          <w:szCs w:val="28"/>
        </w:rPr>
      </w:pPr>
    </w:p>
    <w:p w14:paraId="7B065B1E" w14:textId="7595C715" w:rsidR="22A5BFB4" w:rsidRDefault="22A5BFB4" w:rsidP="24CDA1E0">
      <w:pPr>
        <w:spacing w:line="276" w:lineRule="auto"/>
      </w:pPr>
      <w:r w:rsidRPr="24CDA1E0">
        <w:rPr>
          <w:rFonts w:ascii="Aptos" w:eastAsia="Aptos" w:hAnsi="Aptos" w:cs="Aptos"/>
          <w:sz w:val="28"/>
          <w:szCs w:val="28"/>
        </w:rPr>
        <w:t>Director/Manager:</w:t>
      </w:r>
    </w:p>
    <w:p w14:paraId="6D5A0C2A" w14:textId="2C6C88DE" w:rsidR="22A5BFB4" w:rsidRDefault="22A5BFB4" w:rsidP="24CDA1E0">
      <w:pPr>
        <w:spacing w:line="276" w:lineRule="auto"/>
        <w:jc w:val="center"/>
      </w:pPr>
      <w:r w:rsidRPr="24CDA1E0">
        <w:rPr>
          <w:rFonts w:ascii="Aptos" w:eastAsia="Aptos" w:hAnsi="Aptos" w:cs="Aptos"/>
          <w:sz w:val="48"/>
          <w:szCs w:val="48"/>
        </w:rPr>
        <w:t>Main Menu</w:t>
      </w:r>
    </w:p>
    <w:p w14:paraId="753656D8" w14:textId="01FB0C0D" w:rsidR="22A5BFB4" w:rsidRDefault="22A5BFB4" w:rsidP="24CDA1E0">
      <w:pPr>
        <w:spacing w:line="276" w:lineRule="auto"/>
      </w:pPr>
      <w:r w:rsidRPr="69F8A415">
        <w:rPr>
          <w:rFonts w:ascii="Aptos" w:eastAsia="Aptos" w:hAnsi="Aptos" w:cs="Aptos"/>
          <w:sz w:val="40"/>
          <w:szCs w:val="40"/>
          <w:u w:val="single"/>
        </w:rPr>
        <w:t>View Report</w:t>
      </w:r>
    </w:p>
    <w:p w14:paraId="6CCE891C" w14:textId="42CF0346" w:rsidR="22A5BFB4" w:rsidRDefault="22A5BFB4" w:rsidP="24CDA1E0">
      <w:pPr>
        <w:spacing w:line="276" w:lineRule="auto"/>
      </w:pPr>
      <w:r w:rsidRPr="69F8A415">
        <w:rPr>
          <w:rFonts w:ascii="Aptos" w:eastAsia="Aptos" w:hAnsi="Aptos" w:cs="Aptos"/>
          <w:sz w:val="28"/>
          <w:szCs w:val="28"/>
        </w:rPr>
        <w:t>View</w:t>
      </w:r>
      <w:r w:rsidR="73493F90" w:rsidRPr="69F8A415">
        <w:rPr>
          <w:rFonts w:ascii="Aptos" w:eastAsia="Aptos" w:hAnsi="Aptos" w:cs="Aptos"/>
          <w:sz w:val="28"/>
          <w:szCs w:val="28"/>
        </w:rPr>
        <w:t xml:space="preserve"> Volunteer Totals</w:t>
      </w:r>
    </w:p>
    <w:p w14:paraId="79EE910E" w14:textId="4A4954C9" w:rsidR="73493F90" w:rsidRDefault="73493F90" w:rsidP="69F8A415">
      <w:pPr>
        <w:spacing w:line="276" w:lineRule="auto"/>
      </w:pPr>
      <w:r w:rsidRPr="69F8A415">
        <w:rPr>
          <w:rFonts w:ascii="Aptos" w:eastAsia="Aptos" w:hAnsi="Aptos" w:cs="Aptos"/>
          <w:sz w:val="28"/>
          <w:szCs w:val="28"/>
        </w:rPr>
        <w:t>View Unique Volunteers</w:t>
      </w:r>
    </w:p>
    <w:p w14:paraId="7D175A0F" w14:textId="18FB0105" w:rsidR="73493F90" w:rsidRDefault="73493F90" w:rsidP="69F8A415">
      <w:pPr>
        <w:spacing w:line="276" w:lineRule="auto"/>
      </w:pPr>
      <w:r w:rsidRPr="69F8A415">
        <w:rPr>
          <w:rFonts w:ascii="Aptos" w:eastAsia="Aptos" w:hAnsi="Aptos" w:cs="Aptos"/>
          <w:sz w:val="28"/>
          <w:szCs w:val="28"/>
        </w:rPr>
        <w:t>View Individual/Group Volunteer Hours</w:t>
      </w:r>
    </w:p>
    <w:p w14:paraId="30CF94A5" w14:textId="09DEDEC7" w:rsidR="73493F90" w:rsidRDefault="73493F90" w:rsidP="69F8A415">
      <w:pPr>
        <w:spacing w:line="276" w:lineRule="auto"/>
      </w:pPr>
      <w:r w:rsidRPr="69F8A415">
        <w:rPr>
          <w:rFonts w:ascii="Aptos" w:eastAsia="Aptos" w:hAnsi="Aptos" w:cs="Aptos"/>
          <w:sz w:val="28"/>
          <w:szCs w:val="28"/>
        </w:rPr>
        <w:t>View Shift Staffing Status</w:t>
      </w:r>
    </w:p>
    <w:p w14:paraId="2E74A9F5" w14:textId="405F27A5" w:rsidR="24CDA1E0" w:rsidRDefault="24CDA1E0" w:rsidP="24CDA1E0">
      <w:pPr>
        <w:spacing w:line="276" w:lineRule="auto"/>
        <w:rPr>
          <w:rFonts w:ascii="Aptos" w:eastAsia="Aptos" w:hAnsi="Aptos" w:cs="Aptos"/>
          <w:sz w:val="28"/>
          <w:szCs w:val="28"/>
        </w:rPr>
      </w:pPr>
    </w:p>
    <w:p w14:paraId="3B34FF96" w14:textId="0720A94A" w:rsidR="00AD4E6B" w:rsidRPr="00C0140A" w:rsidRDefault="00C0140A" w:rsidP="00C0140A">
      <w:pPr>
        <w:rPr>
          <w:b/>
          <w:sz w:val="48"/>
          <w:szCs w:val="48"/>
        </w:rPr>
      </w:pPr>
      <w:r>
        <w:rPr>
          <w:b/>
          <w:sz w:val="48"/>
          <w:szCs w:val="48"/>
        </w:rPr>
        <w:br w:type="page"/>
      </w:r>
    </w:p>
    <w:p w14:paraId="6BC02E3C" w14:textId="145C7D06" w:rsidR="008D69F4" w:rsidRPr="004840A8" w:rsidRDefault="008D69F4" w:rsidP="008D69F4">
      <w:pPr>
        <w:pStyle w:val="Heading1"/>
        <w:jc w:val="center"/>
        <w:rPr>
          <w:rFonts w:ascii="Times New Roman" w:hAnsi="Times New Roman" w:cs="Times New Roman"/>
          <w:b/>
          <w:color w:val="auto"/>
          <w:sz w:val="44"/>
          <w:szCs w:val="44"/>
        </w:rPr>
      </w:pPr>
      <w:bookmarkStart w:id="257" w:name="_Toc215671577"/>
      <w:r>
        <w:rPr>
          <w:rFonts w:ascii="Times New Roman" w:hAnsi="Times New Roman" w:cs="Times New Roman"/>
          <w:b/>
          <w:color w:val="auto"/>
          <w:sz w:val="48"/>
          <w:szCs w:val="48"/>
        </w:rPr>
        <w:t>Appendix</w:t>
      </w:r>
      <w:bookmarkEnd w:id="257"/>
    </w:p>
    <w:p w14:paraId="46BAB473" w14:textId="77777777" w:rsidR="008D69F4" w:rsidRPr="00C66E9D" w:rsidRDefault="008D69F4" w:rsidP="008D69F4">
      <w:pPr>
        <w:pStyle w:val="Sub-Heading"/>
        <w:jc w:val="center"/>
      </w:pPr>
      <w:r w:rsidRPr="00C66E9D">
        <w:t>Prepared for</w:t>
      </w:r>
    </w:p>
    <w:p w14:paraId="03A974FA" w14:textId="77777777" w:rsidR="008D69F4" w:rsidRPr="00C66E9D" w:rsidRDefault="008D69F4" w:rsidP="008D69F4">
      <w:pPr>
        <w:jc w:val="center"/>
        <w:rPr>
          <w:rFonts w:eastAsia="Aptos"/>
          <w:color w:val="000000" w:themeColor="text1"/>
          <w:sz w:val="48"/>
          <w:szCs w:val="48"/>
        </w:rPr>
      </w:pPr>
    </w:p>
    <w:p w14:paraId="16F93C17" w14:textId="77777777" w:rsidR="008D69F4" w:rsidRPr="00C66E9D" w:rsidRDefault="008D69F4" w:rsidP="008D69F4">
      <w:pPr>
        <w:jc w:val="center"/>
        <w:rPr>
          <w:rFonts w:eastAsia="Aptos"/>
          <w:color w:val="000000" w:themeColor="text1"/>
          <w:sz w:val="48"/>
          <w:szCs w:val="48"/>
        </w:rPr>
      </w:pPr>
    </w:p>
    <w:p w14:paraId="72830AB4" w14:textId="77777777" w:rsidR="008D69F4" w:rsidRPr="00C66E9D" w:rsidRDefault="008D69F4" w:rsidP="008D69F4">
      <w:pPr>
        <w:jc w:val="center"/>
        <w:rPr>
          <w:rFonts w:eastAsia="Aptos"/>
          <w:color w:val="000000" w:themeColor="text1"/>
          <w:sz w:val="48"/>
          <w:szCs w:val="48"/>
        </w:rPr>
      </w:pPr>
    </w:p>
    <w:p w14:paraId="283E9F1E" w14:textId="77777777" w:rsidR="008D69F4" w:rsidRPr="00C66E9D" w:rsidRDefault="008D69F4" w:rsidP="008D69F4">
      <w:pPr>
        <w:pStyle w:val="SectionHeadings"/>
        <w:jc w:val="center"/>
        <w:rPr>
          <w:sz w:val="72"/>
          <w:szCs w:val="72"/>
        </w:rPr>
      </w:pPr>
      <w:r w:rsidRPr="0A623A82">
        <w:rPr>
          <w:sz w:val="72"/>
          <w:szCs w:val="72"/>
        </w:rPr>
        <w:t>Tulsa Neighbors Market</w:t>
      </w:r>
    </w:p>
    <w:p w14:paraId="056B01F7" w14:textId="77777777" w:rsidR="008D69F4" w:rsidRPr="00C66E9D" w:rsidRDefault="008D69F4" w:rsidP="008D69F4">
      <w:pPr>
        <w:jc w:val="center"/>
        <w:rPr>
          <w:rFonts w:eastAsia="Aptos"/>
          <w:color w:val="000000" w:themeColor="text1"/>
          <w:sz w:val="48"/>
          <w:szCs w:val="48"/>
        </w:rPr>
      </w:pPr>
    </w:p>
    <w:p w14:paraId="75371FD1" w14:textId="77777777" w:rsidR="008D69F4" w:rsidRPr="00C66E9D" w:rsidRDefault="008D69F4" w:rsidP="008D69F4">
      <w:pPr>
        <w:jc w:val="center"/>
        <w:rPr>
          <w:rFonts w:eastAsia="Aptos"/>
          <w:color w:val="000000" w:themeColor="text1"/>
          <w:sz w:val="48"/>
          <w:szCs w:val="48"/>
        </w:rPr>
      </w:pPr>
    </w:p>
    <w:p w14:paraId="5ECC92E1" w14:textId="77777777" w:rsidR="008D69F4" w:rsidRPr="00C66E9D" w:rsidRDefault="008D69F4" w:rsidP="008D69F4">
      <w:pPr>
        <w:pStyle w:val="Sub-Heading"/>
        <w:jc w:val="center"/>
      </w:pPr>
      <w:r w:rsidRPr="00C66E9D">
        <w:t>Prepared By Systems Analysis Team 2:</w:t>
      </w:r>
    </w:p>
    <w:p w14:paraId="692BA89D" w14:textId="7DEB4543" w:rsidR="008D69F4" w:rsidRDefault="008D69F4" w:rsidP="008D69F4">
      <w:pPr>
        <w:pStyle w:val="SectionContent"/>
        <w:jc w:val="center"/>
        <w:rPr>
          <w:sz w:val="22"/>
          <w:szCs w:val="22"/>
        </w:rPr>
      </w:pPr>
      <w:r w:rsidRPr="00C66E9D">
        <w:rPr>
          <w:sz w:val="22"/>
          <w:szCs w:val="22"/>
        </w:rPr>
        <w:t>Anna Boevers, Trinyon Gaylor, Alexia Glory, Joe Pennington, Timothy Carlsson Seger</w:t>
      </w:r>
      <w:r w:rsidR="00DE295B">
        <w:rPr>
          <w:sz w:val="22"/>
          <w:szCs w:val="22"/>
        </w:rPr>
        <w:t xml:space="preserve"> and</w:t>
      </w:r>
      <w:r w:rsidRPr="00C66E9D">
        <w:rPr>
          <w:sz w:val="22"/>
          <w:szCs w:val="22"/>
        </w:rPr>
        <w:t xml:space="preserve"> Jaden </w:t>
      </w:r>
      <w:r w:rsidRPr="319ACAEC">
        <w:rPr>
          <w:sz w:val="22"/>
          <w:szCs w:val="22"/>
        </w:rPr>
        <w:t>Wo</w:t>
      </w:r>
      <w:r w:rsidR="321C9324" w:rsidRPr="319ACAEC">
        <w:rPr>
          <w:sz w:val="22"/>
          <w:szCs w:val="22"/>
        </w:rPr>
        <w:t>rrell</w:t>
      </w:r>
    </w:p>
    <w:p w14:paraId="55DC44AB" w14:textId="38122FEC" w:rsidR="000D13BF" w:rsidRPr="008D69F4" w:rsidRDefault="000D13BF" w:rsidP="008D69F4">
      <w:pPr>
        <w:pStyle w:val="Heading1"/>
        <w:rPr>
          <w:sz w:val="22"/>
          <w:szCs w:val="22"/>
        </w:rPr>
      </w:pPr>
    </w:p>
    <w:p w14:paraId="4A488020" w14:textId="3FEC3A7C" w:rsidR="000D13BF" w:rsidRPr="008D69F4" w:rsidRDefault="000D13BF" w:rsidP="008D69F4">
      <w:pPr>
        <w:pStyle w:val="Heading1"/>
      </w:pPr>
    </w:p>
    <w:p w14:paraId="6BC29E70" w14:textId="7805BBCA" w:rsidR="000D13BF" w:rsidRPr="008D69F4" w:rsidRDefault="000D13BF" w:rsidP="008D69F4">
      <w:pPr>
        <w:pStyle w:val="Heading1"/>
      </w:pPr>
    </w:p>
    <w:p w14:paraId="32E7A8D5" w14:textId="04066B92" w:rsidR="49EF1121" w:rsidRDefault="49EF1121" w:rsidP="49EF1121"/>
    <w:p w14:paraId="4CAC73D7" w14:textId="77777777" w:rsidR="00037925" w:rsidRDefault="00037925">
      <w:pPr>
        <w:rPr>
          <w:rStyle w:val="SectionHeadingsChar"/>
          <w:rFonts w:eastAsiaTheme="majorEastAsia"/>
          <w:szCs w:val="40"/>
        </w:rPr>
      </w:pPr>
      <w:r>
        <w:rPr>
          <w:rStyle w:val="SectionHeadingsChar"/>
        </w:rPr>
        <w:br w:type="page"/>
      </w:r>
    </w:p>
    <w:p w14:paraId="3E3C50B7" w14:textId="4CA356C6" w:rsidR="00BF0310" w:rsidRPr="003636C4" w:rsidRDefault="425DDBF2" w:rsidP="007C4CC7">
      <w:pPr>
        <w:pStyle w:val="Heading1"/>
        <w:rPr>
          <w:rStyle w:val="SectionHeadingsChar"/>
          <w:rFonts w:eastAsiaTheme="majorEastAsia"/>
          <w:color w:val="auto"/>
        </w:rPr>
      </w:pPr>
      <w:bookmarkStart w:id="258" w:name="_Toc215649265"/>
      <w:bookmarkStart w:id="259" w:name="_Toc215671578"/>
      <w:r w:rsidRPr="003636C4">
        <w:rPr>
          <w:rStyle w:val="SectionHeadingsChar"/>
          <w:rFonts w:eastAsiaTheme="majorEastAsia"/>
          <w:color w:val="auto"/>
        </w:rPr>
        <w:t>M2 Appendix: Interview Request</w:t>
      </w:r>
      <w:bookmarkEnd w:id="258"/>
      <w:bookmarkEnd w:id="259"/>
    </w:p>
    <w:p w14:paraId="27E3069D" w14:textId="7697B26F" w:rsidR="00BF0310" w:rsidRDefault="00BF0310" w:rsidP="4E150A02">
      <w:pPr>
        <w:rPr>
          <w:rFonts w:ascii="Aptos" w:eastAsia="Aptos" w:hAnsi="Aptos" w:cs="Aptos"/>
          <w:color w:val="000000" w:themeColor="text1"/>
          <w:sz w:val="21"/>
          <w:szCs w:val="21"/>
        </w:rPr>
      </w:pPr>
    </w:p>
    <w:p w14:paraId="4DF8FD20" w14:textId="54EB74E3" w:rsidR="00BF0310" w:rsidRDefault="0443F1C0" w:rsidP="4E150A02">
      <w:r>
        <w:rPr>
          <w:noProof/>
        </w:rPr>
        <w:drawing>
          <wp:inline distT="0" distB="0" distL="0" distR="0" wp14:anchorId="46389671" wp14:editId="3ACF0BFF">
            <wp:extent cx="5943600" cy="3562350"/>
            <wp:effectExtent l="0" t="0" r="0" b="0"/>
            <wp:docPr id="12226571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57193"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562350"/>
                    </a:xfrm>
                    <a:prstGeom prst="rect">
                      <a:avLst/>
                    </a:prstGeom>
                  </pic:spPr>
                </pic:pic>
              </a:graphicData>
            </a:graphic>
          </wp:inline>
        </w:drawing>
      </w:r>
    </w:p>
    <w:p w14:paraId="226B10E6" w14:textId="095E6C4C" w:rsidR="00BF0310" w:rsidRDefault="00BF0310" w:rsidP="4E150A02"/>
    <w:p w14:paraId="2E5F4C75" w14:textId="128454E5" w:rsidR="1C7A395C" w:rsidRDefault="1C7A395C" w:rsidP="1C7A395C">
      <w:pPr>
        <w:rPr>
          <w:rFonts w:ascii="Aptos" w:eastAsia="Aptos" w:hAnsi="Aptos" w:cs="Aptos"/>
          <w:color w:val="000000" w:themeColor="text1"/>
          <w:sz w:val="21"/>
          <w:szCs w:val="21"/>
        </w:rPr>
      </w:pPr>
    </w:p>
    <w:p w14:paraId="41170EF7" w14:textId="65FE5D27" w:rsidR="1C7A395C" w:rsidRDefault="1C7A395C" w:rsidP="1C7A395C">
      <w:pPr>
        <w:rPr>
          <w:rFonts w:ascii="Aptos" w:eastAsia="Aptos" w:hAnsi="Aptos" w:cs="Aptos"/>
          <w:color w:val="000000" w:themeColor="text1"/>
          <w:sz w:val="21"/>
          <w:szCs w:val="21"/>
        </w:rPr>
      </w:pPr>
    </w:p>
    <w:p w14:paraId="3737792D" w14:textId="6EA532BF" w:rsidR="1C7A395C" w:rsidRDefault="1C7A395C" w:rsidP="1C7A395C">
      <w:pPr>
        <w:rPr>
          <w:rFonts w:ascii="Aptos" w:eastAsia="Aptos" w:hAnsi="Aptos" w:cs="Aptos"/>
          <w:color w:val="000000" w:themeColor="text1"/>
          <w:sz w:val="21"/>
          <w:szCs w:val="21"/>
        </w:rPr>
      </w:pPr>
    </w:p>
    <w:p w14:paraId="6527CE0B" w14:textId="02F23E13" w:rsidR="1C7A395C" w:rsidRDefault="1C7A395C" w:rsidP="1C7A395C">
      <w:pPr>
        <w:rPr>
          <w:rFonts w:ascii="Aptos" w:eastAsia="Aptos" w:hAnsi="Aptos" w:cs="Aptos"/>
          <w:color w:val="000000" w:themeColor="text1"/>
          <w:sz w:val="21"/>
          <w:szCs w:val="21"/>
        </w:rPr>
      </w:pPr>
    </w:p>
    <w:p w14:paraId="6E7F0AEE" w14:textId="710DF02B" w:rsidR="1C7A395C" w:rsidRDefault="1C7A395C" w:rsidP="1C7A395C">
      <w:pPr>
        <w:rPr>
          <w:rFonts w:ascii="Aptos" w:eastAsia="Aptos" w:hAnsi="Aptos" w:cs="Aptos"/>
          <w:color w:val="000000" w:themeColor="text1"/>
          <w:sz w:val="21"/>
          <w:szCs w:val="21"/>
        </w:rPr>
      </w:pPr>
    </w:p>
    <w:p w14:paraId="120ACFAD" w14:textId="0014D083" w:rsidR="1C7A395C" w:rsidRDefault="1C7A395C" w:rsidP="1C7A395C">
      <w:pPr>
        <w:rPr>
          <w:rFonts w:ascii="Aptos" w:eastAsia="Aptos" w:hAnsi="Aptos" w:cs="Aptos"/>
          <w:color w:val="000000" w:themeColor="text1"/>
          <w:sz w:val="21"/>
          <w:szCs w:val="21"/>
        </w:rPr>
      </w:pPr>
    </w:p>
    <w:p w14:paraId="1561F4FD" w14:textId="59752224" w:rsidR="1C7A395C" w:rsidRDefault="1C7A395C" w:rsidP="1C7A395C">
      <w:pPr>
        <w:rPr>
          <w:rFonts w:ascii="Aptos" w:eastAsia="Aptos" w:hAnsi="Aptos" w:cs="Aptos"/>
          <w:color w:val="000000" w:themeColor="text1"/>
          <w:sz w:val="21"/>
          <w:szCs w:val="21"/>
        </w:rPr>
      </w:pPr>
    </w:p>
    <w:p w14:paraId="55668A3C" w14:textId="249ABFB0" w:rsidR="1C7A395C" w:rsidRDefault="1C7A395C" w:rsidP="1C7A395C">
      <w:pPr>
        <w:rPr>
          <w:rFonts w:ascii="Aptos" w:eastAsia="Aptos" w:hAnsi="Aptos" w:cs="Aptos"/>
          <w:color w:val="000000" w:themeColor="text1"/>
          <w:sz w:val="21"/>
          <w:szCs w:val="21"/>
        </w:rPr>
      </w:pPr>
    </w:p>
    <w:p w14:paraId="71458841" w14:textId="552E4526" w:rsidR="294E38B2" w:rsidRDefault="294E38B2" w:rsidP="294E38B2">
      <w:pPr>
        <w:rPr>
          <w:rFonts w:ascii="Aptos" w:eastAsia="Aptos" w:hAnsi="Aptos" w:cs="Aptos"/>
          <w:color w:val="000000" w:themeColor="text1"/>
          <w:sz w:val="21"/>
          <w:szCs w:val="21"/>
        </w:rPr>
      </w:pPr>
    </w:p>
    <w:p w14:paraId="16724F3D" w14:textId="7858734A" w:rsidR="00BF0310" w:rsidRPr="00283867" w:rsidRDefault="00BF0310" w:rsidP="4E150A02">
      <w:pPr>
        <w:rPr>
          <w:b/>
          <w:sz w:val="44"/>
        </w:rPr>
      </w:pPr>
    </w:p>
    <w:p w14:paraId="4C9AD065" w14:textId="77777777" w:rsidR="00283867" w:rsidRDefault="00283867">
      <w:pPr>
        <w:rPr>
          <w:rFonts w:ascii="Aptos" w:eastAsia="Aptos" w:hAnsi="Aptos" w:cs="Aptos"/>
          <w:color w:val="000000" w:themeColor="text1"/>
          <w:sz w:val="21"/>
          <w:szCs w:val="21"/>
        </w:rPr>
      </w:pPr>
      <w:r>
        <w:rPr>
          <w:rFonts w:ascii="Aptos" w:eastAsia="Aptos" w:hAnsi="Aptos" w:cs="Aptos"/>
          <w:color w:val="000000" w:themeColor="text1"/>
          <w:sz w:val="21"/>
          <w:szCs w:val="21"/>
        </w:rPr>
        <w:br w:type="page"/>
      </w:r>
    </w:p>
    <w:p w14:paraId="1C4B858F" w14:textId="3F3EFFAF" w:rsidR="00BF0310" w:rsidRPr="003636C4" w:rsidRDefault="425DDBF2" w:rsidP="007C4CC7">
      <w:pPr>
        <w:pStyle w:val="Heading1"/>
        <w:rPr>
          <w:rStyle w:val="SectionHeadingsChar"/>
          <w:rFonts w:eastAsiaTheme="majorEastAsia"/>
          <w:color w:val="auto"/>
        </w:rPr>
      </w:pPr>
      <w:bookmarkStart w:id="260" w:name="_Toc215649266"/>
      <w:bookmarkStart w:id="261" w:name="_Toc215671579"/>
      <w:r w:rsidRPr="003636C4">
        <w:rPr>
          <w:rStyle w:val="SectionHeadingsChar"/>
          <w:rFonts w:eastAsiaTheme="majorEastAsia"/>
          <w:color w:val="auto"/>
        </w:rPr>
        <w:t>M2 Appendix: Interview Reminder</w:t>
      </w:r>
      <w:bookmarkEnd w:id="260"/>
      <w:bookmarkEnd w:id="261"/>
    </w:p>
    <w:p w14:paraId="21F9295D" w14:textId="0509B80A" w:rsidR="00BF0310" w:rsidRDefault="625351DA" w:rsidP="4E150A02">
      <w:pPr>
        <w:jc w:val="center"/>
      </w:pPr>
      <w:r>
        <w:rPr>
          <w:noProof/>
        </w:rPr>
        <w:drawing>
          <wp:inline distT="0" distB="0" distL="0" distR="0" wp14:anchorId="25F539A3" wp14:editId="00EBEBE3">
            <wp:extent cx="5943600" cy="4133850"/>
            <wp:effectExtent l="0" t="0" r="0" b="0"/>
            <wp:docPr id="5069128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12836" name=""/>
                    <pic:cNvPicPr/>
                  </pic:nvPicPr>
                  <pic:blipFill>
                    <a:blip r:embed="rId38">
                      <a:extLst>
                        <a:ext uri="{28A0092B-C50C-407E-A947-70E740481C1C}">
                          <a14:useLocalDpi xmlns:a14="http://schemas.microsoft.com/office/drawing/2010/main" val="0"/>
                        </a:ext>
                      </a:extLst>
                    </a:blip>
                    <a:stretch>
                      <a:fillRect/>
                    </a:stretch>
                  </pic:blipFill>
                  <pic:spPr>
                    <a:xfrm>
                      <a:off x="0" y="0"/>
                      <a:ext cx="5943600" cy="4133850"/>
                    </a:xfrm>
                    <a:prstGeom prst="rect">
                      <a:avLst/>
                    </a:prstGeom>
                  </pic:spPr>
                </pic:pic>
              </a:graphicData>
            </a:graphic>
          </wp:inline>
        </w:drawing>
      </w:r>
    </w:p>
    <w:p w14:paraId="4E218A1C" w14:textId="1001D09C" w:rsidR="00BF0310" w:rsidRDefault="00BF0310" w:rsidP="4E150A02">
      <w:pPr>
        <w:jc w:val="center"/>
        <w:rPr>
          <w:rFonts w:ascii="Aptos Display" w:eastAsia="Aptos Display" w:hAnsi="Aptos Display" w:cs="Aptos Display"/>
          <w:color w:val="000000" w:themeColor="text1"/>
          <w:sz w:val="44"/>
          <w:szCs w:val="44"/>
        </w:rPr>
      </w:pPr>
    </w:p>
    <w:p w14:paraId="57F6936D" w14:textId="406C40EA" w:rsidR="00BF0310" w:rsidRDefault="00BF0310" w:rsidP="4E150A02">
      <w:pPr>
        <w:jc w:val="center"/>
      </w:pPr>
    </w:p>
    <w:p w14:paraId="41E00862" w14:textId="18857292" w:rsidR="6A39AE8B" w:rsidRDefault="6A39AE8B" w:rsidP="6A39AE8B">
      <w:pPr>
        <w:rPr>
          <w:rStyle w:val="SectionHeadingsChar"/>
        </w:rPr>
      </w:pPr>
    </w:p>
    <w:p w14:paraId="3F250181" w14:textId="0F0F931B" w:rsidR="6A39AE8B" w:rsidRDefault="6A39AE8B" w:rsidP="6A39AE8B">
      <w:pPr>
        <w:rPr>
          <w:rStyle w:val="SectionHeadingsChar"/>
        </w:rPr>
      </w:pPr>
    </w:p>
    <w:p w14:paraId="5EE2E6B0" w14:textId="2C960329" w:rsidR="6A39AE8B" w:rsidRDefault="6A39AE8B" w:rsidP="6A39AE8B">
      <w:pPr>
        <w:rPr>
          <w:rStyle w:val="SectionHeadingsChar"/>
        </w:rPr>
      </w:pPr>
    </w:p>
    <w:p w14:paraId="582185C5" w14:textId="2A8DC534" w:rsidR="6A39AE8B" w:rsidRDefault="6A39AE8B" w:rsidP="6A39AE8B">
      <w:pPr>
        <w:rPr>
          <w:rStyle w:val="SectionHeadingsChar"/>
        </w:rPr>
      </w:pPr>
    </w:p>
    <w:p w14:paraId="6BADD040" w14:textId="77777777" w:rsidR="00037925" w:rsidRDefault="00037925">
      <w:pPr>
        <w:rPr>
          <w:rStyle w:val="SectionHeadingsChar"/>
        </w:rPr>
      </w:pPr>
      <w:r>
        <w:rPr>
          <w:rStyle w:val="SectionHeadingsChar"/>
        </w:rPr>
        <w:br w:type="page"/>
      </w:r>
    </w:p>
    <w:p w14:paraId="4EA7988F" w14:textId="7520B88E" w:rsidR="00BF0310" w:rsidRPr="003636C4" w:rsidRDefault="425DDBF2" w:rsidP="007C4CC7">
      <w:pPr>
        <w:pStyle w:val="Heading1"/>
        <w:rPr>
          <w:rStyle w:val="SectionHeadingsChar"/>
          <w:rFonts w:eastAsiaTheme="majorEastAsia"/>
          <w:color w:val="auto"/>
        </w:rPr>
      </w:pPr>
      <w:bookmarkStart w:id="262" w:name="_Toc215649267"/>
      <w:bookmarkStart w:id="263" w:name="_Toc215671580"/>
      <w:r w:rsidRPr="003636C4">
        <w:rPr>
          <w:rStyle w:val="SectionHeadingsChar"/>
          <w:rFonts w:eastAsiaTheme="majorEastAsia"/>
          <w:color w:val="auto"/>
        </w:rPr>
        <w:t>M2 Appendix: Interview Agenda</w:t>
      </w:r>
      <w:bookmarkEnd w:id="262"/>
      <w:bookmarkEnd w:id="263"/>
    </w:p>
    <w:p w14:paraId="06477E08" w14:textId="159D55B4" w:rsidR="00BF0310" w:rsidRDefault="00283867" w:rsidP="00663385">
      <w:r w:rsidRPr="00283867">
        <w:rPr>
          <w:noProof/>
        </w:rPr>
        <w:drawing>
          <wp:inline distT="0" distB="0" distL="0" distR="0" wp14:anchorId="4FEDA35F" wp14:editId="15E3AF42">
            <wp:extent cx="5943600" cy="6884035"/>
            <wp:effectExtent l="0" t="0" r="0" b="0"/>
            <wp:docPr id="1097106749"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06749" name="Picture 1" descr="A white paper with black text&#10;&#10;AI-generated content may be incorrect."/>
                    <pic:cNvPicPr/>
                  </pic:nvPicPr>
                  <pic:blipFill>
                    <a:blip r:embed="rId39"/>
                    <a:stretch>
                      <a:fillRect/>
                    </a:stretch>
                  </pic:blipFill>
                  <pic:spPr>
                    <a:xfrm>
                      <a:off x="0" y="0"/>
                      <a:ext cx="5943600" cy="6884035"/>
                    </a:xfrm>
                    <a:prstGeom prst="rect">
                      <a:avLst/>
                    </a:prstGeom>
                  </pic:spPr>
                </pic:pic>
              </a:graphicData>
            </a:graphic>
          </wp:inline>
        </w:drawing>
      </w:r>
    </w:p>
    <w:p w14:paraId="3B720A04" w14:textId="76939842" w:rsidR="00BF0310" w:rsidRDefault="00BF0310" w:rsidP="4E150A02">
      <w:pPr>
        <w:jc w:val="center"/>
        <w:rPr>
          <w:rFonts w:ascii="Aptos Display" w:eastAsia="Aptos Display" w:hAnsi="Aptos Display" w:cs="Aptos Display"/>
          <w:color w:val="000000" w:themeColor="text1"/>
          <w:sz w:val="44"/>
          <w:szCs w:val="44"/>
        </w:rPr>
      </w:pPr>
    </w:p>
    <w:p w14:paraId="4646D8BC" w14:textId="40026FEC" w:rsidR="00BF0310" w:rsidRPr="003636C4" w:rsidRDefault="00037925" w:rsidP="007C4CC7">
      <w:pPr>
        <w:pStyle w:val="Heading1"/>
        <w:rPr>
          <w:rStyle w:val="SectionHeadingsChar"/>
          <w:rFonts w:eastAsiaTheme="majorEastAsia"/>
          <w:color w:val="auto"/>
        </w:rPr>
      </w:pPr>
      <w:r>
        <w:rPr>
          <w:rStyle w:val="SectionHeadingsChar"/>
          <w:rFonts w:eastAsiaTheme="majorEastAsia"/>
        </w:rPr>
        <w:br w:type="page"/>
      </w:r>
      <w:bookmarkStart w:id="264" w:name="_Toc215649268"/>
      <w:bookmarkStart w:id="265" w:name="_Toc215671581"/>
      <w:r w:rsidR="425DDBF2" w:rsidRPr="003636C4">
        <w:rPr>
          <w:rStyle w:val="SectionHeadingsChar"/>
          <w:rFonts w:eastAsiaTheme="majorEastAsia"/>
          <w:color w:val="auto"/>
        </w:rPr>
        <w:t>M2 Appendix: Interview Summary</w:t>
      </w:r>
      <w:r w:rsidR="00283867" w:rsidRPr="003636C4">
        <w:rPr>
          <w:rStyle w:val="SectionHeadingsChar"/>
          <w:rFonts w:eastAsiaTheme="majorEastAsia"/>
          <w:color w:val="auto"/>
        </w:rPr>
        <w:t xml:space="preserve"> </w:t>
      </w:r>
      <w:r w:rsidR="00D52888" w:rsidRPr="003636C4">
        <w:rPr>
          <w:rStyle w:val="SectionHeadingsChar"/>
          <w:rFonts w:eastAsiaTheme="majorEastAsia"/>
          <w:color w:val="auto"/>
        </w:rPr>
        <w:t>Email</w:t>
      </w:r>
      <w:bookmarkEnd w:id="264"/>
      <w:bookmarkEnd w:id="265"/>
    </w:p>
    <w:p w14:paraId="7D142EB7" w14:textId="7D04D282" w:rsidR="00BF0310" w:rsidRDefault="7CB9BAB2" w:rsidP="4E150A02">
      <w:pPr>
        <w:jc w:val="center"/>
      </w:pPr>
      <w:r>
        <w:rPr>
          <w:noProof/>
        </w:rPr>
        <w:drawing>
          <wp:inline distT="0" distB="0" distL="0" distR="0" wp14:anchorId="44D4791F" wp14:editId="3960C21B">
            <wp:extent cx="5943600" cy="4210050"/>
            <wp:effectExtent l="0" t="0" r="0" b="0"/>
            <wp:docPr id="5248596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59643" name=""/>
                    <pic:cNvPicPr/>
                  </pic:nvPicPr>
                  <pic:blipFill>
                    <a:blip r:embed="rId40">
                      <a:extLst>
                        <a:ext uri="{28A0092B-C50C-407E-A947-70E740481C1C}">
                          <a14:useLocalDpi xmlns:a14="http://schemas.microsoft.com/office/drawing/2010/main" val="0"/>
                        </a:ext>
                      </a:extLst>
                    </a:blip>
                    <a:stretch>
                      <a:fillRect/>
                    </a:stretch>
                  </pic:blipFill>
                  <pic:spPr>
                    <a:xfrm>
                      <a:off x="0" y="0"/>
                      <a:ext cx="5943600" cy="4210050"/>
                    </a:xfrm>
                    <a:prstGeom prst="rect">
                      <a:avLst/>
                    </a:prstGeom>
                  </pic:spPr>
                </pic:pic>
              </a:graphicData>
            </a:graphic>
          </wp:inline>
        </w:drawing>
      </w:r>
    </w:p>
    <w:p w14:paraId="2ECA407C" w14:textId="12684841" w:rsidR="00BF0310" w:rsidRDefault="00BF0310" w:rsidP="4E150A02">
      <w:pPr>
        <w:jc w:val="center"/>
        <w:rPr>
          <w:rFonts w:ascii="Aptos Display" w:eastAsia="Aptos Display" w:hAnsi="Aptos Display" w:cs="Aptos Display"/>
          <w:color w:val="000000" w:themeColor="text1"/>
          <w:sz w:val="44"/>
          <w:szCs w:val="44"/>
        </w:rPr>
      </w:pPr>
    </w:p>
    <w:p w14:paraId="1EF64895" w14:textId="25A1E22F" w:rsidR="00BF0310" w:rsidRDefault="00BF0310" w:rsidP="4E150A02">
      <w:pPr>
        <w:jc w:val="center"/>
        <w:rPr>
          <w:rFonts w:ascii="Aptos Display" w:eastAsia="Aptos Display" w:hAnsi="Aptos Display" w:cs="Aptos Display"/>
          <w:color w:val="000000" w:themeColor="text1"/>
          <w:sz w:val="44"/>
          <w:szCs w:val="44"/>
        </w:rPr>
      </w:pPr>
    </w:p>
    <w:p w14:paraId="00F62DA1" w14:textId="78B46303" w:rsidR="00BF0310" w:rsidRDefault="00BF0310" w:rsidP="4E150A02">
      <w:pPr>
        <w:jc w:val="center"/>
        <w:rPr>
          <w:rFonts w:ascii="Aptos Display" w:eastAsia="Aptos Display" w:hAnsi="Aptos Display" w:cs="Aptos Display"/>
          <w:color w:val="000000" w:themeColor="text1"/>
          <w:sz w:val="44"/>
          <w:szCs w:val="44"/>
        </w:rPr>
      </w:pPr>
    </w:p>
    <w:p w14:paraId="08B50355" w14:textId="116426FF" w:rsidR="00BF0310" w:rsidRDefault="00BF0310" w:rsidP="4E150A02">
      <w:pPr>
        <w:jc w:val="center"/>
        <w:rPr>
          <w:rFonts w:ascii="Aptos Display" w:eastAsia="Aptos Display" w:hAnsi="Aptos Display" w:cs="Aptos Display"/>
          <w:color w:val="000000" w:themeColor="text1"/>
          <w:sz w:val="44"/>
          <w:szCs w:val="44"/>
        </w:rPr>
      </w:pPr>
    </w:p>
    <w:p w14:paraId="469925A0" w14:textId="00B5AC2D" w:rsidR="00BF0310" w:rsidRDefault="00BF0310" w:rsidP="4E150A02">
      <w:pPr>
        <w:jc w:val="center"/>
        <w:rPr>
          <w:rFonts w:ascii="Aptos Display" w:eastAsia="Aptos Display" w:hAnsi="Aptos Display" w:cs="Aptos Display"/>
          <w:color w:val="000000" w:themeColor="text1"/>
          <w:sz w:val="44"/>
          <w:szCs w:val="44"/>
        </w:rPr>
      </w:pPr>
    </w:p>
    <w:p w14:paraId="58D73654" w14:textId="3E4CDF36" w:rsidR="00BF0310" w:rsidRDefault="00BF0310" w:rsidP="4E150A02">
      <w:pPr>
        <w:jc w:val="center"/>
        <w:rPr>
          <w:rFonts w:ascii="Aptos Display" w:eastAsia="Aptos Display" w:hAnsi="Aptos Display" w:cs="Aptos Display"/>
          <w:color w:val="000000" w:themeColor="text1"/>
          <w:sz w:val="44"/>
          <w:szCs w:val="44"/>
        </w:rPr>
      </w:pPr>
    </w:p>
    <w:p w14:paraId="4B59DA13" w14:textId="77777777" w:rsidR="00037925" w:rsidRDefault="00037925">
      <w:pPr>
        <w:rPr>
          <w:rStyle w:val="SectionHeadingsChar"/>
        </w:rPr>
      </w:pPr>
      <w:r>
        <w:rPr>
          <w:rStyle w:val="SectionHeadingsChar"/>
        </w:rPr>
        <w:br w:type="page"/>
      </w:r>
    </w:p>
    <w:p w14:paraId="21EAA966" w14:textId="52DE6B71" w:rsidR="00BF0310" w:rsidRPr="003636C4" w:rsidRDefault="425DDBF2" w:rsidP="007C4CC7">
      <w:pPr>
        <w:pStyle w:val="Heading1"/>
        <w:rPr>
          <w:rStyle w:val="SectionHeadingsChar"/>
          <w:rFonts w:eastAsiaTheme="majorEastAsia"/>
          <w:color w:val="auto"/>
        </w:rPr>
      </w:pPr>
      <w:bookmarkStart w:id="266" w:name="_Toc215649269"/>
      <w:bookmarkStart w:id="267" w:name="_Toc215671582"/>
      <w:r w:rsidRPr="003636C4">
        <w:rPr>
          <w:rStyle w:val="SectionHeadingsChar"/>
          <w:rFonts w:eastAsiaTheme="majorEastAsia"/>
          <w:color w:val="auto"/>
        </w:rPr>
        <w:t>M2 Appendix: Interview Summary</w:t>
      </w:r>
      <w:bookmarkEnd w:id="266"/>
      <w:bookmarkEnd w:id="267"/>
    </w:p>
    <w:p w14:paraId="792E3B1C" w14:textId="117D81D2" w:rsidR="00BF0310" w:rsidRDefault="425DDBF2" w:rsidP="00D52888">
      <w:pPr>
        <w:jc w:val="center"/>
        <w:rPr>
          <w:rFonts w:ascii="Aptos Display" w:eastAsia="Aptos Display" w:hAnsi="Aptos Display" w:cs="Aptos Display"/>
          <w:color w:val="000000" w:themeColor="text1"/>
          <w:sz w:val="44"/>
          <w:szCs w:val="44"/>
        </w:rPr>
      </w:pPr>
      <w:r>
        <w:rPr>
          <w:noProof/>
        </w:rPr>
        <w:drawing>
          <wp:inline distT="0" distB="0" distL="0" distR="0" wp14:anchorId="1AA5BD6A" wp14:editId="4E013201">
            <wp:extent cx="6188169" cy="5652654"/>
            <wp:effectExtent l="0" t="0" r="3175" b="5715"/>
            <wp:docPr id="1604089763" name="drawing" descr="A document with text on it&#10;&#10;AI-generated content may be incorrect.">
              <a:extLst xmlns:a="http://schemas.openxmlformats.org/drawingml/2006/main">
                <a:ext uri="{FF2B5EF4-FFF2-40B4-BE49-F238E27FC236}">
                  <a16:creationId xmlns:a16="http://schemas.microsoft.com/office/drawing/2014/main" id="{781E1A81-0D82-4921-B204-895D1D1771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89763" name=""/>
                    <pic:cNvPicPr/>
                  </pic:nvPicPr>
                  <pic:blipFill>
                    <a:blip r:embed="rId41">
                      <a:extLst>
                        <a:ext uri="{28A0092B-C50C-407E-A947-70E740481C1C}">
                          <a14:useLocalDpi xmlns:a14="http://schemas.microsoft.com/office/drawing/2010/main" val="0"/>
                        </a:ext>
                      </a:extLst>
                    </a:blip>
                    <a:stretch>
                      <a:fillRect/>
                    </a:stretch>
                  </pic:blipFill>
                  <pic:spPr>
                    <a:xfrm>
                      <a:off x="0" y="0"/>
                      <a:ext cx="6191083" cy="5655316"/>
                    </a:xfrm>
                    <a:prstGeom prst="rect">
                      <a:avLst/>
                    </a:prstGeom>
                  </pic:spPr>
                </pic:pic>
              </a:graphicData>
            </a:graphic>
          </wp:inline>
        </w:drawing>
      </w:r>
    </w:p>
    <w:p w14:paraId="5F619E0E" w14:textId="4FBF0776" w:rsidR="00BF0310" w:rsidRDefault="425DDBF2" w:rsidP="4E150A02">
      <w:pPr>
        <w:jc w:val="center"/>
        <w:rPr>
          <w:rFonts w:ascii="Aptos Display" w:eastAsia="Aptos Display" w:hAnsi="Aptos Display" w:cs="Aptos Display"/>
          <w:color w:val="000000" w:themeColor="text1"/>
          <w:sz w:val="44"/>
          <w:szCs w:val="44"/>
        </w:rPr>
      </w:pPr>
      <w:r>
        <w:rPr>
          <w:noProof/>
        </w:rPr>
        <w:drawing>
          <wp:inline distT="0" distB="0" distL="0" distR="0" wp14:anchorId="517E72C8" wp14:editId="5B38F25D">
            <wp:extent cx="5943600" cy="5200650"/>
            <wp:effectExtent l="0" t="0" r="0" b="0"/>
            <wp:docPr id="217911771" name="drawing" descr="A close-up of a document&#10;&#10;AI-generated content may be incorrect.">
              <a:extLst xmlns:a="http://schemas.openxmlformats.org/drawingml/2006/main">
                <a:ext uri="{FF2B5EF4-FFF2-40B4-BE49-F238E27FC236}">
                  <a16:creationId xmlns:a16="http://schemas.microsoft.com/office/drawing/2014/main" id="{8F69532C-B442-415A-B936-018A546D67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11771" name=""/>
                    <pic:cNvPicPr/>
                  </pic:nvPicPr>
                  <pic:blipFill>
                    <a:blip r:embed="rId42">
                      <a:extLst>
                        <a:ext uri="{28A0092B-C50C-407E-A947-70E740481C1C}">
                          <a14:useLocalDpi xmlns:a14="http://schemas.microsoft.com/office/drawing/2010/main" val="0"/>
                        </a:ext>
                      </a:extLst>
                    </a:blip>
                    <a:stretch>
                      <a:fillRect/>
                    </a:stretch>
                  </pic:blipFill>
                  <pic:spPr>
                    <a:xfrm>
                      <a:off x="0" y="0"/>
                      <a:ext cx="5943600" cy="5200650"/>
                    </a:xfrm>
                    <a:prstGeom prst="rect">
                      <a:avLst/>
                    </a:prstGeom>
                  </pic:spPr>
                </pic:pic>
              </a:graphicData>
            </a:graphic>
          </wp:inline>
        </w:drawing>
      </w:r>
    </w:p>
    <w:p w14:paraId="770F4F62" w14:textId="4515264D" w:rsidR="00BF0310" w:rsidRDefault="00BF0310" w:rsidP="4E150A02">
      <w:pPr>
        <w:jc w:val="center"/>
        <w:rPr>
          <w:rFonts w:ascii="Aptos Display" w:eastAsia="Aptos Display" w:hAnsi="Aptos Display" w:cs="Aptos Display"/>
          <w:color w:val="000000" w:themeColor="text1"/>
          <w:sz w:val="44"/>
          <w:szCs w:val="44"/>
        </w:rPr>
      </w:pPr>
    </w:p>
    <w:p w14:paraId="7881A8AF" w14:textId="6C2A0419" w:rsidR="00BF0310" w:rsidRDefault="00BF0310" w:rsidP="4E150A02">
      <w:pPr>
        <w:jc w:val="center"/>
        <w:rPr>
          <w:rFonts w:ascii="Aptos Display" w:eastAsia="Aptos Display" w:hAnsi="Aptos Display" w:cs="Aptos Display"/>
          <w:color w:val="000000" w:themeColor="text1"/>
          <w:sz w:val="44"/>
          <w:szCs w:val="44"/>
        </w:rPr>
      </w:pPr>
    </w:p>
    <w:p w14:paraId="79EA1997" w14:textId="76047A01" w:rsidR="00BF0310" w:rsidRDefault="00BF0310" w:rsidP="4E150A02">
      <w:pPr>
        <w:jc w:val="center"/>
        <w:rPr>
          <w:rFonts w:ascii="Aptos Display" w:eastAsia="Aptos Display" w:hAnsi="Aptos Display" w:cs="Aptos Display"/>
          <w:color w:val="000000" w:themeColor="text1"/>
          <w:sz w:val="44"/>
          <w:szCs w:val="44"/>
        </w:rPr>
      </w:pPr>
    </w:p>
    <w:p w14:paraId="003A2A14" w14:textId="631F1B95" w:rsidR="00BF0310" w:rsidRDefault="00BF0310" w:rsidP="4E150A02">
      <w:pPr>
        <w:jc w:val="center"/>
        <w:rPr>
          <w:rFonts w:ascii="Aptos Display" w:eastAsia="Aptos Display" w:hAnsi="Aptos Display" w:cs="Aptos Display"/>
          <w:color w:val="000000" w:themeColor="text1"/>
          <w:sz w:val="44"/>
          <w:szCs w:val="44"/>
        </w:rPr>
      </w:pPr>
    </w:p>
    <w:p w14:paraId="409675EA" w14:textId="4DD1F167" w:rsidR="00BF0310" w:rsidRDefault="00BF0310" w:rsidP="4E150A02">
      <w:pPr>
        <w:rPr>
          <w:rFonts w:ascii="Aptos Display" w:eastAsia="Aptos Display" w:hAnsi="Aptos Display" w:cs="Aptos Display"/>
          <w:color w:val="000000" w:themeColor="text1"/>
          <w:sz w:val="44"/>
          <w:szCs w:val="44"/>
        </w:rPr>
      </w:pPr>
    </w:p>
    <w:p w14:paraId="69908126" w14:textId="77777777" w:rsidR="00037925" w:rsidRDefault="00037925">
      <w:pPr>
        <w:rPr>
          <w:rStyle w:val="SectionHeadingsChar"/>
        </w:rPr>
      </w:pPr>
      <w:r>
        <w:rPr>
          <w:rStyle w:val="SectionHeadingsChar"/>
        </w:rPr>
        <w:br w:type="page"/>
      </w:r>
    </w:p>
    <w:p w14:paraId="530D242F" w14:textId="77777777" w:rsidR="00283867" w:rsidRPr="003636C4" w:rsidRDefault="00283867" w:rsidP="007C4CC7">
      <w:pPr>
        <w:pStyle w:val="Heading1"/>
        <w:rPr>
          <w:rStyle w:val="SectionHeadingsChar"/>
          <w:rFonts w:eastAsiaTheme="majorEastAsia"/>
          <w:color w:val="auto"/>
        </w:rPr>
      </w:pPr>
      <w:bookmarkStart w:id="268" w:name="_Toc215649270"/>
      <w:bookmarkStart w:id="269" w:name="_Toc215671583"/>
      <w:r w:rsidRPr="003636C4">
        <w:rPr>
          <w:rStyle w:val="SectionHeadingsChar"/>
          <w:rFonts w:eastAsiaTheme="majorEastAsia"/>
          <w:color w:val="auto"/>
        </w:rPr>
        <w:t>M2 Appendix: Questionnaire Request</w:t>
      </w:r>
      <w:bookmarkEnd w:id="268"/>
      <w:bookmarkEnd w:id="269"/>
    </w:p>
    <w:p w14:paraId="3A31F58B" w14:textId="77777777" w:rsidR="00283867" w:rsidRDefault="00283867" w:rsidP="00283867">
      <w:r>
        <w:rPr>
          <w:noProof/>
        </w:rPr>
        <w:drawing>
          <wp:inline distT="0" distB="0" distL="0" distR="0" wp14:anchorId="0AC4FE63" wp14:editId="65F31DE7">
            <wp:extent cx="4572000" cy="3181350"/>
            <wp:effectExtent l="0" t="0" r="0" b="0"/>
            <wp:docPr id="1384520639"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20639" name="drawing" descr="A screenshot of a computer&#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572000" cy="3181350"/>
                    </a:xfrm>
                    <a:prstGeom prst="rect">
                      <a:avLst/>
                    </a:prstGeom>
                  </pic:spPr>
                </pic:pic>
              </a:graphicData>
            </a:graphic>
          </wp:inline>
        </w:drawing>
      </w:r>
    </w:p>
    <w:p w14:paraId="29A5B781" w14:textId="77777777" w:rsidR="00283867" w:rsidRDefault="00283867" w:rsidP="00283867">
      <w:pPr>
        <w:rPr>
          <w:rFonts w:ascii="Aptos" w:eastAsia="Aptos" w:hAnsi="Aptos" w:cs="Aptos"/>
          <w:color w:val="000000" w:themeColor="text1"/>
          <w:sz w:val="21"/>
          <w:szCs w:val="21"/>
        </w:rPr>
      </w:pPr>
    </w:p>
    <w:p w14:paraId="557D99D1" w14:textId="77777777" w:rsidR="00283867" w:rsidRDefault="00283867" w:rsidP="00283867">
      <w:pPr>
        <w:rPr>
          <w:rFonts w:ascii="Aptos" w:eastAsia="Aptos" w:hAnsi="Aptos" w:cs="Aptos"/>
          <w:color w:val="000000" w:themeColor="text1"/>
          <w:sz w:val="21"/>
          <w:szCs w:val="21"/>
        </w:rPr>
      </w:pPr>
    </w:p>
    <w:p w14:paraId="4E82CB7B" w14:textId="689F916D" w:rsidR="00283867" w:rsidRDefault="00283867" w:rsidP="00283867">
      <w:pPr>
        <w:rPr>
          <w:rFonts w:ascii="Aptos" w:eastAsia="Aptos" w:hAnsi="Aptos" w:cs="Aptos"/>
          <w:color w:val="000000" w:themeColor="text1"/>
          <w:sz w:val="21"/>
          <w:szCs w:val="21"/>
        </w:rPr>
      </w:pPr>
    </w:p>
    <w:p w14:paraId="73471998" w14:textId="7ED1BEAB" w:rsidR="00AA7A53" w:rsidRDefault="00AA7A53">
      <w:pPr>
        <w:rPr>
          <w:rStyle w:val="Heading2Char"/>
          <w:rFonts w:ascii="Times New Roman" w:hAnsi="Times New Roman" w:cs="Times New Roman"/>
          <w:i/>
          <w:color w:val="auto"/>
        </w:rPr>
      </w:pPr>
      <w:r>
        <w:rPr>
          <w:rStyle w:val="Heading2Char"/>
          <w:rFonts w:ascii="Times New Roman" w:hAnsi="Times New Roman" w:cs="Times New Roman"/>
          <w:color w:val="auto"/>
        </w:rPr>
        <w:br w:type="page"/>
      </w:r>
    </w:p>
    <w:p w14:paraId="4F94EED1" w14:textId="1275C10F" w:rsidR="00BF0310" w:rsidRPr="003636C4" w:rsidRDefault="425DDBF2" w:rsidP="007C4CC7">
      <w:pPr>
        <w:pStyle w:val="Heading1"/>
        <w:rPr>
          <w:rStyle w:val="SectionHeadingsChar"/>
          <w:rFonts w:eastAsiaTheme="majorEastAsia"/>
          <w:color w:val="auto"/>
        </w:rPr>
      </w:pPr>
      <w:bookmarkStart w:id="270" w:name="_Toc215649271"/>
      <w:bookmarkStart w:id="271" w:name="_Toc215671584"/>
      <w:r w:rsidRPr="003636C4">
        <w:rPr>
          <w:rStyle w:val="SectionHeadingsChar"/>
          <w:rFonts w:eastAsiaTheme="majorEastAsia"/>
          <w:color w:val="auto"/>
        </w:rPr>
        <w:t>M2 Appendix: Questionnaire</w:t>
      </w:r>
      <w:bookmarkEnd w:id="270"/>
      <w:bookmarkEnd w:id="271"/>
      <w:r w:rsidRPr="003636C4">
        <w:rPr>
          <w:rStyle w:val="SectionHeadingsChar"/>
          <w:rFonts w:eastAsiaTheme="majorEastAsia"/>
          <w:color w:val="auto"/>
        </w:rPr>
        <w:t xml:space="preserve"> </w:t>
      </w:r>
    </w:p>
    <w:p w14:paraId="10807223" w14:textId="22729925" w:rsidR="00BF0310" w:rsidRDefault="425DDBF2" w:rsidP="4E150A02">
      <w:pPr>
        <w:rPr>
          <w:rFonts w:ascii="Aptos" w:eastAsia="Aptos" w:hAnsi="Aptos" w:cs="Aptos"/>
          <w:color w:val="000000" w:themeColor="text1"/>
          <w:sz w:val="21"/>
          <w:szCs w:val="21"/>
        </w:rPr>
      </w:pPr>
      <w:r>
        <w:rPr>
          <w:noProof/>
        </w:rPr>
        <w:drawing>
          <wp:inline distT="0" distB="0" distL="0" distR="0" wp14:anchorId="3CBE08C5" wp14:editId="7D77E8CC">
            <wp:extent cx="5943600" cy="5143500"/>
            <wp:effectExtent l="0" t="0" r="0" b="0"/>
            <wp:docPr id="98155089" name="drawing" descr="A screenshot of a computer screen&#10;&#10;AI-generated content may be incorrect.">
              <a:extLst xmlns:a="http://schemas.openxmlformats.org/drawingml/2006/main">
                <a:ext uri="{FF2B5EF4-FFF2-40B4-BE49-F238E27FC236}">
                  <a16:creationId xmlns:a16="http://schemas.microsoft.com/office/drawing/2014/main" id="{F1263D2A-3490-445A-998B-EEE110FAA8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5089" name=""/>
                    <pic:cNvPicPr/>
                  </pic:nvPicPr>
                  <pic:blipFill>
                    <a:blip r:embed="rId44">
                      <a:extLst>
                        <a:ext uri="{28A0092B-C50C-407E-A947-70E740481C1C}">
                          <a14:useLocalDpi xmlns:a14="http://schemas.microsoft.com/office/drawing/2010/main" val="0"/>
                        </a:ext>
                      </a:extLst>
                    </a:blip>
                    <a:stretch>
                      <a:fillRect/>
                    </a:stretch>
                  </pic:blipFill>
                  <pic:spPr>
                    <a:xfrm>
                      <a:off x="0" y="0"/>
                      <a:ext cx="5943600" cy="5143500"/>
                    </a:xfrm>
                    <a:prstGeom prst="rect">
                      <a:avLst/>
                    </a:prstGeom>
                  </pic:spPr>
                </pic:pic>
              </a:graphicData>
            </a:graphic>
          </wp:inline>
        </w:drawing>
      </w:r>
    </w:p>
    <w:p w14:paraId="48323ABF" w14:textId="794F6A0A" w:rsidR="00BF0310" w:rsidRDefault="425DDBF2" w:rsidP="4E150A02">
      <w:pPr>
        <w:rPr>
          <w:rFonts w:ascii="Aptos" w:eastAsia="Aptos" w:hAnsi="Aptos" w:cs="Aptos"/>
          <w:color w:val="000000" w:themeColor="text1"/>
          <w:sz w:val="21"/>
          <w:szCs w:val="21"/>
        </w:rPr>
      </w:pPr>
      <w:r>
        <w:rPr>
          <w:noProof/>
        </w:rPr>
        <w:drawing>
          <wp:inline distT="0" distB="0" distL="0" distR="0" wp14:anchorId="79FFB4FF" wp14:editId="4ECBA5BA">
            <wp:extent cx="5943600" cy="4000500"/>
            <wp:effectExtent l="0" t="0" r="0" b="0"/>
            <wp:docPr id="1918768016" name="drawing" descr="A screenshot of a computer&#10;&#10;AI-generated content may be incorrect.">
              <a:extLst xmlns:a="http://schemas.openxmlformats.org/drawingml/2006/main">
                <a:ext uri="{FF2B5EF4-FFF2-40B4-BE49-F238E27FC236}">
                  <a16:creationId xmlns:a16="http://schemas.microsoft.com/office/drawing/2014/main" id="{CB1D6929-86A1-4BCB-9DA0-CF2BAC5729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68016" name=""/>
                    <pic:cNvPicPr/>
                  </pic:nvPicPr>
                  <pic:blipFill>
                    <a:blip r:embed="rId45">
                      <a:extLst>
                        <a:ext uri="{28A0092B-C50C-407E-A947-70E740481C1C}">
                          <a14:useLocalDpi xmlns:a14="http://schemas.microsoft.com/office/drawing/2010/main" val="0"/>
                        </a:ext>
                      </a:extLst>
                    </a:blip>
                    <a:stretch>
                      <a:fillRect/>
                    </a:stretch>
                  </pic:blipFill>
                  <pic:spPr>
                    <a:xfrm>
                      <a:off x="0" y="0"/>
                      <a:ext cx="5943600" cy="4000500"/>
                    </a:xfrm>
                    <a:prstGeom prst="rect">
                      <a:avLst/>
                    </a:prstGeom>
                  </pic:spPr>
                </pic:pic>
              </a:graphicData>
            </a:graphic>
          </wp:inline>
        </w:drawing>
      </w:r>
    </w:p>
    <w:p w14:paraId="12A6B88D" w14:textId="6642BDF7" w:rsidR="00BF0310" w:rsidRDefault="425DDBF2" w:rsidP="4E150A02">
      <w:pPr>
        <w:rPr>
          <w:rFonts w:ascii="Aptos" w:eastAsia="Aptos" w:hAnsi="Aptos" w:cs="Aptos"/>
          <w:color w:val="000000" w:themeColor="text1"/>
          <w:sz w:val="21"/>
          <w:szCs w:val="21"/>
        </w:rPr>
      </w:pPr>
      <w:r>
        <w:rPr>
          <w:noProof/>
        </w:rPr>
        <w:drawing>
          <wp:inline distT="0" distB="0" distL="0" distR="0" wp14:anchorId="17036557" wp14:editId="1D56CA7E">
            <wp:extent cx="5943600" cy="3181350"/>
            <wp:effectExtent l="0" t="0" r="0" b="0"/>
            <wp:docPr id="838736925" name="drawing" descr="A screenshot of a computer&#10;&#10;AI-generated content may be incorrect.">
              <a:extLst xmlns:a="http://schemas.openxmlformats.org/drawingml/2006/main">
                <a:ext uri="{FF2B5EF4-FFF2-40B4-BE49-F238E27FC236}">
                  <a16:creationId xmlns:a16="http://schemas.microsoft.com/office/drawing/2014/main" id="{6BC5714B-FC52-4B37-8AB8-00EC4ABC33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36925" name=""/>
                    <pic:cNvPicPr/>
                  </pic:nvPicPr>
                  <pic:blipFill>
                    <a:blip r:embed="rId46">
                      <a:extLst>
                        <a:ext uri="{28A0092B-C50C-407E-A947-70E740481C1C}">
                          <a14:useLocalDpi xmlns:a14="http://schemas.microsoft.com/office/drawing/2010/main" val="0"/>
                        </a:ext>
                      </a:extLst>
                    </a:blip>
                    <a:stretch>
                      <a:fillRect/>
                    </a:stretch>
                  </pic:blipFill>
                  <pic:spPr>
                    <a:xfrm>
                      <a:off x="0" y="0"/>
                      <a:ext cx="5943600" cy="3181350"/>
                    </a:xfrm>
                    <a:prstGeom prst="rect">
                      <a:avLst/>
                    </a:prstGeom>
                  </pic:spPr>
                </pic:pic>
              </a:graphicData>
            </a:graphic>
          </wp:inline>
        </w:drawing>
      </w:r>
    </w:p>
    <w:p w14:paraId="1237A7F0" w14:textId="30486810" w:rsidR="00BF0310" w:rsidRDefault="00BF0310" w:rsidP="4E150A02">
      <w:pPr>
        <w:rPr>
          <w:rFonts w:ascii="Aptos" w:eastAsia="Aptos" w:hAnsi="Aptos" w:cs="Aptos"/>
          <w:color w:val="000000" w:themeColor="text1"/>
          <w:sz w:val="21"/>
          <w:szCs w:val="21"/>
        </w:rPr>
      </w:pPr>
    </w:p>
    <w:p w14:paraId="08212F76" w14:textId="13246A53" w:rsidR="00037925" w:rsidRDefault="00037925">
      <w:pPr>
        <w:rPr>
          <w:rStyle w:val="SectionHeadingsChar"/>
        </w:rPr>
      </w:pPr>
      <w:r>
        <w:rPr>
          <w:rStyle w:val="SectionHeadingsChar"/>
        </w:rPr>
        <w:br w:type="page"/>
      </w:r>
    </w:p>
    <w:p w14:paraId="56F99624" w14:textId="3160CBFB" w:rsidR="00830F5B" w:rsidRPr="003636C4" w:rsidRDefault="00830F5B" w:rsidP="007C4CC7">
      <w:pPr>
        <w:pStyle w:val="Heading1"/>
        <w:rPr>
          <w:rStyle w:val="SectionHeadingsChar"/>
          <w:rFonts w:eastAsiaTheme="majorEastAsia"/>
          <w:color w:val="auto"/>
        </w:rPr>
      </w:pPr>
      <w:bookmarkStart w:id="272" w:name="_Toc215649272"/>
      <w:bookmarkStart w:id="273" w:name="_Toc215671585"/>
      <w:r w:rsidRPr="003636C4">
        <w:rPr>
          <w:rStyle w:val="SectionHeadingsChar"/>
          <w:rFonts w:eastAsiaTheme="majorEastAsia"/>
          <w:color w:val="auto"/>
        </w:rPr>
        <w:t>M2 Appendix: Questionnaire</w:t>
      </w:r>
      <w:r w:rsidR="006B02EC" w:rsidRPr="003636C4">
        <w:rPr>
          <w:rStyle w:val="SectionHeadingsChar"/>
          <w:rFonts w:eastAsiaTheme="majorEastAsia"/>
          <w:color w:val="auto"/>
        </w:rPr>
        <w:t xml:space="preserve"> Response</w:t>
      </w:r>
      <w:bookmarkEnd w:id="272"/>
      <w:bookmarkEnd w:id="273"/>
      <w:r w:rsidRPr="003636C4">
        <w:rPr>
          <w:rStyle w:val="SectionHeadingsChar"/>
          <w:rFonts w:eastAsiaTheme="majorEastAsia"/>
          <w:color w:val="auto"/>
        </w:rPr>
        <w:t xml:space="preserve"> </w:t>
      </w:r>
    </w:p>
    <w:p w14:paraId="2518646E" w14:textId="6D8A523B" w:rsidR="19A19022" w:rsidRDefault="19A19022" w:rsidP="01D0EE2A">
      <w:r>
        <w:rPr>
          <w:noProof/>
        </w:rPr>
        <w:drawing>
          <wp:inline distT="0" distB="0" distL="0" distR="0" wp14:anchorId="78D22F27" wp14:editId="13392B9D">
            <wp:extent cx="5715000" cy="5943600"/>
            <wp:effectExtent l="0" t="0" r="0" b="0"/>
            <wp:docPr id="11281554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55418" name=""/>
                    <pic:cNvPicPr/>
                  </pic:nvPicPr>
                  <pic:blipFill>
                    <a:blip r:embed="rId47">
                      <a:extLst>
                        <a:ext uri="{28A0092B-C50C-407E-A947-70E740481C1C}">
                          <a14:useLocalDpi xmlns:a14="http://schemas.microsoft.com/office/drawing/2010/main" val="0"/>
                        </a:ext>
                      </a:extLst>
                    </a:blip>
                    <a:stretch>
                      <a:fillRect/>
                    </a:stretch>
                  </pic:blipFill>
                  <pic:spPr>
                    <a:xfrm>
                      <a:off x="0" y="0"/>
                      <a:ext cx="5715000" cy="5943600"/>
                    </a:xfrm>
                    <a:prstGeom prst="rect">
                      <a:avLst/>
                    </a:prstGeom>
                  </pic:spPr>
                </pic:pic>
              </a:graphicData>
            </a:graphic>
          </wp:inline>
        </w:drawing>
      </w:r>
    </w:p>
    <w:p w14:paraId="17CA0F50" w14:textId="0301D369" w:rsidR="19A19022" w:rsidRDefault="19A19022" w:rsidP="01D0EE2A">
      <w:r>
        <w:rPr>
          <w:noProof/>
        </w:rPr>
        <w:drawing>
          <wp:inline distT="0" distB="0" distL="0" distR="0" wp14:anchorId="04661D26" wp14:editId="415ACD9E">
            <wp:extent cx="5943600" cy="4019550"/>
            <wp:effectExtent l="0" t="0" r="0" b="0"/>
            <wp:docPr id="15522365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36541" name=""/>
                    <pic:cNvPicPr/>
                  </pic:nvPicPr>
                  <pic:blipFill>
                    <a:blip r:embed="rId48">
                      <a:extLst>
                        <a:ext uri="{28A0092B-C50C-407E-A947-70E740481C1C}">
                          <a14:useLocalDpi xmlns:a14="http://schemas.microsoft.com/office/drawing/2010/main" val="0"/>
                        </a:ext>
                      </a:extLst>
                    </a:blip>
                    <a:stretch>
                      <a:fillRect/>
                    </a:stretch>
                  </pic:blipFill>
                  <pic:spPr>
                    <a:xfrm>
                      <a:off x="0" y="0"/>
                      <a:ext cx="5943600" cy="4019550"/>
                    </a:xfrm>
                    <a:prstGeom prst="rect">
                      <a:avLst/>
                    </a:prstGeom>
                  </pic:spPr>
                </pic:pic>
              </a:graphicData>
            </a:graphic>
          </wp:inline>
        </w:drawing>
      </w:r>
    </w:p>
    <w:p w14:paraId="1B87D86D" w14:textId="79F598CF" w:rsidR="00830F5B" w:rsidRDefault="00830F5B">
      <w:pPr>
        <w:rPr>
          <w:rFonts w:eastAsiaTheme="majorEastAsia"/>
          <w:b/>
          <w:sz w:val="40"/>
          <w:szCs w:val="40"/>
        </w:rPr>
      </w:pPr>
      <w:r w:rsidRPr="01D0EE2A">
        <w:rPr>
          <w:b/>
        </w:rPr>
        <w:br w:type="page"/>
      </w:r>
    </w:p>
    <w:p w14:paraId="57D94067" w14:textId="6A548ACC" w:rsidR="00BF0310" w:rsidRPr="003636C4" w:rsidRDefault="425DDBF2" w:rsidP="007C4CC7">
      <w:pPr>
        <w:pStyle w:val="Heading1"/>
        <w:rPr>
          <w:rStyle w:val="SectionHeadingsChar"/>
          <w:rFonts w:eastAsiaTheme="majorEastAsia"/>
          <w:color w:val="auto"/>
        </w:rPr>
      </w:pPr>
      <w:bookmarkStart w:id="274" w:name="_Toc215649273"/>
      <w:bookmarkStart w:id="275" w:name="_Toc215671586"/>
      <w:r w:rsidRPr="003636C4">
        <w:rPr>
          <w:rStyle w:val="SectionHeadingsChar"/>
          <w:rFonts w:eastAsiaTheme="majorEastAsia"/>
          <w:color w:val="auto"/>
        </w:rPr>
        <w:t>M2 Appendix: Sample Document</w:t>
      </w:r>
      <w:bookmarkEnd w:id="274"/>
      <w:bookmarkEnd w:id="275"/>
    </w:p>
    <w:p w14:paraId="377A873C" w14:textId="0844B54A" w:rsidR="00BF0310" w:rsidRPr="00E23EA6" w:rsidRDefault="1905DFC0">
      <w:pPr>
        <w:rPr>
          <w:rFonts w:ascii="Aptos Display" w:eastAsia="Aptos Display" w:hAnsi="Aptos Display" w:cs="Aptos Display"/>
          <w:color w:val="000000" w:themeColor="text1"/>
          <w:sz w:val="44"/>
          <w:szCs w:val="44"/>
        </w:rPr>
      </w:pPr>
      <w:r>
        <w:rPr>
          <w:noProof/>
        </w:rPr>
        <w:drawing>
          <wp:inline distT="0" distB="0" distL="0" distR="0" wp14:anchorId="7C48EAEC" wp14:editId="67AF57BE">
            <wp:extent cx="5324475" cy="5514975"/>
            <wp:effectExtent l="0" t="0" r="0" b="0"/>
            <wp:docPr id="5277660" name="drawing" descr="Rectangle 1, Textbox">
              <a:extLst xmlns:a="http://schemas.openxmlformats.org/drawingml/2006/main">
                <a:ext uri="{FF2B5EF4-FFF2-40B4-BE49-F238E27FC236}">
                  <a16:creationId xmlns:a16="http://schemas.microsoft.com/office/drawing/2014/main" id="{707236C6-F424-45F7-88B9-C8D58B017F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660" name=""/>
                    <pic:cNvPicPr/>
                  </pic:nvPicPr>
                  <pic:blipFill>
                    <a:blip r:embed="rId49">
                      <a:extLst>
                        <a:ext uri="{28A0092B-C50C-407E-A947-70E740481C1C}">
                          <a14:useLocalDpi xmlns:a14="http://schemas.microsoft.com/office/drawing/2010/main" val="0"/>
                        </a:ext>
                      </a:extLst>
                    </a:blip>
                    <a:stretch>
                      <a:fillRect/>
                    </a:stretch>
                  </pic:blipFill>
                  <pic:spPr>
                    <a:xfrm>
                      <a:off x="0" y="0"/>
                      <a:ext cx="5324475" cy="5514975"/>
                    </a:xfrm>
                    <a:prstGeom prst="rect">
                      <a:avLst/>
                    </a:prstGeom>
                  </pic:spPr>
                </pic:pic>
              </a:graphicData>
            </a:graphic>
          </wp:inline>
        </w:drawing>
      </w:r>
    </w:p>
    <w:p w14:paraId="7D74493D" w14:textId="4473F956" w:rsidR="32C86982" w:rsidRDefault="32C86982" w:rsidP="32C86982">
      <w:pPr>
        <w:rPr>
          <w:rFonts w:ascii="Aptos Display" w:eastAsia="Aptos Display" w:hAnsi="Aptos Display" w:cs="Aptos Display"/>
          <w:color w:val="000000" w:themeColor="text1"/>
          <w:sz w:val="44"/>
          <w:szCs w:val="44"/>
        </w:rPr>
      </w:pPr>
    </w:p>
    <w:p w14:paraId="1EC18D3A" w14:textId="0E79B1C7" w:rsidR="1A59EFB8" w:rsidRDefault="1A59EFB8" w:rsidP="1A59EFB8">
      <w:pPr>
        <w:rPr>
          <w:rFonts w:ascii="Aptos Display" w:eastAsia="Aptos Display" w:hAnsi="Aptos Display" w:cs="Aptos Display"/>
          <w:color w:val="000000" w:themeColor="text1"/>
          <w:sz w:val="44"/>
          <w:szCs w:val="44"/>
        </w:rPr>
      </w:pPr>
    </w:p>
    <w:p w14:paraId="53BF8522" w14:textId="0B6CBD53" w:rsidR="28269984" w:rsidRDefault="28269984" w:rsidP="1A59EFB8">
      <w:pPr>
        <w:rPr>
          <w:rFonts w:ascii="Aptos Display" w:eastAsia="Aptos Display" w:hAnsi="Aptos Display" w:cs="Aptos Display"/>
          <w:color w:val="000000" w:themeColor="text1"/>
          <w:sz w:val="44"/>
          <w:szCs w:val="44"/>
        </w:rPr>
      </w:pPr>
    </w:p>
    <w:sectPr w:rsidR="28269984">
      <w:headerReference w:type="default" r:id="rId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6927A" w14:textId="77777777" w:rsidR="00F022C9" w:rsidRDefault="00F022C9" w:rsidP="00037925">
      <w:r>
        <w:separator/>
      </w:r>
    </w:p>
  </w:endnote>
  <w:endnote w:type="continuationSeparator" w:id="0">
    <w:p w14:paraId="410CB884" w14:textId="77777777" w:rsidR="00F022C9" w:rsidRDefault="00F022C9" w:rsidP="00037925">
      <w:r>
        <w:continuationSeparator/>
      </w:r>
    </w:p>
  </w:endnote>
  <w:endnote w:type="continuationNotice" w:id="1">
    <w:p w14:paraId="0C58B714" w14:textId="77777777" w:rsidR="00F022C9" w:rsidRDefault="00F022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Calibri"/>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8D7D3" w14:textId="77777777" w:rsidR="00F022C9" w:rsidRDefault="00F022C9" w:rsidP="00037925">
      <w:r>
        <w:separator/>
      </w:r>
    </w:p>
  </w:footnote>
  <w:footnote w:type="continuationSeparator" w:id="0">
    <w:p w14:paraId="5C5C56A1" w14:textId="77777777" w:rsidR="00F022C9" w:rsidRDefault="00F022C9" w:rsidP="00037925">
      <w:r>
        <w:continuationSeparator/>
      </w:r>
    </w:p>
  </w:footnote>
  <w:footnote w:type="continuationNotice" w:id="1">
    <w:p w14:paraId="5205D921" w14:textId="77777777" w:rsidR="00F022C9" w:rsidRDefault="00F022C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4505720"/>
      <w:docPartObj>
        <w:docPartGallery w:val="Page Numbers (Top of Page)"/>
        <w:docPartUnique/>
      </w:docPartObj>
    </w:sdtPr>
    <w:sdtContent>
      <w:p w14:paraId="425833DD" w14:textId="3ED645A9" w:rsidR="00037925" w:rsidRPr="00B26800" w:rsidRDefault="00037925">
        <w:pPr>
          <w:pStyle w:val="Header"/>
          <w:jc w:val="right"/>
        </w:pPr>
        <w:r w:rsidRPr="00B26800">
          <w:fldChar w:fldCharType="begin"/>
        </w:r>
        <w:r w:rsidRPr="00B26800">
          <w:instrText xml:space="preserve"> PAGE   \* MERGEFORMAT </w:instrText>
        </w:r>
        <w:r w:rsidRPr="00B26800">
          <w:fldChar w:fldCharType="separate"/>
        </w:r>
        <w:r w:rsidRPr="00B26800">
          <w:t>2</w:t>
        </w:r>
        <w:r w:rsidRPr="00B26800">
          <w:fldChar w:fldCharType="end"/>
        </w:r>
      </w:p>
    </w:sdtContent>
  </w:sdt>
  <w:p w14:paraId="7DB0CF3C" w14:textId="77777777" w:rsidR="00037925" w:rsidRDefault="00037925">
    <w:pPr>
      <w:pStyle w:val="Header"/>
    </w:pPr>
  </w:p>
</w:hdr>
</file>

<file path=word/intelligence2.xml><?xml version="1.0" encoding="utf-8"?>
<int2:intelligence xmlns:int2="http://schemas.microsoft.com/office/intelligence/2020/intelligence" xmlns:oel="http://schemas.microsoft.com/office/2019/extlst">
  <int2:observations>
    <int2:textHash int2:hashCode="8e25yijVtO+h9X" int2:id="G0edvKON">
      <int2:state int2:value="Rejected" int2:type="spell"/>
    </int2:textHash>
    <int2:textHash int2:hashCode="zJy2f69lMSWjmy" int2:id="HN6qgyWx">
      <int2:state int2:value="Rejected" int2:type="spell"/>
    </int2:textHash>
    <int2:textHash int2:hashCode="iK+IdKqRxq1Qqk" int2:id="I5AP2jok">
      <int2:state int2:value="Rejected" int2:type="spell"/>
    </int2:textHash>
    <int2:textHash int2:hashCode="szF6g3CF0aEu1A" int2:id="WI906GEZ">
      <int2:state int2:value="Rejected" int2:type="spell"/>
    </int2:textHash>
    <int2:textHash int2:hashCode="2f4KOuJ3RK11Ie" int2:id="b75dV41D">
      <int2:state int2:value="Rejected" int2:type="spell"/>
    </int2:textHash>
    <int2:textHash int2:hashCode="RHRSNlLJPkVn4/" int2:id="iTiAAUED">
      <int2:state int2:value="Rejected" int2:type="spell"/>
    </int2:textHash>
    <int2:textHash int2:hashCode="dpJNoZmLPgcCXg" int2:id="jk4ebmb8">
      <int2:state int2:value="Rejected" int2:type="spell"/>
    </int2:textHash>
    <int2:textHash int2:hashCode="EGFYEpua6RzTDX" int2:id="qHWer1I5">
      <int2:state int2:value="Rejected" int2:type="spell"/>
    </int2:textHash>
    <int2:textHash int2:hashCode="htErp4PhpL4yIT" int2:id="uflMYlmU">
      <int2:state int2:value="Rejected" int2:type="spell"/>
    </int2:textHash>
    <int2:textHash int2:hashCode="eqLgxygizCcQ4N" int2:id="vCzwzOt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3314"/>
    <w:multiLevelType w:val="multilevel"/>
    <w:tmpl w:val="8F32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03D7D6"/>
    <w:multiLevelType w:val="hybridMultilevel"/>
    <w:tmpl w:val="FFFFFFFF"/>
    <w:lvl w:ilvl="0" w:tplc="22CC3BD0">
      <w:start w:val="1"/>
      <w:numFmt w:val="bullet"/>
      <w:lvlText w:val=""/>
      <w:lvlJc w:val="left"/>
      <w:pPr>
        <w:ind w:left="720" w:hanging="360"/>
      </w:pPr>
      <w:rPr>
        <w:rFonts w:ascii="Symbol" w:hAnsi="Symbol" w:hint="default"/>
      </w:rPr>
    </w:lvl>
    <w:lvl w:ilvl="1" w:tplc="204C7BAA">
      <w:start w:val="1"/>
      <w:numFmt w:val="bullet"/>
      <w:lvlText w:val="o"/>
      <w:lvlJc w:val="left"/>
      <w:pPr>
        <w:ind w:left="1440" w:hanging="360"/>
      </w:pPr>
      <w:rPr>
        <w:rFonts w:ascii="Courier New" w:hAnsi="Courier New" w:hint="default"/>
      </w:rPr>
    </w:lvl>
    <w:lvl w:ilvl="2" w:tplc="C344A76A">
      <w:start w:val="1"/>
      <w:numFmt w:val="bullet"/>
      <w:lvlText w:val=""/>
      <w:lvlJc w:val="left"/>
      <w:pPr>
        <w:ind w:left="2160" w:hanging="360"/>
      </w:pPr>
      <w:rPr>
        <w:rFonts w:ascii="Wingdings" w:hAnsi="Wingdings" w:hint="default"/>
      </w:rPr>
    </w:lvl>
    <w:lvl w:ilvl="3" w:tplc="FCC60368">
      <w:start w:val="1"/>
      <w:numFmt w:val="bullet"/>
      <w:lvlText w:val=""/>
      <w:lvlJc w:val="left"/>
      <w:pPr>
        <w:ind w:left="2880" w:hanging="360"/>
      </w:pPr>
      <w:rPr>
        <w:rFonts w:ascii="Symbol" w:hAnsi="Symbol" w:hint="default"/>
      </w:rPr>
    </w:lvl>
    <w:lvl w:ilvl="4" w:tplc="2788E232">
      <w:start w:val="1"/>
      <w:numFmt w:val="bullet"/>
      <w:lvlText w:val="o"/>
      <w:lvlJc w:val="left"/>
      <w:pPr>
        <w:ind w:left="3600" w:hanging="360"/>
      </w:pPr>
      <w:rPr>
        <w:rFonts w:ascii="Courier New" w:hAnsi="Courier New" w:hint="default"/>
      </w:rPr>
    </w:lvl>
    <w:lvl w:ilvl="5" w:tplc="210E6560">
      <w:start w:val="1"/>
      <w:numFmt w:val="bullet"/>
      <w:lvlText w:val=""/>
      <w:lvlJc w:val="left"/>
      <w:pPr>
        <w:ind w:left="4320" w:hanging="360"/>
      </w:pPr>
      <w:rPr>
        <w:rFonts w:ascii="Wingdings" w:hAnsi="Wingdings" w:hint="default"/>
      </w:rPr>
    </w:lvl>
    <w:lvl w:ilvl="6" w:tplc="7414AA70">
      <w:start w:val="1"/>
      <w:numFmt w:val="bullet"/>
      <w:lvlText w:val=""/>
      <w:lvlJc w:val="left"/>
      <w:pPr>
        <w:ind w:left="5040" w:hanging="360"/>
      </w:pPr>
      <w:rPr>
        <w:rFonts w:ascii="Symbol" w:hAnsi="Symbol" w:hint="default"/>
      </w:rPr>
    </w:lvl>
    <w:lvl w:ilvl="7" w:tplc="0F7206A2">
      <w:start w:val="1"/>
      <w:numFmt w:val="bullet"/>
      <w:lvlText w:val="o"/>
      <w:lvlJc w:val="left"/>
      <w:pPr>
        <w:ind w:left="5760" w:hanging="360"/>
      </w:pPr>
      <w:rPr>
        <w:rFonts w:ascii="Courier New" w:hAnsi="Courier New" w:hint="default"/>
      </w:rPr>
    </w:lvl>
    <w:lvl w:ilvl="8" w:tplc="AE603850">
      <w:start w:val="1"/>
      <w:numFmt w:val="bullet"/>
      <w:lvlText w:val=""/>
      <w:lvlJc w:val="left"/>
      <w:pPr>
        <w:ind w:left="6480" w:hanging="360"/>
      </w:pPr>
      <w:rPr>
        <w:rFonts w:ascii="Wingdings" w:hAnsi="Wingdings" w:hint="default"/>
      </w:rPr>
    </w:lvl>
  </w:abstractNum>
  <w:abstractNum w:abstractNumId="2" w15:restartNumberingAfterBreak="0">
    <w:nsid w:val="084B5FC4"/>
    <w:multiLevelType w:val="hybridMultilevel"/>
    <w:tmpl w:val="777A1DC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B1D5F2"/>
    <w:multiLevelType w:val="hybridMultilevel"/>
    <w:tmpl w:val="FFFFFFFF"/>
    <w:lvl w:ilvl="0" w:tplc="11AA2908">
      <w:start w:val="1"/>
      <w:numFmt w:val="bullet"/>
      <w:lvlText w:val=""/>
      <w:lvlJc w:val="left"/>
      <w:pPr>
        <w:ind w:left="720" w:hanging="360"/>
      </w:pPr>
      <w:rPr>
        <w:rFonts w:ascii="Symbol" w:hAnsi="Symbol" w:hint="default"/>
      </w:rPr>
    </w:lvl>
    <w:lvl w:ilvl="1" w:tplc="614644EC">
      <w:start w:val="1"/>
      <w:numFmt w:val="bullet"/>
      <w:lvlText w:val="o"/>
      <w:lvlJc w:val="left"/>
      <w:pPr>
        <w:ind w:left="1440" w:hanging="360"/>
      </w:pPr>
      <w:rPr>
        <w:rFonts w:ascii="Courier New" w:hAnsi="Courier New" w:hint="default"/>
      </w:rPr>
    </w:lvl>
    <w:lvl w:ilvl="2" w:tplc="8DA44CCC">
      <w:start w:val="1"/>
      <w:numFmt w:val="bullet"/>
      <w:lvlText w:val=""/>
      <w:lvlJc w:val="left"/>
      <w:pPr>
        <w:ind w:left="2160" w:hanging="360"/>
      </w:pPr>
      <w:rPr>
        <w:rFonts w:ascii="Wingdings" w:hAnsi="Wingdings" w:hint="default"/>
      </w:rPr>
    </w:lvl>
    <w:lvl w:ilvl="3" w:tplc="84FE98F2">
      <w:start w:val="1"/>
      <w:numFmt w:val="bullet"/>
      <w:lvlText w:val=""/>
      <w:lvlJc w:val="left"/>
      <w:pPr>
        <w:ind w:left="2880" w:hanging="360"/>
      </w:pPr>
      <w:rPr>
        <w:rFonts w:ascii="Symbol" w:hAnsi="Symbol" w:hint="default"/>
      </w:rPr>
    </w:lvl>
    <w:lvl w:ilvl="4" w:tplc="0EC4F654">
      <w:start w:val="1"/>
      <w:numFmt w:val="bullet"/>
      <w:lvlText w:val="o"/>
      <w:lvlJc w:val="left"/>
      <w:pPr>
        <w:ind w:left="3600" w:hanging="360"/>
      </w:pPr>
      <w:rPr>
        <w:rFonts w:ascii="Courier New" w:hAnsi="Courier New" w:hint="default"/>
      </w:rPr>
    </w:lvl>
    <w:lvl w:ilvl="5" w:tplc="A9DCFDD6">
      <w:start w:val="1"/>
      <w:numFmt w:val="bullet"/>
      <w:lvlText w:val=""/>
      <w:lvlJc w:val="left"/>
      <w:pPr>
        <w:ind w:left="4320" w:hanging="360"/>
      </w:pPr>
      <w:rPr>
        <w:rFonts w:ascii="Wingdings" w:hAnsi="Wingdings" w:hint="default"/>
      </w:rPr>
    </w:lvl>
    <w:lvl w:ilvl="6" w:tplc="9E20CF04">
      <w:start w:val="1"/>
      <w:numFmt w:val="bullet"/>
      <w:lvlText w:val=""/>
      <w:lvlJc w:val="left"/>
      <w:pPr>
        <w:ind w:left="5040" w:hanging="360"/>
      </w:pPr>
      <w:rPr>
        <w:rFonts w:ascii="Symbol" w:hAnsi="Symbol" w:hint="default"/>
      </w:rPr>
    </w:lvl>
    <w:lvl w:ilvl="7" w:tplc="84565E9A">
      <w:start w:val="1"/>
      <w:numFmt w:val="bullet"/>
      <w:lvlText w:val="o"/>
      <w:lvlJc w:val="left"/>
      <w:pPr>
        <w:ind w:left="5760" w:hanging="360"/>
      </w:pPr>
      <w:rPr>
        <w:rFonts w:ascii="Courier New" w:hAnsi="Courier New" w:hint="default"/>
      </w:rPr>
    </w:lvl>
    <w:lvl w:ilvl="8" w:tplc="B70E3884">
      <w:start w:val="1"/>
      <w:numFmt w:val="bullet"/>
      <w:lvlText w:val=""/>
      <w:lvlJc w:val="left"/>
      <w:pPr>
        <w:ind w:left="6480" w:hanging="360"/>
      </w:pPr>
      <w:rPr>
        <w:rFonts w:ascii="Wingdings" w:hAnsi="Wingdings" w:hint="default"/>
      </w:rPr>
    </w:lvl>
  </w:abstractNum>
  <w:abstractNum w:abstractNumId="4" w15:restartNumberingAfterBreak="0">
    <w:nsid w:val="21D404C1"/>
    <w:multiLevelType w:val="hybridMultilevel"/>
    <w:tmpl w:val="2092C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027334"/>
    <w:multiLevelType w:val="hybridMultilevel"/>
    <w:tmpl w:val="3460C2B2"/>
    <w:lvl w:ilvl="0" w:tplc="1A22FA1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3435AF"/>
    <w:multiLevelType w:val="multilevel"/>
    <w:tmpl w:val="5C0C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7E33C7E"/>
    <w:multiLevelType w:val="hybridMultilevel"/>
    <w:tmpl w:val="DF4C257E"/>
    <w:lvl w:ilvl="0" w:tplc="C6F2E280">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7E738E"/>
    <w:multiLevelType w:val="multilevel"/>
    <w:tmpl w:val="D412492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numFmt w:val="bullet"/>
      <w:lvlText w:val="-"/>
      <w:lvlJc w:val="left"/>
      <w:pPr>
        <w:ind w:left="2880" w:hanging="360"/>
      </w:pPr>
      <w:rPr>
        <w:rFonts w:ascii="Times New Roman" w:eastAsiaTheme="majorEastAsia" w:hAnsi="Times New Roman"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B4573E"/>
    <w:multiLevelType w:val="multilevel"/>
    <w:tmpl w:val="5D76D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E9123E"/>
    <w:multiLevelType w:val="hybridMultilevel"/>
    <w:tmpl w:val="C09A4BFC"/>
    <w:lvl w:ilvl="0" w:tplc="864A5840">
      <w:start w:val="1"/>
      <w:numFmt w:val="bullet"/>
      <w:lvlText w:val=""/>
      <w:lvlJc w:val="left"/>
      <w:pPr>
        <w:ind w:left="720" w:hanging="360"/>
      </w:pPr>
      <w:rPr>
        <w:rFonts w:ascii="Symbol" w:hAnsi="Symbol" w:hint="default"/>
      </w:rPr>
    </w:lvl>
    <w:lvl w:ilvl="1" w:tplc="0E1A5B4A">
      <w:start w:val="1"/>
      <w:numFmt w:val="bullet"/>
      <w:lvlText w:val="o"/>
      <w:lvlJc w:val="left"/>
      <w:pPr>
        <w:ind w:left="1440" w:hanging="360"/>
      </w:pPr>
      <w:rPr>
        <w:rFonts w:ascii="Courier New" w:hAnsi="Courier New" w:hint="default"/>
      </w:rPr>
    </w:lvl>
    <w:lvl w:ilvl="2" w:tplc="C20AA87C">
      <w:start w:val="1"/>
      <w:numFmt w:val="bullet"/>
      <w:lvlText w:val=""/>
      <w:lvlJc w:val="left"/>
      <w:pPr>
        <w:ind w:left="2160" w:hanging="360"/>
      </w:pPr>
      <w:rPr>
        <w:rFonts w:ascii="Wingdings" w:hAnsi="Wingdings" w:hint="default"/>
      </w:rPr>
    </w:lvl>
    <w:lvl w:ilvl="3" w:tplc="27206580">
      <w:start w:val="1"/>
      <w:numFmt w:val="bullet"/>
      <w:lvlText w:val=""/>
      <w:lvlJc w:val="left"/>
      <w:pPr>
        <w:ind w:left="2880" w:hanging="360"/>
      </w:pPr>
      <w:rPr>
        <w:rFonts w:ascii="Symbol" w:hAnsi="Symbol" w:hint="default"/>
      </w:rPr>
    </w:lvl>
    <w:lvl w:ilvl="4" w:tplc="747EA8D2">
      <w:start w:val="1"/>
      <w:numFmt w:val="bullet"/>
      <w:lvlText w:val="o"/>
      <w:lvlJc w:val="left"/>
      <w:pPr>
        <w:ind w:left="3600" w:hanging="360"/>
      </w:pPr>
      <w:rPr>
        <w:rFonts w:ascii="Courier New" w:hAnsi="Courier New" w:hint="default"/>
      </w:rPr>
    </w:lvl>
    <w:lvl w:ilvl="5" w:tplc="30FA37D0">
      <w:start w:val="1"/>
      <w:numFmt w:val="bullet"/>
      <w:lvlText w:val=""/>
      <w:lvlJc w:val="left"/>
      <w:pPr>
        <w:ind w:left="4320" w:hanging="360"/>
      </w:pPr>
      <w:rPr>
        <w:rFonts w:ascii="Wingdings" w:hAnsi="Wingdings" w:hint="default"/>
      </w:rPr>
    </w:lvl>
    <w:lvl w:ilvl="6" w:tplc="861EB3E2">
      <w:start w:val="1"/>
      <w:numFmt w:val="bullet"/>
      <w:lvlText w:val=""/>
      <w:lvlJc w:val="left"/>
      <w:pPr>
        <w:ind w:left="5040" w:hanging="360"/>
      </w:pPr>
      <w:rPr>
        <w:rFonts w:ascii="Symbol" w:hAnsi="Symbol" w:hint="default"/>
      </w:rPr>
    </w:lvl>
    <w:lvl w:ilvl="7" w:tplc="9120E6C4">
      <w:start w:val="1"/>
      <w:numFmt w:val="bullet"/>
      <w:lvlText w:val="o"/>
      <w:lvlJc w:val="left"/>
      <w:pPr>
        <w:ind w:left="5760" w:hanging="360"/>
      </w:pPr>
      <w:rPr>
        <w:rFonts w:ascii="Courier New" w:hAnsi="Courier New" w:hint="default"/>
      </w:rPr>
    </w:lvl>
    <w:lvl w:ilvl="8" w:tplc="ADB0A39E">
      <w:start w:val="1"/>
      <w:numFmt w:val="bullet"/>
      <w:lvlText w:val=""/>
      <w:lvlJc w:val="left"/>
      <w:pPr>
        <w:ind w:left="6480" w:hanging="360"/>
      </w:pPr>
      <w:rPr>
        <w:rFonts w:ascii="Wingdings" w:hAnsi="Wingdings" w:hint="default"/>
      </w:rPr>
    </w:lvl>
  </w:abstractNum>
  <w:abstractNum w:abstractNumId="11" w15:restartNumberingAfterBreak="0">
    <w:nsid w:val="5A2C1FAA"/>
    <w:multiLevelType w:val="hybridMultilevel"/>
    <w:tmpl w:val="06E263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873695"/>
    <w:multiLevelType w:val="hybridMultilevel"/>
    <w:tmpl w:val="FFFFFFFF"/>
    <w:lvl w:ilvl="0" w:tplc="BB147BCC">
      <w:start w:val="1"/>
      <w:numFmt w:val="bullet"/>
      <w:lvlText w:val=""/>
      <w:lvlJc w:val="left"/>
      <w:pPr>
        <w:ind w:left="720" w:hanging="360"/>
      </w:pPr>
      <w:rPr>
        <w:rFonts w:ascii="Symbol" w:hAnsi="Symbol" w:hint="default"/>
      </w:rPr>
    </w:lvl>
    <w:lvl w:ilvl="1" w:tplc="DE9E0042">
      <w:start w:val="1"/>
      <w:numFmt w:val="bullet"/>
      <w:lvlText w:val="o"/>
      <w:lvlJc w:val="left"/>
      <w:pPr>
        <w:ind w:left="1440" w:hanging="360"/>
      </w:pPr>
      <w:rPr>
        <w:rFonts w:ascii="Courier New" w:hAnsi="Courier New" w:hint="default"/>
      </w:rPr>
    </w:lvl>
    <w:lvl w:ilvl="2" w:tplc="4D44BE46">
      <w:start w:val="1"/>
      <w:numFmt w:val="bullet"/>
      <w:lvlText w:val=""/>
      <w:lvlJc w:val="left"/>
      <w:pPr>
        <w:ind w:left="2160" w:hanging="360"/>
      </w:pPr>
      <w:rPr>
        <w:rFonts w:ascii="Wingdings" w:hAnsi="Wingdings" w:hint="default"/>
      </w:rPr>
    </w:lvl>
    <w:lvl w:ilvl="3" w:tplc="2DDCBC18">
      <w:start w:val="1"/>
      <w:numFmt w:val="bullet"/>
      <w:lvlText w:val=""/>
      <w:lvlJc w:val="left"/>
      <w:pPr>
        <w:ind w:left="2880" w:hanging="360"/>
      </w:pPr>
      <w:rPr>
        <w:rFonts w:ascii="Symbol" w:hAnsi="Symbol" w:hint="default"/>
      </w:rPr>
    </w:lvl>
    <w:lvl w:ilvl="4" w:tplc="5BEE1C98">
      <w:start w:val="1"/>
      <w:numFmt w:val="bullet"/>
      <w:lvlText w:val="o"/>
      <w:lvlJc w:val="left"/>
      <w:pPr>
        <w:ind w:left="3600" w:hanging="360"/>
      </w:pPr>
      <w:rPr>
        <w:rFonts w:ascii="Courier New" w:hAnsi="Courier New" w:hint="default"/>
      </w:rPr>
    </w:lvl>
    <w:lvl w:ilvl="5" w:tplc="4860195E">
      <w:start w:val="1"/>
      <w:numFmt w:val="bullet"/>
      <w:lvlText w:val=""/>
      <w:lvlJc w:val="left"/>
      <w:pPr>
        <w:ind w:left="4320" w:hanging="360"/>
      </w:pPr>
      <w:rPr>
        <w:rFonts w:ascii="Wingdings" w:hAnsi="Wingdings" w:hint="default"/>
      </w:rPr>
    </w:lvl>
    <w:lvl w:ilvl="6" w:tplc="9E16319C">
      <w:start w:val="1"/>
      <w:numFmt w:val="bullet"/>
      <w:lvlText w:val=""/>
      <w:lvlJc w:val="left"/>
      <w:pPr>
        <w:ind w:left="5040" w:hanging="360"/>
      </w:pPr>
      <w:rPr>
        <w:rFonts w:ascii="Symbol" w:hAnsi="Symbol" w:hint="default"/>
      </w:rPr>
    </w:lvl>
    <w:lvl w:ilvl="7" w:tplc="8132C7BC">
      <w:start w:val="1"/>
      <w:numFmt w:val="bullet"/>
      <w:lvlText w:val="o"/>
      <w:lvlJc w:val="left"/>
      <w:pPr>
        <w:ind w:left="5760" w:hanging="360"/>
      </w:pPr>
      <w:rPr>
        <w:rFonts w:ascii="Courier New" w:hAnsi="Courier New" w:hint="default"/>
      </w:rPr>
    </w:lvl>
    <w:lvl w:ilvl="8" w:tplc="E9EE0ACC">
      <w:start w:val="1"/>
      <w:numFmt w:val="bullet"/>
      <w:lvlText w:val=""/>
      <w:lvlJc w:val="left"/>
      <w:pPr>
        <w:ind w:left="6480" w:hanging="360"/>
      </w:pPr>
      <w:rPr>
        <w:rFonts w:ascii="Wingdings" w:hAnsi="Wingdings" w:hint="default"/>
      </w:rPr>
    </w:lvl>
  </w:abstractNum>
  <w:abstractNum w:abstractNumId="13" w15:restartNumberingAfterBreak="0">
    <w:nsid w:val="61874334"/>
    <w:multiLevelType w:val="multilevel"/>
    <w:tmpl w:val="60868242"/>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E33654"/>
    <w:multiLevelType w:val="multilevel"/>
    <w:tmpl w:val="00EE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E160F8"/>
    <w:multiLevelType w:val="hybridMultilevel"/>
    <w:tmpl w:val="A65248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03D4DB7"/>
    <w:multiLevelType w:val="hybridMultilevel"/>
    <w:tmpl w:val="FFFFFFFF"/>
    <w:lvl w:ilvl="0" w:tplc="387C73D2">
      <w:start w:val="1"/>
      <w:numFmt w:val="bullet"/>
      <w:lvlText w:val="·"/>
      <w:lvlJc w:val="left"/>
      <w:pPr>
        <w:ind w:left="720" w:hanging="360"/>
      </w:pPr>
      <w:rPr>
        <w:rFonts w:ascii="Symbol" w:hAnsi="Symbol" w:hint="default"/>
      </w:rPr>
    </w:lvl>
    <w:lvl w:ilvl="1" w:tplc="A9906DAC">
      <w:start w:val="1"/>
      <w:numFmt w:val="bullet"/>
      <w:lvlText w:val="o"/>
      <w:lvlJc w:val="left"/>
      <w:pPr>
        <w:ind w:left="1440" w:hanging="360"/>
      </w:pPr>
      <w:rPr>
        <w:rFonts w:ascii="Courier New" w:hAnsi="Courier New" w:hint="default"/>
      </w:rPr>
    </w:lvl>
    <w:lvl w:ilvl="2" w:tplc="C6BA4118">
      <w:start w:val="1"/>
      <w:numFmt w:val="bullet"/>
      <w:lvlText w:val=""/>
      <w:lvlJc w:val="left"/>
      <w:pPr>
        <w:ind w:left="2160" w:hanging="360"/>
      </w:pPr>
      <w:rPr>
        <w:rFonts w:ascii="Wingdings" w:hAnsi="Wingdings" w:hint="default"/>
      </w:rPr>
    </w:lvl>
    <w:lvl w:ilvl="3" w:tplc="BFDC000A">
      <w:start w:val="1"/>
      <w:numFmt w:val="bullet"/>
      <w:lvlText w:val=""/>
      <w:lvlJc w:val="left"/>
      <w:pPr>
        <w:ind w:left="2880" w:hanging="360"/>
      </w:pPr>
      <w:rPr>
        <w:rFonts w:ascii="Symbol" w:hAnsi="Symbol" w:hint="default"/>
      </w:rPr>
    </w:lvl>
    <w:lvl w:ilvl="4" w:tplc="EC1C83DE">
      <w:start w:val="1"/>
      <w:numFmt w:val="bullet"/>
      <w:lvlText w:val="o"/>
      <w:lvlJc w:val="left"/>
      <w:pPr>
        <w:ind w:left="3600" w:hanging="360"/>
      </w:pPr>
      <w:rPr>
        <w:rFonts w:ascii="Courier New" w:hAnsi="Courier New" w:hint="default"/>
      </w:rPr>
    </w:lvl>
    <w:lvl w:ilvl="5" w:tplc="7DEAF960">
      <w:start w:val="1"/>
      <w:numFmt w:val="bullet"/>
      <w:lvlText w:val=""/>
      <w:lvlJc w:val="left"/>
      <w:pPr>
        <w:ind w:left="4320" w:hanging="360"/>
      </w:pPr>
      <w:rPr>
        <w:rFonts w:ascii="Wingdings" w:hAnsi="Wingdings" w:hint="default"/>
      </w:rPr>
    </w:lvl>
    <w:lvl w:ilvl="6" w:tplc="5F42C55E">
      <w:start w:val="1"/>
      <w:numFmt w:val="bullet"/>
      <w:lvlText w:val=""/>
      <w:lvlJc w:val="left"/>
      <w:pPr>
        <w:ind w:left="5040" w:hanging="360"/>
      </w:pPr>
      <w:rPr>
        <w:rFonts w:ascii="Symbol" w:hAnsi="Symbol" w:hint="default"/>
      </w:rPr>
    </w:lvl>
    <w:lvl w:ilvl="7" w:tplc="5FC8D5B4">
      <w:start w:val="1"/>
      <w:numFmt w:val="bullet"/>
      <w:lvlText w:val="o"/>
      <w:lvlJc w:val="left"/>
      <w:pPr>
        <w:ind w:left="5760" w:hanging="360"/>
      </w:pPr>
      <w:rPr>
        <w:rFonts w:ascii="Courier New" w:hAnsi="Courier New" w:hint="default"/>
      </w:rPr>
    </w:lvl>
    <w:lvl w:ilvl="8" w:tplc="F056C818">
      <w:start w:val="1"/>
      <w:numFmt w:val="bullet"/>
      <w:lvlText w:val=""/>
      <w:lvlJc w:val="left"/>
      <w:pPr>
        <w:ind w:left="6480" w:hanging="360"/>
      </w:pPr>
      <w:rPr>
        <w:rFonts w:ascii="Wingdings" w:hAnsi="Wingdings" w:hint="default"/>
      </w:rPr>
    </w:lvl>
  </w:abstractNum>
  <w:abstractNum w:abstractNumId="17" w15:restartNumberingAfterBreak="0">
    <w:nsid w:val="7D54579F"/>
    <w:multiLevelType w:val="multilevel"/>
    <w:tmpl w:val="FA0C644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675533">
    <w:abstractNumId w:val="16"/>
  </w:num>
  <w:num w:numId="2" w16cid:durableId="1741294353">
    <w:abstractNumId w:val="2"/>
  </w:num>
  <w:num w:numId="3" w16cid:durableId="817038993">
    <w:abstractNumId w:val="5"/>
  </w:num>
  <w:num w:numId="4" w16cid:durableId="1807509605">
    <w:abstractNumId w:val="0"/>
  </w:num>
  <w:num w:numId="5" w16cid:durableId="1035083869">
    <w:abstractNumId w:val="6"/>
  </w:num>
  <w:num w:numId="6" w16cid:durableId="1021781678">
    <w:abstractNumId w:val="10"/>
  </w:num>
  <w:num w:numId="7" w16cid:durableId="634918259">
    <w:abstractNumId w:val="4"/>
  </w:num>
  <w:num w:numId="8" w16cid:durableId="1511480438">
    <w:abstractNumId w:val="11"/>
  </w:num>
  <w:num w:numId="9" w16cid:durableId="1210921394">
    <w:abstractNumId w:val="9"/>
  </w:num>
  <w:num w:numId="10" w16cid:durableId="71509299">
    <w:abstractNumId w:val="8"/>
  </w:num>
  <w:num w:numId="11" w16cid:durableId="1115828883">
    <w:abstractNumId w:val="14"/>
  </w:num>
  <w:num w:numId="12" w16cid:durableId="1082877110">
    <w:abstractNumId w:val="15"/>
  </w:num>
  <w:num w:numId="13" w16cid:durableId="1240863777">
    <w:abstractNumId w:val="7"/>
  </w:num>
  <w:num w:numId="14" w16cid:durableId="617493238">
    <w:abstractNumId w:val="17"/>
  </w:num>
  <w:num w:numId="15" w16cid:durableId="1732118940">
    <w:abstractNumId w:val="13"/>
  </w:num>
  <w:num w:numId="16" w16cid:durableId="870530678">
    <w:abstractNumId w:val="1"/>
  </w:num>
  <w:num w:numId="17" w16cid:durableId="345865844">
    <w:abstractNumId w:val="12"/>
  </w:num>
  <w:num w:numId="18" w16cid:durableId="17471443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C85"/>
    <w:rsid w:val="000003B7"/>
    <w:rsid w:val="00000692"/>
    <w:rsid w:val="00000952"/>
    <w:rsid w:val="00002570"/>
    <w:rsid w:val="00003950"/>
    <w:rsid w:val="00003F1E"/>
    <w:rsid w:val="000050C9"/>
    <w:rsid w:val="00005F38"/>
    <w:rsid w:val="00006932"/>
    <w:rsid w:val="00007A68"/>
    <w:rsid w:val="00007C2F"/>
    <w:rsid w:val="00010C92"/>
    <w:rsid w:val="0001136B"/>
    <w:rsid w:val="000114E1"/>
    <w:rsid w:val="00011DFD"/>
    <w:rsid w:val="000127B3"/>
    <w:rsid w:val="00013BA0"/>
    <w:rsid w:val="000151D6"/>
    <w:rsid w:val="000159AF"/>
    <w:rsid w:val="00015CA6"/>
    <w:rsid w:val="000160EB"/>
    <w:rsid w:val="0001711B"/>
    <w:rsid w:val="000171F1"/>
    <w:rsid w:val="00022404"/>
    <w:rsid w:val="00023135"/>
    <w:rsid w:val="00023365"/>
    <w:rsid w:val="000248DF"/>
    <w:rsid w:val="000251DE"/>
    <w:rsid w:val="000258D0"/>
    <w:rsid w:val="00025CCC"/>
    <w:rsid w:val="0002679A"/>
    <w:rsid w:val="00026AE4"/>
    <w:rsid w:val="000274E8"/>
    <w:rsid w:val="000275AE"/>
    <w:rsid w:val="000303C0"/>
    <w:rsid w:val="00030E73"/>
    <w:rsid w:val="00031B88"/>
    <w:rsid w:val="00035CC5"/>
    <w:rsid w:val="00037925"/>
    <w:rsid w:val="00037A72"/>
    <w:rsid w:val="00037AFF"/>
    <w:rsid w:val="00037E2E"/>
    <w:rsid w:val="0004006E"/>
    <w:rsid w:val="00040A88"/>
    <w:rsid w:val="00040F6B"/>
    <w:rsid w:val="00041A9C"/>
    <w:rsid w:val="00041D37"/>
    <w:rsid w:val="000426A3"/>
    <w:rsid w:val="00042953"/>
    <w:rsid w:val="00042B51"/>
    <w:rsid w:val="00044781"/>
    <w:rsid w:val="00044DB4"/>
    <w:rsid w:val="0004573C"/>
    <w:rsid w:val="00045A51"/>
    <w:rsid w:val="00046D9E"/>
    <w:rsid w:val="00050F9E"/>
    <w:rsid w:val="00051D76"/>
    <w:rsid w:val="00052149"/>
    <w:rsid w:val="000523B0"/>
    <w:rsid w:val="00054F16"/>
    <w:rsid w:val="00060E96"/>
    <w:rsid w:val="000610D8"/>
    <w:rsid w:val="0006210F"/>
    <w:rsid w:val="000643E0"/>
    <w:rsid w:val="00064E3A"/>
    <w:rsid w:val="00064F6C"/>
    <w:rsid w:val="0006573A"/>
    <w:rsid w:val="000664CC"/>
    <w:rsid w:val="000668B3"/>
    <w:rsid w:val="00067045"/>
    <w:rsid w:val="00070114"/>
    <w:rsid w:val="00074EE9"/>
    <w:rsid w:val="00075FA0"/>
    <w:rsid w:val="00076844"/>
    <w:rsid w:val="00076A5E"/>
    <w:rsid w:val="00076F56"/>
    <w:rsid w:val="00077688"/>
    <w:rsid w:val="00077799"/>
    <w:rsid w:val="00080337"/>
    <w:rsid w:val="00080A4E"/>
    <w:rsid w:val="000810EF"/>
    <w:rsid w:val="00081CD0"/>
    <w:rsid w:val="0008242F"/>
    <w:rsid w:val="00084C41"/>
    <w:rsid w:val="00084D6C"/>
    <w:rsid w:val="00085A94"/>
    <w:rsid w:val="00087012"/>
    <w:rsid w:val="000877E7"/>
    <w:rsid w:val="000910D9"/>
    <w:rsid w:val="00091233"/>
    <w:rsid w:val="0009170D"/>
    <w:rsid w:val="00092CEB"/>
    <w:rsid w:val="0009346D"/>
    <w:rsid w:val="000940B5"/>
    <w:rsid w:val="00095C00"/>
    <w:rsid w:val="000A09E6"/>
    <w:rsid w:val="000A0BD1"/>
    <w:rsid w:val="000A1CDA"/>
    <w:rsid w:val="000A260A"/>
    <w:rsid w:val="000A3E53"/>
    <w:rsid w:val="000A59B2"/>
    <w:rsid w:val="000A59EB"/>
    <w:rsid w:val="000A6547"/>
    <w:rsid w:val="000A7377"/>
    <w:rsid w:val="000A761F"/>
    <w:rsid w:val="000B02D9"/>
    <w:rsid w:val="000B0752"/>
    <w:rsid w:val="000B2C65"/>
    <w:rsid w:val="000B386A"/>
    <w:rsid w:val="000B3A2D"/>
    <w:rsid w:val="000B4608"/>
    <w:rsid w:val="000B4861"/>
    <w:rsid w:val="000B546C"/>
    <w:rsid w:val="000B59B2"/>
    <w:rsid w:val="000B6B3A"/>
    <w:rsid w:val="000B6C57"/>
    <w:rsid w:val="000B7CC2"/>
    <w:rsid w:val="000C0179"/>
    <w:rsid w:val="000C072A"/>
    <w:rsid w:val="000C16D6"/>
    <w:rsid w:val="000C18A1"/>
    <w:rsid w:val="000C3562"/>
    <w:rsid w:val="000C5579"/>
    <w:rsid w:val="000C55E7"/>
    <w:rsid w:val="000C630B"/>
    <w:rsid w:val="000D0101"/>
    <w:rsid w:val="000D0890"/>
    <w:rsid w:val="000D0B04"/>
    <w:rsid w:val="000D13BF"/>
    <w:rsid w:val="000D4144"/>
    <w:rsid w:val="000D4D59"/>
    <w:rsid w:val="000D4E65"/>
    <w:rsid w:val="000D6E60"/>
    <w:rsid w:val="000E1E57"/>
    <w:rsid w:val="000E255C"/>
    <w:rsid w:val="000E3065"/>
    <w:rsid w:val="000E30F5"/>
    <w:rsid w:val="000E36D9"/>
    <w:rsid w:val="000E4167"/>
    <w:rsid w:val="000E5B07"/>
    <w:rsid w:val="000E65BD"/>
    <w:rsid w:val="000E6D14"/>
    <w:rsid w:val="000E7408"/>
    <w:rsid w:val="000F1243"/>
    <w:rsid w:val="000F1531"/>
    <w:rsid w:val="000F2011"/>
    <w:rsid w:val="000F2938"/>
    <w:rsid w:val="000F2A62"/>
    <w:rsid w:val="000F3075"/>
    <w:rsid w:val="000F358A"/>
    <w:rsid w:val="000F5177"/>
    <w:rsid w:val="000F584F"/>
    <w:rsid w:val="000F5BBD"/>
    <w:rsid w:val="000F63A3"/>
    <w:rsid w:val="000F7B10"/>
    <w:rsid w:val="00100BC8"/>
    <w:rsid w:val="00102772"/>
    <w:rsid w:val="001027D3"/>
    <w:rsid w:val="00103898"/>
    <w:rsid w:val="00103F58"/>
    <w:rsid w:val="001045BB"/>
    <w:rsid w:val="0010474B"/>
    <w:rsid w:val="001060EA"/>
    <w:rsid w:val="0010670D"/>
    <w:rsid w:val="00106913"/>
    <w:rsid w:val="00106AE6"/>
    <w:rsid w:val="00107301"/>
    <w:rsid w:val="0010735A"/>
    <w:rsid w:val="00111236"/>
    <w:rsid w:val="00111EC7"/>
    <w:rsid w:val="0011230B"/>
    <w:rsid w:val="0011288A"/>
    <w:rsid w:val="00112C55"/>
    <w:rsid w:val="00112FA7"/>
    <w:rsid w:val="001130D3"/>
    <w:rsid w:val="00114AE2"/>
    <w:rsid w:val="00115333"/>
    <w:rsid w:val="00116CA3"/>
    <w:rsid w:val="00117051"/>
    <w:rsid w:val="00117937"/>
    <w:rsid w:val="00120FA6"/>
    <w:rsid w:val="00121F01"/>
    <w:rsid w:val="001229ED"/>
    <w:rsid w:val="001230C5"/>
    <w:rsid w:val="00123F38"/>
    <w:rsid w:val="00124601"/>
    <w:rsid w:val="001250FE"/>
    <w:rsid w:val="00125608"/>
    <w:rsid w:val="001256ED"/>
    <w:rsid w:val="00125C24"/>
    <w:rsid w:val="00125CC4"/>
    <w:rsid w:val="00126C16"/>
    <w:rsid w:val="00127586"/>
    <w:rsid w:val="001301C9"/>
    <w:rsid w:val="001309D3"/>
    <w:rsid w:val="00131063"/>
    <w:rsid w:val="00132754"/>
    <w:rsid w:val="00132C12"/>
    <w:rsid w:val="00133ECD"/>
    <w:rsid w:val="0013571A"/>
    <w:rsid w:val="00135DD7"/>
    <w:rsid w:val="00136183"/>
    <w:rsid w:val="00136411"/>
    <w:rsid w:val="00137F2A"/>
    <w:rsid w:val="00140038"/>
    <w:rsid w:val="001409A1"/>
    <w:rsid w:val="00140DF4"/>
    <w:rsid w:val="001418D3"/>
    <w:rsid w:val="00141E4F"/>
    <w:rsid w:val="001429B0"/>
    <w:rsid w:val="00144033"/>
    <w:rsid w:val="00145C25"/>
    <w:rsid w:val="00146B35"/>
    <w:rsid w:val="0015050A"/>
    <w:rsid w:val="001519F7"/>
    <w:rsid w:val="00152367"/>
    <w:rsid w:val="00154396"/>
    <w:rsid w:val="0015471F"/>
    <w:rsid w:val="00156496"/>
    <w:rsid w:val="0015667B"/>
    <w:rsid w:val="00156997"/>
    <w:rsid w:val="001575EC"/>
    <w:rsid w:val="00157872"/>
    <w:rsid w:val="0016082A"/>
    <w:rsid w:val="00161EEB"/>
    <w:rsid w:val="00164125"/>
    <w:rsid w:val="00164C08"/>
    <w:rsid w:val="00165227"/>
    <w:rsid w:val="00165B92"/>
    <w:rsid w:val="00166A50"/>
    <w:rsid w:val="00170431"/>
    <w:rsid w:val="00170BD6"/>
    <w:rsid w:val="001721EA"/>
    <w:rsid w:val="0017235A"/>
    <w:rsid w:val="0017253B"/>
    <w:rsid w:val="001725F4"/>
    <w:rsid w:val="00172E7C"/>
    <w:rsid w:val="00172F51"/>
    <w:rsid w:val="00173DBA"/>
    <w:rsid w:val="00174A44"/>
    <w:rsid w:val="00176B1D"/>
    <w:rsid w:val="001771F9"/>
    <w:rsid w:val="0018151C"/>
    <w:rsid w:val="00181D02"/>
    <w:rsid w:val="0018310C"/>
    <w:rsid w:val="001832DD"/>
    <w:rsid w:val="001841C0"/>
    <w:rsid w:val="00184968"/>
    <w:rsid w:val="00185207"/>
    <w:rsid w:val="00185C57"/>
    <w:rsid w:val="0018705C"/>
    <w:rsid w:val="00187C3F"/>
    <w:rsid w:val="00190AD3"/>
    <w:rsid w:val="00193BA6"/>
    <w:rsid w:val="001947B5"/>
    <w:rsid w:val="00194AD5"/>
    <w:rsid w:val="00194BEA"/>
    <w:rsid w:val="0019563A"/>
    <w:rsid w:val="00195710"/>
    <w:rsid w:val="001957AE"/>
    <w:rsid w:val="00195BDA"/>
    <w:rsid w:val="00197C94"/>
    <w:rsid w:val="001A2471"/>
    <w:rsid w:val="001A2829"/>
    <w:rsid w:val="001A292B"/>
    <w:rsid w:val="001A55E9"/>
    <w:rsid w:val="001A58A8"/>
    <w:rsid w:val="001A661E"/>
    <w:rsid w:val="001A709F"/>
    <w:rsid w:val="001A7834"/>
    <w:rsid w:val="001B3531"/>
    <w:rsid w:val="001B35AC"/>
    <w:rsid w:val="001B35F3"/>
    <w:rsid w:val="001B45EE"/>
    <w:rsid w:val="001B4736"/>
    <w:rsid w:val="001B5034"/>
    <w:rsid w:val="001B5535"/>
    <w:rsid w:val="001B5CDC"/>
    <w:rsid w:val="001B5F11"/>
    <w:rsid w:val="001C13AD"/>
    <w:rsid w:val="001C3A41"/>
    <w:rsid w:val="001C415A"/>
    <w:rsid w:val="001C4C90"/>
    <w:rsid w:val="001C597A"/>
    <w:rsid w:val="001D0759"/>
    <w:rsid w:val="001D410F"/>
    <w:rsid w:val="001D44E0"/>
    <w:rsid w:val="001D479F"/>
    <w:rsid w:val="001D4B1B"/>
    <w:rsid w:val="001D4B40"/>
    <w:rsid w:val="001D4D51"/>
    <w:rsid w:val="001D72DB"/>
    <w:rsid w:val="001E09FA"/>
    <w:rsid w:val="001E1C37"/>
    <w:rsid w:val="001E26EC"/>
    <w:rsid w:val="001E711F"/>
    <w:rsid w:val="001E7810"/>
    <w:rsid w:val="001E7AC1"/>
    <w:rsid w:val="001E7DDC"/>
    <w:rsid w:val="001E7FE4"/>
    <w:rsid w:val="001F00CA"/>
    <w:rsid w:val="001F033D"/>
    <w:rsid w:val="001F262C"/>
    <w:rsid w:val="001F3EB2"/>
    <w:rsid w:val="001F4423"/>
    <w:rsid w:val="001F5950"/>
    <w:rsid w:val="001F652C"/>
    <w:rsid w:val="00200C2A"/>
    <w:rsid w:val="00201134"/>
    <w:rsid w:val="002013A9"/>
    <w:rsid w:val="00201541"/>
    <w:rsid w:val="002031A6"/>
    <w:rsid w:val="00203719"/>
    <w:rsid w:val="00203EBE"/>
    <w:rsid w:val="0020446F"/>
    <w:rsid w:val="002052A2"/>
    <w:rsid w:val="002053DB"/>
    <w:rsid w:val="002063E2"/>
    <w:rsid w:val="002106DA"/>
    <w:rsid w:val="00211661"/>
    <w:rsid w:val="00212228"/>
    <w:rsid w:val="002122DF"/>
    <w:rsid w:val="002131D1"/>
    <w:rsid w:val="00213A2D"/>
    <w:rsid w:val="002141AB"/>
    <w:rsid w:val="0021526D"/>
    <w:rsid w:val="002169C7"/>
    <w:rsid w:val="00217EFC"/>
    <w:rsid w:val="002206CE"/>
    <w:rsid w:val="00220A42"/>
    <w:rsid w:val="00220B44"/>
    <w:rsid w:val="00221459"/>
    <w:rsid w:val="00221ECB"/>
    <w:rsid w:val="00223787"/>
    <w:rsid w:val="00223850"/>
    <w:rsid w:val="00224DD1"/>
    <w:rsid w:val="00226B16"/>
    <w:rsid w:val="00226E97"/>
    <w:rsid w:val="002270C8"/>
    <w:rsid w:val="002271DD"/>
    <w:rsid w:val="00235171"/>
    <w:rsid w:val="00235AE5"/>
    <w:rsid w:val="00236965"/>
    <w:rsid w:val="00236E0C"/>
    <w:rsid w:val="00237715"/>
    <w:rsid w:val="00240235"/>
    <w:rsid w:val="0024032E"/>
    <w:rsid w:val="002404AE"/>
    <w:rsid w:val="0024141C"/>
    <w:rsid w:val="00241ED3"/>
    <w:rsid w:val="00242484"/>
    <w:rsid w:val="002452D1"/>
    <w:rsid w:val="00245F0E"/>
    <w:rsid w:val="00250CF3"/>
    <w:rsid w:val="002525BD"/>
    <w:rsid w:val="00253238"/>
    <w:rsid w:val="00254BD3"/>
    <w:rsid w:val="00255713"/>
    <w:rsid w:val="00256C9A"/>
    <w:rsid w:val="0025781D"/>
    <w:rsid w:val="00260DAF"/>
    <w:rsid w:val="002613CE"/>
    <w:rsid w:val="002618F8"/>
    <w:rsid w:val="00262433"/>
    <w:rsid w:val="00262BAD"/>
    <w:rsid w:val="002631AC"/>
    <w:rsid w:val="00263522"/>
    <w:rsid w:val="00264277"/>
    <w:rsid w:val="002643E3"/>
    <w:rsid w:val="002652C4"/>
    <w:rsid w:val="002668BF"/>
    <w:rsid w:val="002701CD"/>
    <w:rsid w:val="00271100"/>
    <w:rsid w:val="00271694"/>
    <w:rsid w:val="00271AE9"/>
    <w:rsid w:val="00272A1F"/>
    <w:rsid w:val="0027321C"/>
    <w:rsid w:val="002734E9"/>
    <w:rsid w:val="00273A09"/>
    <w:rsid w:val="002748A6"/>
    <w:rsid w:val="00274E26"/>
    <w:rsid w:val="00275D8E"/>
    <w:rsid w:val="0027649E"/>
    <w:rsid w:val="00276DA5"/>
    <w:rsid w:val="0027719E"/>
    <w:rsid w:val="00277A0D"/>
    <w:rsid w:val="0028027C"/>
    <w:rsid w:val="002807A4"/>
    <w:rsid w:val="00280DA2"/>
    <w:rsid w:val="002815B6"/>
    <w:rsid w:val="00282C4F"/>
    <w:rsid w:val="002831C1"/>
    <w:rsid w:val="002834C8"/>
    <w:rsid w:val="00283867"/>
    <w:rsid w:val="00284B03"/>
    <w:rsid w:val="00284E0D"/>
    <w:rsid w:val="00285208"/>
    <w:rsid w:val="00285435"/>
    <w:rsid w:val="00285BB2"/>
    <w:rsid w:val="002867B7"/>
    <w:rsid w:val="002870DD"/>
    <w:rsid w:val="00287B3A"/>
    <w:rsid w:val="002901E1"/>
    <w:rsid w:val="00290365"/>
    <w:rsid w:val="002915B7"/>
    <w:rsid w:val="00291DF3"/>
    <w:rsid w:val="002927EA"/>
    <w:rsid w:val="00294B6B"/>
    <w:rsid w:val="00294C08"/>
    <w:rsid w:val="002951C7"/>
    <w:rsid w:val="00295E38"/>
    <w:rsid w:val="00296CB7"/>
    <w:rsid w:val="002977C7"/>
    <w:rsid w:val="00297C1D"/>
    <w:rsid w:val="002A0285"/>
    <w:rsid w:val="002A1FB0"/>
    <w:rsid w:val="002A23E7"/>
    <w:rsid w:val="002A2971"/>
    <w:rsid w:val="002A2C50"/>
    <w:rsid w:val="002A5278"/>
    <w:rsid w:val="002A569F"/>
    <w:rsid w:val="002A5D5C"/>
    <w:rsid w:val="002A5FF0"/>
    <w:rsid w:val="002A635C"/>
    <w:rsid w:val="002B0F21"/>
    <w:rsid w:val="002B12BD"/>
    <w:rsid w:val="002B1A01"/>
    <w:rsid w:val="002B290F"/>
    <w:rsid w:val="002B3696"/>
    <w:rsid w:val="002B3960"/>
    <w:rsid w:val="002B4BF7"/>
    <w:rsid w:val="002B57CD"/>
    <w:rsid w:val="002B5E43"/>
    <w:rsid w:val="002B6E63"/>
    <w:rsid w:val="002B6E7A"/>
    <w:rsid w:val="002B7034"/>
    <w:rsid w:val="002B7100"/>
    <w:rsid w:val="002B76AF"/>
    <w:rsid w:val="002B78D5"/>
    <w:rsid w:val="002C0C29"/>
    <w:rsid w:val="002C2A3E"/>
    <w:rsid w:val="002C3144"/>
    <w:rsid w:val="002C72D8"/>
    <w:rsid w:val="002C7DEF"/>
    <w:rsid w:val="002D0752"/>
    <w:rsid w:val="002D2627"/>
    <w:rsid w:val="002D2866"/>
    <w:rsid w:val="002D2F00"/>
    <w:rsid w:val="002D3723"/>
    <w:rsid w:val="002D3E99"/>
    <w:rsid w:val="002D4031"/>
    <w:rsid w:val="002D5632"/>
    <w:rsid w:val="002D69B0"/>
    <w:rsid w:val="002D6D0D"/>
    <w:rsid w:val="002E018F"/>
    <w:rsid w:val="002E07E3"/>
    <w:rsid w:val="002E0A8D"/>
    <w:rsid w:val="002E125F"/>
    <w:rsid w:val="002E1B9B"/>
    <w:rsid w:val="002E1E1C"/>
    <w:rsid w:val="002E2DB5"/>
    <w:rsid w:val="002E3237"/>
    <w:rsid w:val="002E3B65"/>
    <w:rsid w:val="002E4ABE"/>
    <w:rsid w:val="002E56A6"/>
    <w:rsid w:val="002E5AE8"/>
    <w:rsid w:val="002E5C58"/>
    <w:rsid w:val="002E76A6"/>
    <w:rsid w:val="002E7970"/>
    <w:rsid w:val="002F0EA5"/>
    <w:rsid w:val="002F1666"/>
    <w:rsid w:val="002F1C95"/>
    <w:rsid w:val="002F2A5F"/>
    <w:rsid w:val="002F44A4"/>
    <w:rsid w:val="002F4B43"/>
    <w:rsid w:val="002F66ED"/>
    <w:rsid w:val="003000EE"/>
    <w:rsid w:val="00300A60"/>
    <w:rsid w:val="003026C4"/>
    <w:rsid w:val="00303FB7"/>
    <w:rsid w:val="00304E90"/>
    <w:rsid w:val="00305026"/>
    <w:rsid w:val="00305859"/>
    <w:rsid w:val="00305C2A"/>
    <w:rsid w:val="0030656F"/>
    <w:rsid w:val="003070D8"/>
    <w:rsid w:val="00311140"/>
    <w:rsid w:val="00311360"/>
    <w:rsid w:val="00311C96"/>
    <w:rsid w:val="00312A54"/>
    <w:rsid w:val="00313B74"/>
    <w:rsid w:val="00313C56"/>
    <w:rsid w:val="0031427C"/>
    <w:rsid w:val="00315843"/>
    <w:rsid w:val="00315FDF"/>
    <w:rsid w:val="0031686A"/>
    <w:rsid w:val="00320FA6"/>
    <w:rsid w:val="0032105B"/>
    <w:rsid w:val="0032150B"/>
    <w:rsid w:val="003218BA"/>
    <w:rsid w:val="003219B9"/>
    <w:rsid w:val="00321B71"/>
    <w:rsid w:val="0032226E"/>
    <w:rsid w:val="003222EE"/>
    <w:rsid w:val="00323721"/>
    <w:rsid w:val="00324058"/>
    <w:rsid w:val="00324E3D"/>
    <w:rsid w:val="00325565"/>
    <w:rsid w:val="00325927"/>
    <w:rsid w:val="0032644A"/>
    <w:rsid w:val="003275F2"/>
    <w:rsid w:val="00327D5A"/>
    <w:rsid w:val="0033012A"/>
    <w:rsid w:val="003303EF"/>
    <w:rsid w:val="0033095D"/>
    <w:rsid w:val="00331B55"/>
    <w:rsid w:val="00331F73"/>
    <w:rsid w:val="003321A8"/>
    <w:rsid w:val="00333DCD"/>
    <w:rsid w:val="00334A0B"/>
    <w:rsid w:val="0033534C"/>
    <w:rsid w:val="0033552B"/>
    <w:rsid w:val="003402BD"/>
    <w:rsid w:val="00341311"/>
    <w:rsid w:val="0034163C"/>
    <w:rsid w:val="00341984"/>
    <w:rsid w:val="0034453C"/>
    <w:rsid w:val="00344855"/>
    <w:rsid w:val="003453B4"/>
    <w:rsid w:val="00345DC1"/>
    <w:rsid w:val="003464E6"/>
    <w:rsid w:val="00346855"/>
    <w:rsid w:val="0034789C"/>
    <w:rsid w:val="00350B3A"/>
    <w:rsid w:val="00351C80"/>
    <w:rsid w:val="0035363A"/>
    <w:rsid w:val="0035388F"/>
    <w:rsid w:val="00353C0F"/>
    <w:rsid w:val="00353FC3"/>
    <w:rsid w:val="0035405A"/>
    <w:rsid w:val="00355A93"/>
    <w:rsid w:val="00357879"/>
    <w:rsid w:val="00360CAA"/>
    <w:rsid w:val="00361AF0"/>
    <w:rsid w:val="00361EEA"/>
    <w:rsid w:val="003636C4"/>
    <w:rsid w:val="00363AD7"/>
    <w:rsid w:val="00363B1D"/>
    <w:rsid w:val="00364BB9"/>
    <w:rsid w:val="00364FB1"/>
    <w:rsid w:val="00365200"/>
    <w:rsid w:val="003658C9"/>
    <w:rsid w:val="00365E6B"/>
    <w:rsid w:val="003660E1"/>
    <w:rsid w:val="003661D6"/>
    <w:rsid w:val="00366CE7"/>
    <w:rsid w:val="00366D9A"/>
    <w:rsid w:val="003702C0"/>
    <w:rsid w:val="00371016"/>
    <w:rsid w:val="003719FA"/>
    <w:rsid w:val="003721BE"/>
    <w:rsid w:val="003723AD"/>
    <w:rsid w:val="003741A0"/>
    <w:rsid w:val="00375486"/>
    <w:rsid w:val="00375CD4"/>
    <w:rsid w:val="00375E16"/>
    <w:rsid w:val="003768AF"/>
    <w:rsid w:val="00376FD0"/>
    <w:rsid w:val="00380CC2"/>
    <w:rsid w:val="00381003"/>
    <w:rsid w:val="00381414"/>
    <w:rsid w:val="00381643"/>
    <w:rsid w:val="00381657"/>
    <w:rsid w:val="00381DEC"/>
    <w:rsid w:val="00383A5D"/>
    <w:rsid w:val="00383AD9"/>
    <w:rsid w:val="00384230"/>
    <w:rsid w:val="003849EE"/>
    <w:rsid w:val="0038534B"/>
    <w:rsid w:val="0038694B"/>
    <w:rsid w:val="00386DA3"/>
    <w:rsid w:val="00390C56"/>
    <w:rsid w:val="0039199D"/>
    <w:rsid w:val="0039360F"/>
    <w:rsid w:val="00394658"/>
    <w:rsid w:val="0039480E"/>
    <w:rsid w:val="00395EE9"/>
    <w:rsid w:val="00396E43"/>
    <w:rsid w:val="003971B7"/>
    <w:rsid w:val="003977AF"/>
    <w:rsid w:val="003A068F"/>
    <w:rsid w:val="003A0D6C"/>
    <w:rsid w:val="003A3B5B"/>
    <w:rsid w:val="003A5022"/>
    <w:rsid w:val="003A65E2"/>
    <w:rsid w:val="003A6A6E"/>
    <w:rsid w:val="003A6F75"/>
    <w:rsid w:val="003B0380"/>
    <w:rsid w:val="003B2208"/>
    <w:rsid w:val="003B3805"/>
    <w:rsid w:val="003B38BC"/>
    <w:rsid w:val="003B4D85"/>
    <w:rsid w:val="003B5841"/>
    <w:rsid w:val="003B65C0"/>
    <w:rsid w:val="003B704D"/>
    <w:rsid w:val="003B7C0D"/>
    <w:rsid w:val="003C0089"/>
    <w:rsid w:val="003C06F7"/>
    <w:rsid w:val="003C0D42"/>
    <w:rsid w:val="003C1A19"/>
    <w:rsid w:val="003C2053"/>
    <w:rsid w:val="003C31C9"/>
    <w:rsid w:val="003C33EE"/>
    <w:rsid w:val="003C36A4"/>
    <w:rsid w:val="003C3742"/>
    <w:rsid w:val="003C3E4F"/>
    <w:rsid w:val="003C55A9"/>
    <w:rsid w:val="003C69E2"/>
    <w:rsid w:val="003C6CCB"/>
    <w:rsid w:val="003C7A15"/>
    <w:rsid w:val="003D086E"/>
    <w:rsid w:val="003D11FF"/>
    <w:rsid w:val="003D13BC"/>
    <w:rsid w:val="003D201E"/>
    <w:rsid w:val="003D24AA"/>
    <w:rsid w:val="003D44A7"/>
    <w:rsid w:val="003D457A"/>
    <w:rsid w:val="003D4675"/>
    <w:rsid w:val="003D511B"/>
    <w:rsid w:val="003D55BC"/>
    <w:rsid w:val="003D56F6"/>
    <w:rsid w:val="003E09AE"/>
    <w:rsid w:val="003E248B"/>
    <w:rsid w:val="003E2A30"/>
    <w:rsid w:val="003E38B8"/>
    <w:rsid w:val="003E3B75"/>
    <w:rsid w:val="003E4247"/>
    <w:rsid w:val="003E519E"/>
    <w:rsid w:val="003E5606"/>
    <w:rsid w:val="003E5EE4"/>
    <w:rsid w:val="003E60FB"/>
    <w:rsid w:val="003F0A27"/>
    <w:rsid w:val="003F0B27"/>
    <w:rsid w:val="003F2440"/>
    <w:rsid w:val="003F29BA"/>
    <w:rsid w:val="003F3D43"/>
    <w:rsid w:val="003F3E91"/>
    <w:rsid w:val="003F51F5"/>
    <w:rsid w:val="003F5600"/>
    <w:rsid w:val="003F5989"/>
    <w:rsid w:val="003F5A64"/>
    <w:rsid w:val="003F5AAE"/>
    <w:rsid w:val="003F6F4E"/>
    <w:rsid w:val="003F738B"/>
    <w:rsid w:val="003F770A"/>
    <w:rsid w:val="003F95B5"/>
    <w:rsid w:val="00400D95"/>
    <w:rsid w:val="00401206"/>
    <w:rsid w:val="00403306"/>
    <w:rsid w:val="004034AA"/>
    <w:rsid w:val="00403877"/>
    <w:rsid w:val="00403E0B"/>
    <w:rsid w:val="0040434A"/>
    <w:rsid w:val="00404DC5"/>
    <w:rsid w:val="00406C6E"/>
    <w:rsid w:val="00407451"/>
    <w:rsid w:val="00407DA0"/>
    <w:rsid w:val="00407F5A"/>
    <w:rsid w:val="00410033"/>
    <w:rsid w:val="00410D5D"/>
    <w:rsid w:val="00411BE0"/>
    <w:rsid w:val="00411E38"/>
    <w:rsid w:val="00412198"/>
    <w:rsid w:val="00412BC1"/>
    <w:rsid w:val="00415198"/>
    <w:rsid w:val="004154CE"/>
    <w:rsid w:val="00415918"/>
    <w:rsid w:val="00417401"/>
    <w:rsid w:val="004177BB"/>
    <w:rsid w:val="004178BB"/>
    <w:rsid w:val="00420525"/>
    <w:rsid w:val="0042264F"/>
    <w:rsid w:val="004236FF"/>
    <w:rsid w:val="0042430B"/>
    <w:rsid w:val="00425313"/>
    <w:rsid w:val="00425BC4"/>
    <w:rsid w:val="00426DE6"/>
    <w:rsid w:val="00426F37"/>
    <w:rsid w:val="00427913"/>
    <w:rsid w:val="00427ABB"/>
    <w:rsid w:val="00430568"/>
    <w:rsid w:val="004308BB"/>
    <w:rsid w:val="00430DF6"/>
    <w:rsid w:val="00431172"/>
    <w:rsid w:val="004311E0"/>
    <w:rsid w:val="00432845"/>
    <w:rsid w:val="00433579"/>
    <w:rsid w:val="00434A8C"/>
    <w:rsid w:val="004358BF"/>
    <w:rsid w:val="00436558"/>
    <w:rsid w:val="0043691C"/>
    <w:rsid w:val="00437439"/>
    <w:rsid w:val="00440632"/>
    <w:rsid w:val="00440B64"/>
    <w:rsid w:val="004413B6"/>
    <w:rsid w:val="0044158F"/>
    <w:rsid w:val="004431CE"/>
    <w:rsid w:val="00443502"/>
    <w:rsid w:val="00443C61"/>
    <w:rsid w:val="004448D0"/>
    <w:rsid w:val="004454C4"/>
    <w:rsid w:val="00445DD2"/>
    <w:rsid w:val="00446D33"/>
    <w:rsid w:val="004516F7"/>
    <w:rsid w:val="00451F33"/>
    <w:rsid w:val="004534BB"/>
    <w:rsid w:val="0045473E"/>
    <w:rsid w:val="00455346"/>
    <w:rsid w:val="004557D7"/>
    <w:rsid w:val="004566A1"/>
    <w:rsid w:val="00456D1B"/>
    <w:rsid w:val="00460C04"/>
    <w:rsid w:val="00461304"/>
    <w:rsid w:val="0046218F"/>
    <w:rsid w:val="00462502"/>
    <w:rsid w:val="0046300C"/>
    <w:rsid w:val="0046335C"/>
    <w:rsid w:val="004636AE"/>
    <w:rsid w:val="004649A7"/>
    <w:rsid w:val="004653EC"/>
    <w:rsid w:val="004658E7"/>
    <w:rsid w:val="00465A5F"/>
    <w:rsid w:val="004663CF"/>
    <w:rsid w:val="00466B6D"/>
    <w:rsid w:val="00466F36"/>
    <w:rsid w:val="00466FEE"/>
    <w:rsid w:val="00467DE8"/>
    <w:rsid w:val="00470532"/>
    <w:rsid w:val="004735D0"/>
    <w:rsid w:val="00474B77"/>
    <w:rsid w:val="00475460"/>
    <w:rsid w:val="00475E08"/>
    <w:rsid w:val="00475E6E"/>
    <w:rsid w:val="00477271"/>
    <w:rsid w:val="004776A5"/>
    <w:rsid w:val="0047782B"/>
    <w:rsid w:val="004778D3"/>
    <w:rsid w:val="004779C2"/>
    <w:rsid w:val="00480840"/>
    <w:rsid w:val="004821BA"/>
    <w:rsid w:val="004824E1"/>
    <w:rsid w:val="00482E11"/>
    <w:rsid w:val="00482FBD"/>
    <w:rsid w:val="00483259"/>
    <w:rsid w:val="004840A3"/>
    <w:rsid w:val="004840FC"/>
    <w:rsid w:val="004848B0"/>
    <w:rsid w:val="00484B64"/>
    <w:rsid w:val="00484F8A"/>
    <w:rsid w:val="00487AD5"/>
    <w:rsid w:val="0049004B"/>
    <w:rsid w:val="00490DAF"/>
    <w:rsid w:val="004912C8"/>
    <w:rsid w:val="00492613"/>
    <w:rsid w:val="00493945"/>
    <w:rsid w:val="00493D7E"/>
    <w:rsid w:val="00495EC2"/>
    <w:rsid w:val="00496348"/>
    <w:rsid w:val="004964CB"/>
    <w:rsid w:val="00496782"/>
    <w:rsid w:val="00496C57"/>
    <w:rsid w:val="00496E7B"/>
    <w:rsid w:val="00497350"/>
    <w:rsid w:val="004979E5"/>
    <w:rsid w:val="004A02FA"/>
    <w:rsid w:val="004A0A65"/>
    <w:rsid w:val="004A199E"/>
    <w:rsid w:val="004A3EC4"/>
    <w:rsid w:val="004A5121"/>
    <w:rsid w:val="004A5513"/>
    <w:rsid w:val="004A5897"/>
    <w:rsid w:val="004A5FE1"/>
    <w:rsid w:val="004A75E3"/>
    <w:rsid w:val="004A776F"/>
    <w:rsid w:val="004A7FC8"/>
    <w:rsid w:val="004B062C"/>
    <w:rsid w:val="004B1408"/>
    <w:rsid w:val="004B1436"/>
    <w:rsid w:val="004B1C4A"/>
    <w:rsid w:val="004B213F"/>
    <w:rsid w:val="004B223F"/>
    <w:rsid w:val="004B2CF8"/>
    <w:rsid w:val="004B2EC6"/>
    <w:rsid w:val="004B3192"/>
    <w:rsid w:val="004B32A3"/>
    <w:rsid w:val="004B3E45"/>
    <w:rsid w:val="004B54FF"/>
    <w:rsid w:val="004B6789"/>
    <w:rsid w:val="004B6A16"/>
    <w:rsid w:val="004B711E"/>
    <w:rsid w:val="004C161B"/>
    <w:rsid w:val="004C2646"/>
    <w:rsid w:val="004C2C60"/>
    <w:rsid w:val="004C30DB"/>
    <w:rsid w:val="004C3719"/>
    <w:rsid w:val="004C452E"/>
    <w:rsid w:val="004C68FA"/>
    <w:rsid w:val="004C6BB7"/>
    <w:rsid w:val="004D00E8"/>
    <w:rsid w:val="004D0B2F"/>
    <w:rsid w:val="004D0D54"/>
    <w:rsid w:val="004D45B9"/>
    <w:rsid w:val="004D4F30"/>
    <w:rsid w:val="004D51D6"/>
    <w:rsid w:val="004D6F6C"/>
    <w:rsid w:val="004D7187"/>
    <w:rsid w:val="004D7AD5"/>
    <w:rsid w:val="004E0D4F"/>
    <w:rsid w:val="004E1395"/>
    <w:rsid w:val="004E15B1"/>
    <w:rsid w:val="004E1924"/>
    <w:rsid w:val="004E1D81"/>
    <w:rsid w:val="004E2992"/>
    <w:rsid w:val="004E3975"/>
    <w:rsid w:val="004E404D"/>
    <w:rsid w:val="004E48CB"/>
    <w:rsid w:val="004E5B15"/>
    <w:rsid w:val="004E682D"/>
    <w:rsid w:val="004E6AFB"/>
    <w:rsid w:val="004E6C0E"/>
    <w:rsid w:val="004E7308"/>
    <w:rsid w:val="004E7F29"/>
    <w:rsid w:val="004F0656"/>
    <w:rsid w:val="004F0F9F"/>
    <w:rsid w:val="004F1F98"/>
    <w:rsid w:val="004F2209"/>
    <w:rsid w:val="004F2527"/>
    <w:rsid w:val="004F5FBB"/>
    <w:rsid w:val="004F6172"/>
    <w:rsid w:val="004F6E9E"/>
    <w:rsid w:val="004F77B4"/>
    <w:rsid w:val="004F7BBA"/>
    <w:rsid w:val="00501F3A"/>
    <w:rsid w:val="00503818"/>
    <w:rsid w:val="00504C68"/>
    <w:rsid w:val="00505931"/>
    <w:rsid w:val="00507019"/>
    <w:rsid w:val="005101AC"/>
    <w:rsid w:val="005102CC"/>
    <w:rsid w:val="005108FA"/>
    <w:rsid w:val="00511CFD"/>
    <w:rsid w:val="0051292C"/>
    <w:rsid w:val="00513148"/>
    <w:rsid w:val="0051341D"/>
    <w:rsid w:val="005148F1"/>
    <w:rsid w:val="005155FE"/>
    <w:rsid w:val="0051637D"/>
    <w:rsid w:val="00517501"/>
    <w:rsid w:val="005200A6"/>
    <w:rsid w:val="00521512"/>
    <w:rsid w:val="0052251B"/>
    <w:rsid w:val="005225E5"/>
    <w:rsid w:val="005232AD"/>
    <w:rsid w:val="00523770"/>
    <w:rsid w:val="00523B76"/>
    <w:rsid w:val="00523E07"/>
    <w:rsid w:val="005242EB"/>
    <w:rsid w:val="00524555"/>
    <w:rsid w:val="00525308"/>
    <w:rsid w:val="00525353"/>
    <w:rsid w:val="0052576F"/>
    <w:rsid w:val="005265DD"/>
    <w:rsid w:val="005267CA"/>
    <w:rsid w:val="00527E96"/>
    <w:rsid w:val="00527FD5"/>
    <w:rsid w:val="005302CD"/>
    <w:rsid w:val="00531623"/>
    <w:rsid w:val="00531641"/>
    <w:rsid w:val="00531E50"/>
    <w:rsid w:val="005320D0"/>
    <w:rsid w:val="005330B8"/>
    <w:rsid w:val="00533B1A"/>
    <w:rsid w:val="00534800"/>
    <w:rsid w:val="00534987"/>
    <w:rsid w:val="005351CB"/>
    <w:rsid w:val="00537022"/>
    <w:rsid w:val="00537378"/>
    <w:rsid w:val="0053793C"/>
    <w:rsid w:val="0054049F"/>
    <w:rsid w:val="005427F0"/>
    <w:rsid w:val="005437D8"/>
    <w:rsid w:val="00543D90"/>
    <w:rsid w:val="00544113"/>
    <w:rsid w:val="00544313"/>
    <w:rsid w:val="0054626D"/>
    <w:rsid w:val="00546A13"/>
    <w:rsid w:val="00550436"/>
    <w:rsid w:val="00550E9E"/>
    <w:rsid w:val="00551A95"/>
    <w:rsid w:val="00551CFF"/>
    <w:rsid w:val="00551E34"/>
    <w:rsid w:val="00552D0C"/>
    <w:rsid w:val="005538DD"/>
    <w:rsid w:val="00555060"/>
    <w:rsid w:val="00555249"/>
    <w:rsid w:val="00555A9F"/>
    <w:rsid w:val="00557768"/>
    <w:rsid w:val="00561044"/>
    <w:rsid w:val="00561979"/>
    <w:rsid w:val="0056226B"/>
    <w:rsid w:val="00562DA1"/>
    <w:rsid w:val="00563702"/>
    <w:rsid w:val="00565375"/>
    <w:rsid w:val="005655D6"/>
    <w:rsid w:val="00565AFF"/>
    <w:rsid w:val="00567738"/>
    <w:rsid w:val="00567975"/>
    <w:rsid w:val="005679E2"/>
    <w:rsid w:val="00570974"/>
    <w:rsid w:val="0057178B"/>
    <w:rsid w:val="00573B34"/>
    <w:rsid w:val="00573D5A"/>
    <w:rsid w:val="0057404F"/>
    <w:rsid w:val="005741DB"/>
    <w:rsid w:val="00574234"/>
    <w:rsid w:val="00574516"/>
    <w:rsid w:val="00574D7B"/>
    <w:rsid w:val="005768C8"/>
    <w:rsid w:val="00576F80"/>
    <w:rsid w:val="00577166"/>
    <w:rsid w:val="005772B1"/>
    <w:rsid w:val="00580EFC"/>
    <w:rsid w:val="005819DD"/>
    <w:rsid w:val="0058337B"/>
    <w:rsid w:val="00583730"/>
    <w:rsid w:val="00585737"/>
    <w:rsid w:val="00585858"/>
    <w:rsid w:val="00586B9E"/>
    <w:rsid w:val="00586C70"/>
    <w:rsid w:val="005875C9"/>
    <w:rsid w:val="00590336"/>
    <w:rsid w:val="0059064A"/>
    <w:rsid w:val="005908DC"/>
    <w:rsid w:val="00590B98"/>
    <w:rsid w:val="00591FB1"/>
    <w:rsid w:val="00592A11"/>
    <w:rsid w:val="00594064"/>
    <w:rsid w:val="005942CB"/>
    <w:rsid w:val="00594BA6"/>
    <w:rsid w:val="00595490"/>
    <w:rsid w:val="005968E8"/>
    <w:rsid w:val="00597B91"/>
    <w:rsid w:val="005A22A1"/>
    <w:rsid w:val="005A3DAF"/>
    <w:rsid w:val="005A3F31"/>
    <w:rsid w:val="005A4251"/>
    <w:rsid w:val="005A5AB3"/>
    <w:rsid w:val="005B13EA"/>
    <w:rsid w:val="005B17EC"/>
    <w:rsid w:val="005B1E3F"/>
    <w:rsid w:val="005B27F2"/>
    <w:rsid w:val="005B2985"/>
    <w:rsid w:val="005B36BD"/>
    <w:rsid w:val="005B4039"/>
    <w:rsid w:val="005B419D"/>
    <w:rsid w:val="005B44BF"/>
    <w:rsid w:val="005B5017"/>
    <w:rsid w:val="005B51EE"/>
    <w:rsid w:val="005B53FD"/>
    <w:rsid w:val="005B6642"/>
    <w:rsid w:val="005B686A"/>
    <w:rsid w:val="005B6FA4"/>
    <w:rsid w:val="005C0987"/>
    <w:rsid w:val="005C0D32"/>
    <w:rsid w:val="005C1889"/>
    <w:rsid w:val="005C2D09"/>
    <w:rsid w:val="005C2D61"/>
    <w:rsid w:val="005C2F61"/>
    <w:rsid w:val="005C3035"/>
    <w:rsid w:val="005C3998"/>
    <w:rsid w:val="005C4E03"/>
    <w:rsid w:val="005C51AF"/>
    <w:rsid w:val="005C6827"/>
    <w:rsid w:val="005C6ABA"/>
    <w:rsid w:val="005C6B71"/>
    <w:rsid w:val="005C6C9A"/>
    <w:rsid w:val="005D03F6"/>
    <w:rsid w:val="005D0437"/>
    <w:rsid w:val="005D0F02"/>
    <w:rsid w:val="005D1D73"/>
    <w:rsid w:val="005D2401"/>
    <w:rsid w:val="005D3F6C"/>
    <w:rsid w:val="005D4976"/>
    <w:rsid w:val="005D4A8C"/>
    <w:rsid w:val="005D5207"/>
    <w:rsid w:val="005D532D"/>
    <w:rsid w:val="005D7336"/>
    <w:rsid w:val="005D747F"/>
    <w:rsid w:val="005E003F"/>
    <w:rsid w:val="005E08B3"/>
    <w:rsid w:val="005E0B97"/>
    <w:rsid w:val="005E1938"/>
    <w:rsid w:val="005E2601"/>
    <w:rsid w:val="005E4ADC"/>
    <w:rsid w:val="005E4E12"/>
    <w:rsid w:val="005E5BF1"/>
    <w:rsid w:val="005E606E"/>
    <w:rsid w:val="005F0976"/>
    <w:rsid w:val="005F172C"/>
    <w:rsid w:val="005F1A76"/>
    <w:rsid w:val="005F1BEE"/>
    <w:rsid w:val="005F2315"/>
    <w:rsid w:val="005F27CA"/>
    <w:rsid w:val="005F2B52"/>
    <w:rsid w:val="005F7345"/>
    <w:rsid w:val="00601BC2"/>
    <w:rsid w:val="00601D89"/>
    <w:rsid w:val="00602135"/>
    <w:rsid w:val="00602BE2"/>
    <w:rsid w:val="00603A5E"/>
    <w:rsid w:val="0060482D"/>
    <w:rsid w:val="00604FE8"/>
    <w:rsid w:val="00605411"/>
    <w:rsid w:val="00605D8D"/>
    <w:rsid w:val="00606509"/>
    <w:rsid w:val="00606555"/>
    <w:rsid w:val="006067F8"/>
    <w:rsid w:val="00606FF3"/>
    <w:rsid w:val="006110F0"/>
    <w:rsid w:val="0061143C"/>
    <w:rsid w:val="006114C1"/>
    <w:rsid w:val="006132BD"/>
    <w:rsid w:val="006133DC"/>
    <w:rsid w:val="00614713"/>
    <w:rsid w:val="0061512B"/>
    <w:rsid w:val="006152DB"/>
    <w:rsid w:val="00616147"/>
    <w:rsid w:val="00616B6E"/>
    <w:rsid w:val="00617F6B"/>
    <w:rsid w:val="006205A0"/>
    <w:rsid w:val="006227F8"/>
    <w:rsid w:val="00622B19"/>
    <w:rsid w:val="006230D8"/>
    <w:rsid w:val="006232F9"/>
    <w:rsid w:val="006243F5"/>
    <w:rsid w:val="006256A2"/>
    <w:rsid w:val="00625924"/>
    <w:rsid w:val="00625AF0"/>
    <w:rsid w:val="006260DA"/>
    <w:rsid w:val="00626682"/>
    <w:rsid w:val="006268C4"/>
    <w:rsid w:val="00626ADB"/>
    <w:rsid w:val="006275A6"/>
    <w:rsid w:val="00627B6F"/>
    <w:rsid w:val="00630529"/>
    <w:rsid w:val="00630A7C"/>
    <w:rsid w:val="00634F26"/>
    <w:rsid w:val="00634F6C"/>
    <w:rsid w:val="00634FB8"/>
    <w:rsid w:val="00635223"/>
    <w:rsid w:val="0063545C"/>
    <w:rsid w:val="006354F3"/>
    <w:rsid w:val="00635A9F"/>
    <w:rsid w:val="00637112"/>
    <w:rsid w:val="00637897"/>
    <w:rsid w:val="00637F7E"/>
    <w:rsid w:val="0064058C"/>
    <w:rsid w:val="00640A41"/>
    <w:rsid w:val="00643C90"/>
    <w:rsid w:val="006440D3"/>
    <w:rsid w:val="00644257"/>
    <w:rsid w:val="00645B19"/>
    <w:rsid w:val="0064770A"/>
    <w:rsid w:val="0065079E"/>
    <w:rsid w:val="00650B7E"/>
    <w:rsid w:val="0065216C"/>
    <w:rsid w:val="00653E6B"/>
    <w:rsid w:val="00655601"/>
    <w:rsid w:val="00655E51"/>
    <w:rsid w:val="0065736A"/>
    <w:rsid w:val="006575B2"/>
    <w:rsid w:val="00660434"/>
    <w:rsid w:val="0066130A"/>
    <w:rsid w:val="006632F4"/>
    <w:rsid w:val="00663385"/>
    <w:rsid w:val="00663795"/>
    <w:rsid w:val="0066417E"/>
    <w:rsid w:val="00665F71"/>
    <w:rsid w:val="00667783"/>
    <w:rsid w:val="006701F7"/>
    <w:rsid w:val="00670B76"/>
    <w:rsid w:val="0067190A"/>
    <w:rsid w:val="00672A78"/>
    <w:rsid w:val="00672CBD"/>
    <w:rsid w:val="00673769"/>
    <w:rsid w:val="00673B2E"/>
    <w:rsid w:val="00674DAC"/>
    <w:rsid w:val="00674E40"/>
    <w:rsid w:val="00674E53"/>
    <w:rsid w:val="0067558B"/>
    <w:rsid w:val="00677B11"/>
    <w:rsid w:val="00677C47"/>
    <w:rsid w:val="0068062D"/>
    <w:rsid w:val="00680BCA"/>
    <w:rsid w:val="00680D60"/>
    <w:rsid w:val="0068268A"/>
    <w:rsid w:val="006835BC"/>
    <w:rsid w:val="006840E5"/>
    <w:rsid w:val="006847FD"/>
    <w:rsid w:val="00684FD6"/>
    <w:rsid w:val="00687E95"/>
    <w:rsid w:val="0069061F"/>
    <w:rsid w:val="00690A91"/>
    <w:rsid w:val="00690E40"/>
    <w:rsid w:val="0069150D"/>
    <w:rsid w:val="006918B0"/>
    <w:rsid w:val="006945FC"/>
    <w:rsid w:val="0069528C"/>
    <w:rsid w:val="00695559"/>
    <w:rsid w:val="00696D72"/>
    <w:rsid w:val="00697519"/>
    <w:rsid w:val="0069772D"/>
    <w:rsid w:val="00697C8F"/>
    <w:rsid w:val="00697EE5"/>
    <w:rsid w:val="006A00F4"/>
    <w:rsid w:val="006A0D5F"/>
    <w:rsid w:val="006A172C"/>
    <w:rsid w:val="006A3EBD"/>
    <w:rsid w:val="006A41EF"/>
    <w:rsid w:val="006A4329"/>
    <w:rsid w:val="006A526D"/>
    <w:rsid w:val="006A5319"/>
    <w:rsid w:val="006A5519"/>
    <w:rsid w:val="006A709A"/>
    <w:rsid w:val="006A79CC"/>
    <w:rsid w:val="006B02EC"/>
    <w:rsid w:val="006B037C"/>
    <w:rsid w:val="006B250D"/>
    <w:rsid w:val="006B25B2"/>
    <w:rsid w:val="006B3B40"/>
    <w:rsid w:val="006B4AE6"/>
    <w:rsid w:val="006B50C6"/>
    <w:rsid w:val="006B683C"/>
    <w:rsid w:val="006B7B29"/>
    <w:rsid w:val="006B7E68"/>
    <w:rsid w:val="006B7EC2"/>
    <w:rsid w:val="006C0336"/>
    <w:rsid w:val="006C1099"/>
    <w:rsid w:val="006C203F"/>
    <w:rsid w:val="006C2250"/>
    <w:rsid w:val="006C3FCA"/>
    <w:rsid w:val="006C46C4"/>
    <w:rsid w:val="006C55F3"/>
    <w:rsid w:val="006C5AE0"/>
    <w:rsid w:val="006D06AD"/>
    <w:rsid w:val="006D1179"/>
    <w:rsid w:val="006D1913"/>
    <w:rsid w:val="006D2A7C"/>
    <w:rsid w:val="006D3DF0"/>
    <w:rsid w:val="006D452F"/>
    <w:rsid w:val="006D5365"/>
    <w:rsid w:val="006D5B5F"/>
    <w:rsid w:val="006E28F2"/>
    <w:rsid w:val="006E3B1C"/>
    <w:rsid w:val="006E3F64"/>
    <w:rsid w:val="006E5DEA"/>
    <w:rsid w:val="006E720F"/>
    <w:rsid w:val="006E7344"/>
    <w:rsid w:val="006E7E0D"/>
    <w:rsid w:val="006F01E0"/>
    <w:rsid w:val="006F0E79"/>
    <w:rsid w:val="006F1A1B"/>
    <w:rsid w:val="006F3E9B"/>
    <w:rsid w:val="006F4193"/>
    <w:rsid w:val="006F4E01"/>
    <w:rsid w:val="006F5BCA"/>
    <w:rsid w:val="006F6170"/>
    <w:rsid w:val="006F63EA"/>
    <w:rsid w:val="006F6A14"/>
    <w:rsid w:val="006F7689"/>
    <w:rsid w:val="006F7FE2"/>
    <w:rsid w:val="00700741"/>
    <w:rsid w:val="00701706"/>
    <w:rsid w:val="00703D98"/>
    <w:rsid w:val="0070414C"/>
    <w:rsid w:val="00704299"/>
    <w:rsid w:val="0070512F"/>
    <w:rsid w:val="00705132"/>
    <w:rsid w:val="0070519D"/>
    <w:rsid w:val="00705A7B"/>
    <w:rsid w:val="00706EC9"/>
    <w:rsid w:val="00707BEE"/>
    <w:rsid w:val="00707C87"/>
    <w:rsid w:val="00710913"/>
    <w:rsid w:val="00710C9B"/>
    <w:rsid w:val="00711000"/>
    <w:rsid w:val="00711A40"/>
    <w:rsid w:val="00712900"/>
    <w:rsid w:val="00712CB9"/>
    <w:rsid w:val="00712D04"/>
    <w:rsid w:val="00714D1D"/>
    <w:rsid w:val="00716207"/>
    <w:rsid w:val="00716674"/>
    <w:rsid w:val="007176A1"/>
    <w:rsid w:val="00717BE0"/>
    <w:rsid w:val="00721674"/>
    <w:rsid w:val="00721FED"/>
    <w:rsid w:val="0072215E"/>
    <w:rsid w:val="00722195"/>
    <w:rsid w:val="00724614"/>
    <w:rsid w:val="0072497A"/>
    <w:rsid w:val="0072561D"/>
    <w:rsid w:val="00725AED"/>
    <w:rsid w:val="00725E34"/>
    <w:rsid w:val="00727D04"/>
    <w:rsid w:val="00730811"/>
    <w:rsid w:val="00731300"/>
    <w:rsid w:val="00732128"/>
    <w:rsid w:val="0073429F"/>
    <w:rsid w:val="0073515B"/>
    <w:rsid w:val="007352C7"/>
    <w:rsid w:val="00735C10"/>
    <w:rsid w:val="00741F05"/>
    <w:rsid w:val="00742951"/>
    <w:rsid w:val="007429FE"/>
    <w:rsid w:val="00742A00"/>
    <w:rsid w:val="00742F95"/>
    <w:rsid w:val="00744CD3"/>
    <w:rsid w:val="007458C3"/>
    <w:rsid w:val="00745F79"/>
    <w:rsid w:val="00746574"/>
    <w:rsid w:val="007467EE"/>
    <w:rsid w:val="0074726A"/>
    <w:rsid w:val="00750121"/>
    <w:rsid w:val="007501B9"/>
    <w:rsid w:val="007506FC"/>
    <w:rsid w:val="00754218"/>
    <w:rsid w:val="00754BBF"/>
    <w:rsid w:val="00756690"/>
    <w:rsid w:val="00757A13"/>
    <w:rsid w:val="007600AA"/>
    <w:rsid w:val="00760166"/>
    <w:rsid w:val="00760BF8"/>
    <w:rsid w:val="007629F0"/>
    <w:rsid w:val="007629FA"/>
    <w:rsid w:val="00763BFB"/>
    <w:rsid w:val="00764217"/>
    <w:rsid w:val="007645C9"/>
    <w:rsid w:val="0076486B"/>
    <w:rsid w:val="00764C99"/>
    <w:rsid w:val="00765FDD"/>
    <w:rsid w:val="00766C68"/>
    <w:rsid w:val="007670E5"/>
    <w:rsid w:val="007673D2"/>
    <w:rsid w:val="0076771D"/>
    <w:rsid w:val="007679E0"/>
    <w:rsid w:val="00767C83"/>
    <w:rsid w:val="007705B3"/>
    <w:rsid w:val="007707CD"/>
    <w:rsid w:val="00770D01"/>
    <w:rsid w:val="007713DD"/>
    <w:rsid w:val="0077161A"/>
    <w:rsid w:val="00771646"/>
    <w:rsid w:val="0077256A"/>
    <w:rsid w:val="00772B6F"/>
    <w:rsid w:val="00773170"/>
    <w:rsid w:val="00773278"/>
    <w:rsid w:val="007745A2"/>
    <w:rsid w:val="00774FA5"/>
    <w:rsid w:val="00774FF0"/>
    <w:rsid w:val="00776263"/>
    <w:rsid w:val="00776467"/>
    <w:rsid w:val="00777421"/>
    <w:rsid w:val="00782F98"/>
    <w:rsid w:val="00785226"/>
    <w:rsid w:val="00785C12"/>
    <w:rsid w:val="0078608A"/>
    <w:rsid w:val="00786428"/>
    <w:rsid w:val="00786A2C"/>
    <w:rsid w:val="00786BEE"/>
    <w:rsid w:val="007875A0"/>
    <w:rsid w:val="00790F42"/>
    <w:rsid w:val="00791037"/>
    <w:rsid w:val="007922B0"/>
    <w:rsid w:val="00792884"/>
    <w:rsid w:val="00792BC1"/>
    <w:rsid w:val="00793B31"/>
    <w:rsid w:val="00794121"/>
    <w:rsid w:val="00794C44"/>
    <w:rsid w:val="0079587F"/>
    <w:rsid w:val="00795F1E"/>
    <w:rsid w:val="00796454"/>
    <w:rsid w:val="007968A8"/>
    <w:rsid w:val="00796C62"/>
    <w:rsid w:val="0079716A"/>
    <w:rsid w:val="007A08A3"/>
    <w:rsid w:val="007A115F"/>
    <w:rsid w:val="007A2AB6"/>
    <w:rsid w:val="007A3413"/>
    <w:rsid w:val="007A42F9"/>
    <w:rsid w:val="007A43D3"/>
    <w:rsid w:val="007A4F84"/>
    <w:rsid w:val="007A5CF4"/>
    <w:rsid w:val="007A657B"/>
    <w:rsid w:val="007A679A"/>
    <w:rsid w:val="007A7248"/>
    <w:rsid w:val="007B009B"/>
    <w:rsid w:val="007B1A53"/>
    <w:rsid w:val="007B1FC3"/>
    <w:rsid w:val="007B2597"/>
    <w:rsid w:val="007B2688"/>
    <w:rsid w:val="007B2CFF"/>
    <w:rsid w:val="007B369E"/>
    <w:rsid w:val="007B4FD9"/>
    <w:rsid w:val="007C0139"/>
    <w:rsid w:val="007C037E"/>
    <w:rsid w:val="007C16FF"/>
    <w:rsid w:val="007C1902"/>
    <w:rsid w:val="007C3616"/>
    <w:rsid w:val="007C463A"/>
    <w:rsid w:val="007C4992"/>
    <w:rsid w:val="007C4CC7"/>
    <w:rsid w:val="007C5B05"/>
    <w:rsid w:val="007C62E3"/>
    <w:rsid w:val="007C6338"/>
    <w:rsid w:val="007C68C6"/>
    <w:rsid w:val="007D04CF"/>
    <w:rsid w:val="007D0EFA"/>
    <w:rsid w:val="007D2462"/>
    <w:rsid w:val="007D2513"/>
    <w:rsid w:val="007D4591"/>
    <w:rsid w:val="007D67E1"/>
    <w:rsid w:val="007D7205"/>
    <w:rsid w:val="007D7A87"/>
    <w:rsid w:val="007D7E48"/>
    <w:rsid w:val="007E0062"/>
    <w:rsid w:val="007E11FD"/>
    <w:rsid w:val="007E1445"/>
    <w:rsid w:val="007E273B"/>
    <w:rsid w:val="007E3A96"/>
    <w:rsid w:val="007E52D7"/>
    <w:rsid w:val="007E5A92"/>
    <w:rsid w:val="007E61AA"/>
    <w:rsid w:val="007E61F6"/>
    <w:rsid w:val="007E6C0C"/>
    <w:rsid w:val="007E6F9D"/>
    <w:rsid w:val="007E7E2F"/>
    <w:rsid w:val="007F289E"/>
    <w:rsid w:val="007F3017"/>
    <w:rsid w:val="007F398B"/>
    <w:rsid w:val="007F3BCD"/>
    <w:rsid w:val="007F4C85"/>
    <w:rsid w:val="007F5B2E"/>
    <w:rsid w:val="007F6449"/>
    <w:rsid w:val="007F735A"/>
    <w:rsid w:val="007F7884"/>
    <w:rsid w:val="0080079C"/>
    <w:rsid w:val="008009EB"/>
    <w:rsid w:val="00800EBF"/>
    <w:rsid w:val="00800F8C"/>
    <w:rsid w:val="00801572"/>
    <w:rsid w:val="00801CE8"/>
    <w:rsid w:val="0080219D"/>
    <w:rsid w:val="0080292A"/>
    <w:rsid w:val="00802EBC"/>
    <w:rsid w:val="00804CC7"/>
    <w:rsid w:val="008050A2"/>
    <w:rsid w:val="00805209"/>
    <w:rsid w:val="0080664A"/>
    <w:rsid w:val="00806A06"/>
    <w:rsid w:val="008108DF"/>
    <w:rsid w:val="00810A70"/>
    <w:rsid w:val="008123D2"/>
    <w:rsid w:val="0081280E"/>
    <w:rsid w:val="00812936"/>
    <w:rsid w:val="008140A2"/>
    <w:rsid w:val="00815380"/>
    <w:rsid w:val="008155AD"/>
    <w:rsid w:val="008155BA"/>
    <w:rsid w:val="00816355"/>
    <w:rsid w:val="00817F5E"/>
    <w:rsid w:val="00820014"/>
    <w:rsid w:val="00820C83"/>
    <w:rsid w:val="00820D4E"/>
    <w:rsid w:val="00821AC6"/>
    <w:rsid w:val="00822800"/>
    <w:rsid w:val="008234CB"/>
    <w:rsid w:val="00823618"/>
    <w:rsid w:val="008241E8"/>
    <w:rsid w:val="0082479C"/>
    <w:rsid w:val="0082495C"/>
    <w:rsid w:val="00824B2E"/>
    <w:rsid w:val="00824D55"/>
    <w:rsid w:val="00825C1B"/>
    <w:rsid w:val="008261F3"/>
    <w:rsid w:val="00826358"/>
    <w:rsid w:val="00826893"/>
    <w:rsid w:val="00826F91"/>
    <w:rsid w:val="0082736B"/>
    <w:rsid w:val="0082769B"/>
    <w:rsid w:val="00827736"/>
    <w:rsid w:val="008279F7"/>
    <w:rsid w:val="00830F5B"/>
    <w:rsid w:val="00831003"/>
    <w:rsid w:val="008318D8"/>
    <w:rsid w:val="008331FB"/>
    <w:rsid w:val="008339CE"/>
    <w:rsid w:val="00834932"/>
    <w:rsid w:val="008349CF"/>
    <w:rsid w:val="00835677"/>
    <w:rsid w:val="00835D5C"/>
    <w:rsid w:val="00836175"/>
    <w:rsid w:val="0083623B"/>
    <w:rsid w:val="0084056D"/>
    <w:rsid w:val="00841806"/>
    <w:rsid w:val="0084187D"/>
    <w:rsid w:val="00841BC6"/>
    <w:rsid w:val="00843051"/>
    <w:rsid w:val="0084429B"/>
    <w:rsid w:val="00844F40"/>
    <w:rsid w:val="008453D5"/>
    <w:rsid w:val="008468C6"/>
    <w:rsid w:val="00850043"/>
    <w:rsid w:val="008544FB"/>
    <w:rsid w:val="0085452D"/>
    <w:rsid w:val="0085453A"/>
    <w:rsid w:val="00854A93"/>
    <w:rsid w:val="00855340"/>
    <w:rsid w:val="008559B8"/>
    <w:rsid w:val="008566FF"/>
    <w:rsid w:val="008574AB"/>
    <w:rsid w:val="0085765D"/>
    <w:rsid w:val="008611C0"/>
    <w:rsid w:val="00861BD7"/>
    <w:rsid w:val="00862437"/>
    <w:rsid w:val="00862B91"/>
    <w:rsid w:val="00862DCA"/>
    <w:rsid w:val="008630E7"/>
    <w:rsid w:val="00864168"/>
    <w:rsid w:val="00864345"/>
    <w:rsid w:val="008644F0"/>
    <w:rsid w:val="00864758"/>
    <w:rsid w:val="00864E86"/>
    <w:rsid w:val="00865A0F"/>
    <w:rsid w:val="008709A8"/>
    <w:rsid w:val="00871476"/>
    <w:rsid w:val="0087201D"/>
    <w:rsid w:val="00873340"/>
    <w:rsid w:val="00873422"/>
    <w:rsid w:val="00874259"/>
    <w:rsid w:val="0087459A"/>
    <w:rsid w:val="00874A8F"/>
    <w:rsid w:val="00874EB5"/>
    <w:rsid w:val="0087591A"/>
    <w:rsid w:val="00876919"/>
    <w:rsid w:val="00876FF5"/>
    <w:rsid w:val="008779D7"/>
    <w:rsid w:val="00880114"/>
    <w:rsid w:val="0088055E"/>
    <w:rsid w:val="00880A8F"/>
    <w:rsid w:val="0088177F"/>
    <w:rsid w:val="008820CB"/>
    <w:rsid w:val="00882172"/>
    <w:rsid w:val="00882CD8"/>
    <w:rsid w:val="00882E02"/>
    <w:rsid w:val="00882F07"/>
    <w:rsid w:val="00883FB8"/>
    <w:rsid w:val="008848EC"/>
    <w:rsid w:val="00884F6B"/>
    <w:rsid w:val="008851E1"/>
    <w:rsid w:val="008853BB"/>
    <w:rsid w:val="00885B75"/>
    <w:rsid w:val="00885FB8"/>
    <w:rsid w:val="00887AF2"/>
    <w:rsid w:val="0089018B"/>
    <w:rsid w:val="008906C3"/>
    <w:rsid w:val="00891204"/>
    <w:rsid w:val="00891DC4"/>
    <w:rsid w:val="0089283E"/>
    <w:rsid w:val="00892840"/>
    <w:rsid w:val="00893433"/>
    <w:rsid w:val="008943DF"/>
    <w:rsid w:val="00894A6B"/>
    <w:rsid w:val="00896929"/>
    <w:rsid w:val="008A0099"/>
    <w:rsid w:val="008A15CD"/>
    <w:rsid w:val="008A19D6"/>
    <w:rsid w:val="008A1FF2"/>
    <w:rsid w:val="008A2804"/>
    <w:rsid w:val="008A3037"/>
    <w:rsid w:val="008A3417"/>
    <w:rsid w:val="008A41DE"/>
    <w:rsid w:val="008A52F2"/>
    <w:rsid w:val="008A53DC"/>
    <w:rsid w:val="008A6165"/>
    <w:rsid w:val="008A6BFF"/>
    <w:rsid w:val="008A7133"/>
    <w:rsid w:val="008B0C77"/>
    <w:rsid w:val="008B19B7"/>
    <w:rsid w:val="008B3CB1"/>
    <w:rsid w:val="008B520E"/>
    <w:rsid w:val="008B59F8"/>
    <w:rsid w:val="008B5B67"/>
    <w:rsid w:val="008B624C"/>
    <w:rsid w:val="008B6DDA"/>
    <w:rsid w:val="008B7595"/>
    <w:rsid w:val="008B759F"/>
    <w:rsid w:val="008C0027"/>
    <w:rsid w:val="008C047A"/>
    <w:rsid w:val="008C0480"/>
    <w:rsid w:val="008C0FEF"/>
    <w:rsid w:val="008C1EF3"/>
    <w:rsid w:val="008C2299"/>
    <w:rsid w:val="008C36F2"/>
    <w:rsid w:val="008C3776"/>
    <w:rsid w:val="008C4F05"/>
    <w:rsid w:val="008C542A"/>
    <w:rsid w:val="008C56B9"/>
    <w:rsid w:val="008C58B7"/>
    <w:rsid w:val="008C5B7F"/>
    <w:rsid w:val="008C7BB7"/>
    <w:rsid w:val="008C7F58"/>
    <w:rsid w:val="008D0282"/>
    <w:rsid w:val="008D07FC"/>
    <w:rsid w:val="008D0920"/>
    <w:rsid w:val="008D1C32"/>
    <w:rsid w:val="008D1DFB"/>
    <w:rsid w:val="008D222A"/>
    <w:rsid w:val="008D25D1"/>
    <w:rsid w:val="008D2A81"/>
    <w:rsid w:val="008D2C40"/>
    <w:rsid w:val="008D3CE1"/>
    <w:rsid w:val="008D3D98"/>
    <w:rsid w:val="008D46E6"/>
    <w:rsid w:val="008D4C2B"/>
    <w:rsid w:val="008D5D94"/>
    <w:rsid w:val="008D69F4"/>
    <w:rsid w:val="008D6D74"/>
    <w:rsid w:val="008D7A28"/>
    <w:rsid w:val="008D7B1D"/>
    <w:rsid w:val="008E0660"/>
    <w:rsid w:val="008E0C52"/>
    <w:rsid w:val="008E0E37"/>
    <w:rsid w:val="008E0F06"/>
    <w:rsid w:val="008E34EF"/>
    <w:rsid w:val="008E3502"/>
    <w:rsid w:val="008E355A"/>
    <w:rsid w:val="008E3EF4"/>
    <w:rsid w:val="008E5158"/>
    <w:rsid w:val="008E58DE"/>
    <w:rsid w:val="008E6250"/>
    <w:rsid w:val="008E6605"/>
    <w:rsid w:val="008E6713"/>
    <w:rsid w:val="008E6994"/>
    <w:rsid w:val="008E6DD8"/>
    <w:rsid w:val="008F0693"/>
    <w:rsid w:val="008F094D"/>
    <w:rsid w:val="008F2742"/>
    <w:rsid w:val="008F2BF8"/>
    <w:rsid w:val="008F3E7B"/>
    <w:rsid w:val="008F5926"/>
    <w:rsid w:val="008F5C2D"/>
    <w:rsid w:val="008F61D7"/>
    <w:rsid w:val="0090050E"/>
    <w:rsid w:val="009010A8"/>
    <w:rsid w:val="0090163A"/>
    <w:rsid w:val="00902A59"/>
    <w:rsid w:val="00903163"/>
    <w:rsid w:val="00905541"/>
    <w:rsid w:val="00905BA4"/>
    <w:rsid w:val="00906810"/>
    <w:rsid w:val="00907302"/>
    <w:rsid w:val="00907A41"/>
    <w:rsid w:val="00907B62"/>
    <w:rsid w:val="00910C85"/>
    <w:rsid w:val="00910F16"/>
    <w:rsid w:val="0091109B"/>
    <w:rsid w:val="009113C6"/>
    <w:rsid w:val="00911A2D"/>
    <w:rsid w:val="00912F28"/>
    <w:rsid w:val="0091366F"/>
    <w:rsid w:val="00914626"/>
    <w:rsid w:val="00914EFE"/>
    <w:rsid w:val="00915402"/>
    <w:rsid w:val="0091565B"/>
    <w:rsid w:val="009158CA"/>
    <w:rsid w:val="00916BA8"/>
    <w:rsid w:val="00917916"/>
    <w:rsid w:val="0092007F"/>
    <w:rsid w:val="0092074D"/>
    <w:rsid w:val="00920E5C"/>
    <w:rsid w:val="0092246D"/>
    <w:rsid w:val="0092330A"/>
    <w:rsid w:val="00923354"/>
    <w:rsid w:val="00924137"/>
    <w:rsid w:val="00924AD2"/>
    <w:rsid w:val="009278C3"/>
    <w:rsid w:val="0093111A"/>
    <w:rsid w:val="00931349"/>
    <w:rsid w:val="00931B7D"/>
    <w:rsid w:val="00931D26"/>
    <w:rsid w:val="00932042"/>
    <w:rsid w:val="00934C3B"/>
    <w:rsid w:val="00935EAA"/>
    <w:rsid w:val="00935ECF"/>
    <w:rsid w:val="0093679D"/>
    <w:rsid w:val="00936823"/>
    <w:rsid w:val="009411CA"/>
    <w:rsid w:val="009414C7"/>
    <w:rsid w:val="009433D8"/>
    <w:rsid w:val="00944345"/>
    <w:rsid w:val="00944FB7"/>
    <w:rsid w:val="00945D39"/>
    <w:rsid w:val="009478F3"/>
    <w:rsid w:val="00954410"/>
    <w:rsid w:val="0095599F"/>
    <w:rsid w:val="009567FD"/>
    <w:rsid w:val="0095719D"/>
    <w:rsid w:val="00957E7F"/>
    <w:rsid w:val="009619AF"/>
    <w:rsid w:val="00961FEC"/>
    <w:rsid w:val="00962003"/>
    <w:rsid w:val="0096202C"/>
    <w:rsid w:val="009630B9"/>
    <w:rsid w:val="0096316A"/>
    <w:rsid w:val="009638E4"/>
    <w:rsid w:val="00964E1C"/>
    <w:rsid w:val="00965CA3"/>
    <w:rsid w:val="00965FB9"/>
    <w:rsid w:val="009701B4"/>
    <w:rsid w:val="00972E35"/>
    <w:rsid w:val="00972E9A"/>
    <w:rsid w:val="0097370A"/>
    <w:rsid w:val="00973BA1"/>
    <w:rsid w:val="0097487F"/>
    <w:rsid w:val="009750F4"/>
    <w:rsid w:val="009754B9"/>
    <w:rsid w:val="00975CBF"/>
    <w:rsid w:val="00976029"/>
    <w:rsid w:val="009803A3"/>
    <w:rsid w:val="00980E48"/>
    <w:rsid w:val="009812BC"/>
    <w:rsid w:val="00981570"/>
    <w:rsid w:val="0098338F"/>
    <w:rsid w:val="0098402E"/>
    <w:rsid w:val="0098559D"/>
    <w:rsid w:val="00986FF4"/>
    <w:rsid w:val="00987723"/>
    <w:rsid w:val="009908C5"/>
    <w:rsid w:val="00990A04"/>
    <w:rsid w:val="0099107B"/>
    <w:rsid w:val="009913F3"/>
    <w:rsid w:val="00991567"/>
    <w:rsid w:val="00992119"/>
    <w:rsid w:val="00992833"/>
    <w:rsid w:val="009935B2"/>
    <w:rsid w:val="00993F72"/>
    <w:rsid w:val="009953D6"/>
    <w:rsid w:val="009960AC"/>
    <w:rsid w:val="00996F2E"/>
    <w:rsid w:val="00997467"/>
    <w:rsid w:val="009A0B14"/>
    <w:rsid w:val="009A0EF8"/>
    <w:rsid w:val="009A1ED5"/>
    <w:rsid w:val="009A2668"/>
    <w:rsid w:val="009A2F07"/>
    <w:rsid w:val="009A3D8A"/>
    <w:rsid w:val="009A4089"/>
    <w:rsid w:val="009A52C0"/>
    <w:rsid w:val="009A6F16"/>
    <w:rsid w:val="009A7344"/>
    <w:rsid w:val="009B0C28"/>
    <w:rsid w:val="009B10EA"/>
    <w:rsid w:val="009B1275"/>
    <w:rsid w:val="009B1415"/>
    <w:rsid w:val="009B1BDA"/>
    <w:rsid w:val="009B30F7"/>
    <w:rsid w:val="009B31D9"/>
    <w:rsid w:val="009B3C55"/>
    <w:rsid w:val="009B426E"/>
    <w:rsid w:val="009B5794"/>
    <w:rsid w:val="009B5AF5"/>
    <w:rsid w:val="009B5F11"/>
    <w:rsid w:val="009B6112"/>
    <w:rsid w:val="009B7C07"/>
    <w:rsid w:val="009C04B6"/>
    <w:rsid w:val="009C10AF"/>
    <w:rsid w:val="009C15A5"/>
    <w:rsid w:val="009C17C8"/>
    <w:rsid w:val="009C1812"/>
    <w:rsid w:val="009C1E57"/>
    <w:rsid w:val="009C3090"/>
    <w:rsid w:val="009C4439"/>
    <w:rsid w:val="009C556D"/>
    <w:rsid w:val="009C59DA"/>
    <w:rsid w:val="009C5D9F"/>
    <w:rsid w:val="009C72C8"/>
    <w:rsid w:val="009C7C04"/>
    <w:rsid w:val="009D04E6"/>
    <w:rsid w:val="009D0B4E"/>
    <w:rsid w:val="009D15F9"/>
    <w:rsid w:val="009D39DB"/>
    <w:rsid w:val="009D3D10"/>
    <w:rsid w:val="009D632C"/>
    <w:rsid w:val="009D634C"/>
    <w:rsid w:val="009D671B"/>
    <w:rsid w:val="009E0C8A"/>
    <w:rsid w:val="009E10B8"/>
    <w:rsid w:val="009E1111"/>
    <w:rsid w:val="009E19EB"/>
    <w:rsid w:val="009E1BAD"/>
    <w:rsid w:val="009E1F7E"/>
    <w:rsid w:val="009E388F"/>
    <w:rsid w:val="009E3C6E"/>
    <w:rsid w:val="009E565E"/>
    <w:rsid w:val="009F3959"/>
    <w:rsid w:val="009F3C98"/>
    <w:rsid w:val="009F40A6"/>
    <w:rsid w:val="009F4D15"/>
    <w:rsid w:val="009F53E0"/>
    <w:rsid w:val="009F672C"/>
    <w:rsid w:val="009F6844"/>
    <w:rsid w:val="009F6B43"/>
    <w:rsid w:val="009F7EBF"/>
    <w:rsid w:val="00A00293"/>
    <w:rsid w:val="00A0081F"/>
    <w:rsid w:val="00A00A0A"/>
    <w:rsid w:val="00A01939"/>
    <w:rsid w:val="00A02299"/>
    <w:rsid w:val="00A026E0"/>
    <w:rsid w:val="00A0357D"/>
    <w:rsid w:val="00A035E4"/>
    <w:rsid w:val="00A053E4"/>
    <w:rsid w:val="00A0583D"/>
    <w:rsid w:val="00A06230"/>
    <w:rsid w:val="00A076B5"/>
    <w:rsid w:val="00A07C0B"/>
    <w:rsid w:val="00A135A9"/>
    <w:rsid w:val="00A137AF"/>
    <w:rsid w:val="00A13817"/>
    <w:rsid w:val="00A1433B"/>
    <w:rsid w:val="00A15537"/>
    <w:rsid w:val="00A16521"/>
    <w:rsid w:val="00A16B42"/>
    <w:rsid w:val="00A17086"/>
    <w:rsid w:val="00A173DF"/>
    <w:rsid w:val="00A1775C"/>
    <w:rsid w:val="00A2006B"/>
    <w:rsid w:val="00A20C0F"/>
    <w:rsid w:val="00A22399"/>
    <w:rsid w:val="00A2362F"/>
    <w:rsid w:val="00A261F6"/>
    <w:rsid w:val="00A266F1"/>
    <w:rsid w:val="00A26C8D"/>
    <w:rsid w:val="00A304CE"/>
    <w:rsid w:val="00A305B2"/>
    <w:rsid w:val="00A31008"/>
    <w:rsid w:val="00A313DB"/>
    <w:rsid w:val="00A3236F"/>
    <w:rsid w:val="00A32ED4"/>
    <w:rsid w:val="00A32ED5"/>
    <w:rsid w:val="00A34C5D"/>
    <w:rsid w:val="00A35B90"/>
    <w:rsid w:val="00A35CD5"/>
    <w:rsid w:val="00A36FFF"/>
    <w:rsid w:val="00A37591"/>
    <w:rsid w:val="00A3778D"/>
    <w:rsid w:val="00A415BF"/>
    <w:rsid w:val="00A436FF"/>
    <w:rsid w:val="00A43D22"/>
    <w:rsid w:val="00A43EA2"/>
    <w:rsid w:val="00A4430C"/>
    <w:rsid w:val="00A44FBF"/>
    <w:rsid w:val="00A4505F"/>
    <w:rsid w:val="00A46E9A"/>
    <w:rsid w:val="00A46F20"/>
    <w:rsid w:val="00A50F28"/>
    <w:rsid w:val="00A50F91"/>
    <w:rsid w:val="00A51F07"/>
    <w:rsid w:val="00A51F53"/>
    <w:rsid w:val="00A51FB7"/>
    <w:rsid w:val="00A534AD"/>
    <w:rsid w:val="00A553D4"/>
    <w:rsid w:val="00A558A8"/>
    <w:rsid w:val="00A56C89"/>
    <w:rsid w:val="00A6021E"/>
    <w:rsid w:val="00A60CCD"/>
    <w:rsid w:val="00A61C64"/>
    <w:rsid w:val="00A62B54"/>
    <w:rsid w:val="00A62E7E"/>
    <w:rsid w:val="00A6343A"/>
    <w:rsid w:val="00A636DC"/>
    <w:rsid w:val="00A63E8F"/>
    <w:rsid w:val="00A640F7"/>
    <w:rsid w:val="00A656BC"/>
    <w:rsid w:val="00A667BB"/>
    <w:rsid w:val="00A71853"/>
    <w:rsid w:val="00A744AD"/>
    <w:rsid w:val="00A74DB3"/>
    <w:rsid w:val="00A756F4"/>
    <w:rsid w:val="00A75BE3"/>
    <w:rsid w:val="00A775D8"/>
    <w:rsid w:val="00A77A5C"/>
    <w:rsid w:val="00A81010"/>
    <w:rsid w:val="00A829DE"/>
    <w:rsid w:val="00A82B2B"/>
    <w:rsid w:val="00A83C02"/>
    <w:rsid w:val="00A84675"/>
    <w:rsid w:val="00A86027"/>
    <w:rsid w:val="00A90D46"/>
    <w:rsid w:val="00A93D96"/>
    <w:rsid w:val="00A93E6A"/>
    <w:rsid w:val="00A947FD"/>
    <w:rsid w:val="00A953C7"/>
    <w:rsid w:val="00A95700"/>
    <w:rsid w:val="00A9614A"/>
    <w:rsid w:val="00A975F4"/>
    <w:rsid w:val="00AA0AF5"/>
    <w:rsid w:val="00AA0B79"/>
    <w:rsid w:val="00AA52EA"/>
    <w:rsid w:val="00AA59A4"/>
    <w:rsid w:val="00AA6A8E"/>
    <w:rsid w:val="00AA6F41"/>
    <w:rsid w:val="00AA7A53"/>
    <w:rsid w:val="00AB1852"/>
    <w:rsid w:val="00AB187B"/>
    <w:rsid w:val="00AB2F37"/>
    <w:rsid w:val="00AB319C"/>
    <w:rsid w:val="00AB3EE0"/>
    <w:rsid w:val="00AB4CB2"/>
    <w:rsid w:val="00AB531C"/>
    <w:rsid w:val="00AB6982"/>
    <w:rsid w:val="00AB6D9C"/>
    <w:rsid w:val="00AB7416"/>
    <w:rsid w:val="00AB9FD6"/>
    <w:rsid w:val="00AC044A"/>
    <w:rsid w:val="00AC0B03"/>
    <w:rsid w:val="00AC133B"/>
    <w:rsid w:val="00AC1611"/>
    <w:rsid w:val="00AC2C7E"/>
    <w:rsid w:val="00AC43F5"/>
    <w:rsid w:val="00AC499D"/>
    <w:rsid w:val="00AC563B"/>
    <w:rsid w:val="00AC67F5"/>
    <w:rsid w:val="00AC6D3C"/>
    <w:rsid w:val="00AC7BA5"/>
    <w:rsid w:val="00AC7D01"/>
    <w:rsid w:val="00AD05F5"/>
    <w:rsid w:val="00AD0E49"/>
    <w:rsid w:val="00AD1723"/>
    <w:rsid w:val="00AD30BC"/>
    <w:rsid w:val="00AD4510"/>
    <w:rsid w:val="00AD4E6B"/>
    <w:rsid w:val="00AD500A"/>
    <w:rsid w:val="00AD6EFE"/>
    <w:rsid w:val="00AD749A"/>
    <w:rsid w:val="00AE08A9"/>
    <w:rsid w:val="00AE18C1"/>
    <w:rsid w:val="00AE3118"/>
    <w:rsid w:val="00AE50BA"/>
    <w:rsid w:val="00AE6B14"/>
    <w:rsid w:val="00AE6C38"/>
    <w:rsid w:val="00AE7014"/>
    <w:rsid w:val="00AF01AD"/>
    <w:rsid w:val="00AF1080"/>
    <w:rsid w:val="00AF1D9B"/>
    <w:rsid w:val="00AF2329"/>
    <w:rsid w:val="00AF34D0"/>
    <w:rsid w:val="00AF3BF6"/>
    <w:rsid w:val="00AF4219"/>
    <w:rsid w:val="00AF423D"/>
    <w:rsid w:val="00AF6636"/>
    <w:rsid w:val="00AF72E8"/>
    <w:rsid w:val="00B00260"/>
    <w:rsid w:val="00B02160"/>
    <w:rsid w:val="00B0318F"/>
    <w:rsid w:val="00B03D07"/>
    <w:rsid w:val="00B0716E"/>
    <w:rsid w:val="00B10039"/>
    <w:rsid w:val="00B10401"/>
    <w:rsid w:val="00B10BFC"/>
    <w:rsid w:val="00B10EFA"/>
    <w:rsid w:val="00B11458"/>
    <w:rsid w:val="00B11C09"/>
    <w:rsid w:val="00B12865"/>
    <w:rsid w:val="00B12FF7"/>
    <w:rsid w:val="00B13439"/>
    <w:rsid w:val="00B1372C"/>
    <w:rsid w:val="00B14587"/>
    <w:rsid w:val="00B162C7"/>
    <w:rsid w:val="00B20A0A"/>
    <w:rsid w:val="00B22774"/>
    <w:rsid w:val="00B25291"/>
    <w:rsid w:val="00B26800"/>
    <w:rsid w:val="00B26F07"/>
    <w:rsid w:val="00B27999"/>
    <w:rsid w:val="00B27B11"/>
    <w:rsid w:val="00B30065"/>
    <w:rsid w:val="00B30930"/>
    <w:rsid w:val="00B30A85"/>
    <w:rsid w:val="00B348B8"/>
    <w:rsid w:val="00B356FA"/>
    <w:rsid w:val="00B36935"/>
    <w:rsid w:val="00B379F7"/>
    <w:rsid w:val="00B40036"/>
    <w:rsid w:val="00B41AC1"/>
    <w:rsid w:val="00B42DDC"/>
    <w:rsid w:val="00B431D1"/>
    <w:rsid w:val="00B44FB1"/>
    <w:rsid w:val="00B46ACF"/>
    <w:rsid w:val="00B503F8"/>
    <w:rsid w:val="00B51F80"/>
    <w:rsid w:val="00B51F93"/>
    <w:rsid w:val="00B52682"/>
    <w:rsid w:val="00B53180"/>
    <w:rsid w:val="00B548E4"/>
    <w:rsid w:val="00B55FE8"/>
    <w:rsid w:val="00B57181"/>
    <w:rsid w:val="00B57E21"/>
    <w:rsid w:val="00B61AEB"/>
    <w:rsid w:val="00B61C8B"/>
    <w:rsid w:val="00B64925"/>
    <w:rsid w:val="00B65492"/>
    <w:rsid w:val="00B656CE"/>
    <w:rsid w:val="00B65A26"/>
    <w:rsid w:val="00B66538"/>
    <w:rsid w:val="00B665C4"/>
    <w:rsid w:val="00B66E3C"/>
    <w:rsid w:val="00B67F29"/>
    <w:rsid w:val="00B7259E"/>
    <w:rsid w:val="00B7264D"/>
    <w:rsid w:val="00B72FBE"/>
    <w:rsid w:val="00B74C6E"/>
    <w:rsid w:val="00B74C72"/>
    <w:rsid w:val="00B76FF1"/>
    <w:rsid w:val="00B77D45"/>
    <w:rsid w:val="00B813BB"/>
    <w:rsid w:val="00B814E0"/>
    <w:rsid w:val="00B81B7A"/>
    <w:rsid w:val="00B81D32"/>
    <w:rsid w:val="00B82F08"/>
    <w:rsid w:val="00B83EC9"/>
    <w:rsid w:val="00B842D1"/>
    <w:rsid w:val="00B8596D"/>
    <w:rsid w:val="00B85D21"/>
    <w:rsid w:val="00B86F1C"/>
    <w:rsid w:val="00B90485"/>
    <w:rsid w:val="00B90E82"/>
    <w:rsid w:val="00B9170D"/>
    <w:rsid w:val="00B922DD"/>
    <w:rsid w:val="00B923B6"/>
    <w:rsid w:val="00B92E54"/>
    <w:rsid w:val="00B93644"/>
    <w:rsid w:val="00B938F7"/>
    <w:rsid w:val="00B93A8D"/>
    <w:rsid w:val="00B95764"/>
    <w:rsid w:val="00B95A9D"/>
    <w:rsid w:val="00B9691D"/>
    <w:rsid w:val="00B97859"/>
    <w:rsid w:val="00B97A38"/>
    <w:rsid w:val="00BA0AA2"/>
    <w:rsid w:val="00BA0F63"/>
    <w:rsid w:val="00BA11FF"/>
    <w:rsid w:val="00BA148A"/>
    <w:rsid w:val="00BA1E99"/>
    <w:rsid w:val="00BA31CC"/>
    <w:rsid w:val="00BA57CF"/>
    <w:rsid w:val="00BA611A"/>
    <w:rsid w:val="00BA7E44"/>
    <w:rsid w:val="00BB0422"/>
    <w:rsid w:val="00BB0B6C"/>
    <w:rsid w:val="00BB17DC"/>
    <w:rsid w:val="00BB26D3"/>
    <w:rsid w:val="00BB28B0"/>
    <w:rsid w:val="00BB2CE4"/>
    <w:rsid w:val="00BB2CEF"/>
    <w:rsid w:val="00BB30C3"/>
    <w:rsid w:val="00BB32E0"/>
    <w:rsid w:val="00BB557F"/>
    <w:rsid w:val="00BB55BB"/>
    <w:rsid w:val="00BB59DA"/>
    <w:rsid w:val="00BB61BA"/>
    <w:rsid w:val="00BB7336"/>
    <w:rsid w:val="00BB76E6"/>
    <w:rsid w:val="00BC0AD9"/>
    <w:rsid w:val="00BC1384"/>
    <w:rsid w:val="00BC2154"/>
    <w:rsid w:val="00BC25BE"/>
    <w:rsid w:val="00BC329D"/>
    <w:rsid w:val="00BC44D2"/>
    <w:rsid w:val="00BC4D6D"/>
    <w:rsid w:val="00BC5416"/>
    <w:rsid w:val="00BC5F05"/>
    <w:rsid w:val="00BC702D"/>
    <w:rsid w:val="00BC749D"/>
    <w:rsid w:val="00BC74DF"/>
    <w:rsid w:val="00BC7583"/>
    <w:rsid w:val="00BC7B5C"/>
    <w:rsid w:val="00BCF7DE"/>
    <w:rsid w:val="00BD0524"/>
    <w:rsid w:val="00BD2A65"/>
    <w:rsid w:val="00BD2EDB"/>
    <w:rsid w:val="00BD37B3"/>
    <w:rsid w:val="00BD3B38"/>
    <w:rsid w:val="00BD64F5"/>
    <w:rsid w:val="00BD74AE"/>
    <w:rsid w:val="00BD7998"/>
    <w:rsid w:val="00BE0405"/>
    <w:rsid w:val="00BE0875"/>
    <w:rsid w:val="00BE15D1"/>
    <w:rsid w:val="00BE189A"/>
    <w:rsid w:val="00BE18BE"/>
    <w:rsid w:val="00BE1F1E"/>
    <w:rsid w:val="00BE22F4"/>
    <w:rsid w:val="00BE2CDC"/>
    <w:rsid w:val="00BE347C"/>
    <w:rsid w:val="00BE39D8"/>
    <w:rsid w:val="00BE432F"/>
    <w:rsid w:val="00BE7E81"/>
    <w:rsid w:val="00BF0310"/>
    <w:rsid w:val="00BF129C"/>
    <w:rsid w:val="00BF1459"/>
    <w:rsid w:val="00BF255D"/>
    <w:rsid w:val="00BF3457"/>
    <w:rsid w:val="00BF366D"/>
    <w:rsid w:val="00BF4176"/>
    <w:rsid w:val="00BF5358"/>
    <w:rsid w:val="00BF54EA"/>
    <w:rsid w:val="00BF6B90"/>
    <w:rsid w:val="00BF6BF3"/>
    <w:rsid w:val="00BF7E95"/>
    <w:rsid w:val="00C00AAD"/>
    <w:rsid w:val="00C00FDA"/>
    <w:rsid w:val="00C012B8"/>
    <w:rsid w:val="00C01367"/>
    <w:rsid w:val="00C0140A"/>
    <w:rsid w:val="00C026EB"/>
    <w:rsid w:val="00C02A93"/>
    <w:rsid w:val="00C03053"/>
    <w:rsid w:val="00C0364F"/>
    <w:rsid w:val="00C0371F"/>
    <w:rsid w:val="00C03DCD"/>
    <w:rsid w:val="00C04130"/>
    <w:rsid w:val="00C0569B"/>
    <w:rsid w:val="00C05DC9"/>
    <w:rsid w:val="00C061D9"/>
    <w:rsid w:val="00C065A3"/>
    <w:rsid w:val="00C06BE7"/>
    <w:rsid w:val="00C07578"/>
    <w:rsid w:val="00C10308"/>
    <w:rsid w:val="00C1089B"/>
    <w:rsid w:val="00C10E21"/>
    <w:rsid w:val="00C113F9"/>
    <w:rsid w:val="00C1195D"/>
    <w:rsid w:val="00C1245C"/>
    <w:rsid w:val="00C13210"/>
    <w:rsid w:val="00C1332F"/>
    <w:rsid w:val="00C13815"/>
    <w:rsid w:val="00C153F7"/>
    <w:rsid w:val="00C159E7"/>
    <w:rsid w:val="00C15E3A"/>
    <w:rsid w:val="00C16309"/>
    <w:rsid w:val="00C168B9"/>
    <w:rsid w:val="00C17780"/>
    <w:rsid w:val="00C20590"/>
    <w:rsid w:val="00C21BC3"/>
    <w:rsid w:val="00C21E05"/>
    <w:rsid w:val="00C223CE"/>
    <w:rsid w:val="00C2341D"/>
    <w:rsid w:val="00C235A8"/>
    <w:rsid w:val="00C24178"/>
    <w:rsid w:val="00C25607"/>
    <w:rsid w:val="00C25828"/>
    <w:rsid w:val="00C25E87"/>
    <w:rsid w:val="00C26F2F"/>
    <w:rsid w:val="00C272B0"/>
    <w:rsid w:val="00C27CB1"/>
    <w:rsid w:val="00C30AE6"/>
    <w:rsid w:val="00C3103F"/>
    <w:rsid w:val="00C31769"/>
    <w:rsid w:val="00C3181B"/>
    <w:rsid w:val="00C32BC0"/>
    <w:rsid w:val="00C32D52"/>
    <w:rsid w:val="00C3380F"/>
    <w:rsid w:val="00C33AFB"/>
    <w:rsid w:val="00C3474E"/>
    <w:rsid w:val="00C34D42"/>
    <w:rsid w:val="00C35503"/>
    <w:rsid w:val="00C37930"/>
    <w:rsid w:val="00C408CA"/>
    <w:rsid w:val="00C40ED3"/>
    <w:rsid w:val="00C415B9"/>
    <w:rsid w:val="00C4212D"/>
    <w:rsid w:val="00C439F2"/>
    <w:rsid w:val="00C43EA5"/>
    <w:rsid w:val="00C43ED4"/>
    <w:rsid w:val="00C459B6"/>
    <w:rsid w:val="00C46BE5"/>
    <w:rsid w:val="00C471AA"/>
    <w:rsid w:val="00C472B4"/>
    <w:rsid w:val="00C479A0"/>
    <w:rsid w:val="00C516B2"/>
    <w:rsid w:val="00C52283"/>
    <w:rsid w:val="00C52845"/>
    <w:rsid w:val="00C528A3"/>
    <w:rsid w:val="00C52C51"/>
    <w:rsid w:val="00C533DD"/>
    <w:rsid w:val="00C538C5"/>
    <w:rsid w:val="00C54118"/>
    <w:rsid w:val="00C54303"/>
    <w:rsid w:val="00C54A46"/>
    <w:rsid w:val="00C5523C"/>
    <w:rsid w:val="00C564EC"/>
    <w:rsid w:val="00C57487"/>
    <w:rsid w:val="00C57B28"/>
    <w:rsid w:val="00C607B7"/>
    <w:rsid w:val="00C60FC8"/>
    <w:rsid w:val="00C614BE"/>
    <w:rsid w:val="00C61646"/>
    <w:rsid w:val="00C62227"/>
    <w:rsid w:val="00C62A10"/>
    <w:rsid w:val="00C62B2B"/>
    <w:rsid w:val="00C63212"/>
    <w:rsid w:val="00C643D0"/>
    <w:rsid w:val="00C64A6B"/>
    <w:rsid w:val="00C6643D"/>
    <w:rsid w:val="00C6686B"/>
    <w:rsid w:val="00C669F7"/>
    <w:rsid w:val="00C66C5B"/>
    <w:rsid w:val="00C66E24"/>
    <w:rsid w:val="00C676C9"/>
    <w:rsid w:val="00C701EA"/>
    <w:rsid w:val="00C70B67"/>
    <w:rsid w:val="00C7136D"/>
    <w:rsid w:val="00C717D3"/>
    <w:rsid w:val="00C71897"/>
    <w:rsid w:val="00C73E96"/>
    <w:rsid w:val="00C742DF"/>
    <w:rsid w:val="00C7432F"/>
    <w:rsid w:val="00C7758B"/>
    <w:rsid w:val="00C77E87"/>
    <w:rsid w:val="00C807B9"/>
    <w:rsid w:val="00C810CA"/>
    <w:rsid w:val="00C822B6"/>
    <w:rsid w:val="00C82541"/>
    <w:rsid w:val="00C83BAB"/>
    <w:rsid w:val="00C84265"/>
    <w:rsid w:val="00C84599"/>
    <w:rsid w:val="00C846E9"/>
    <w:rsid w:val="00C847B4"/>
    <w:rsid w:val="00C854C7"/>
    <w:rsid w:val="00C86AF6"/>
    <w:rsid w:val="00C90695"/>
    <w:rsid w:val="00C90919"/>
    <w:rsid w:val="00C90932"/>
    <w:rsid w:val="00C90B8F"/>
    <w:rsid w:val="00C92361"/>
    <w:rsid w:val="00C9255F"/>
    <w:rsid w:val="00C92F7D"/>
    <w:rsid w:val="00C955D0"/>
    <w:rsid w:val="00C95851"/>
    <w:rsid w:val="00C974C9"/>
    <w:rsid w:val="00CA003A"/>
    <w:rsid w:val="00CA0790"/>
    <w:rsid w:val="00CA0934"/>
    <w:rsid w:val="00CA1160"/>
    <w:rsid w:val="00CA2137"/>
    <w:rsid w:val="00CA215A"/>
    <w:rsid w:val="00CA2494"/>
    <w:rsid w:val="00CA265F"/>
    <w:rsid w:val="00CA499C"/>
    <w:rsid w:val="00CA5CC9"/>
    <w:rsid w:val="00CA60E8"/>
    <w:rsid w:val="00CA6C40"/>
    <w:rsid w:val="00CA6E7B"/>
    <w:rsid w:val="00CA71FA"/>
    <w:rsid w:val="00CB1DDB"/>
    <w:rsid w:val="00CB2BC6"/>
    <w:rsid w:val="00CB3558"/>
    <w:rsid w:val="00CB3A7D"/>
    <w:rsid w:val="00CB4ED4"/>
    <w:rsid w:val="00CB5550"/>
    <w:rsid w:val="00CB61C6"/>
    <w:rsid w:val="00CB6A9E"/>
    <w:rsid w:val="00CB772A"/>
    <w:rsid w:val="00CB7C65"/>
    <w:rsid w:val="00CC0DA3"/>
    <w:rsid w:val="00CC1010"/>
    <w:rsid w:val="00CC13FF"/>
    <w:rsid w:val="00CC1508"/>
    <w:rsid w:val="00CC1ED1"/>
    <w:rsid w:val="00CC22D0"/>
    <w:rsid w:val="00CC23ED"/>
    <w:rsid w:val="00CC2B07"/>
    <w:rsid w:val="00CC3132"/>
    <w:rsid w:val="00CC43B1"/>
    <w:rsid w:val="00CC4596"/>
    <w:rsid w:val="00CC4BCA"/>
    <w:rsid w:val="00CC5D7D"/>
    <w:rsid w:val="00CC6F2E"/>
    <w:rsid w:val="00CD0072"/>
    <w:rsid w:val="00CD08DB"/>
    <w:rsid w:val="00CD1961"/>
    <w:rsid w:val="00CD1B3D"/>
    <w:rsid w:val="00CD1B92"/>
    <w:rsid w:val="00CD3112"/>
    <w:rsid w:val="00CD45CC"/>
    <w:rsid w:val="00CD5049"/>
    <w:rsid w:val="00CD5635"/>
    <w:rsid w:val="00CD7B0F"/>
    <w:rsid w:val="00CD7BD3"/>
    <w:rsid w:val="00CD7CA6"/>
    <w:rsid w:val="00CE101E"/>
    <w:rsid w:val="00CE2525"/>
    <w:rsid w:val="00CE42B3"/>
    <w:rsid w:val="00CE48F0"/>
    <w:rsid w:val="00CE491C"/>
    <w:rsid w:val="00CE4D00"/>
    <w:rsid w:val="00CE5521"/>
    <w:rsid w:val="00CE6932"/>
    <w:rsid w:val="00CE6AF1"/>
    <w:rsid w:val="00CE7369"/>
    <w:rsid w:val="00CE7C32"/>
    <w:rsid w:val="00CE7C57"/>
    <w:rsid w:val="00CF10A2"/>
    <w:rsid w:val="00CF15E0"/>
    <w:rsid w:val="00CF1952"/>
    <w:rsid w:val="00CF1A77"/>
    <w:rsid w:val="00CF397D"/>
    <w:rsid w:val="00CF3DF2"/>
    <w:rsid w:val="00CF3F13"/>
    <w:rsid w:val="00CF3F9B"/>
    <w:rsid w:val="00CF41DB"/>
    <w:rsid w:val="00CF44B6"/>
    <w:rsid w:val="00CF5587"/>
    <w:rsid w:val="00CF5629"/>
    <w:rsid w:val="00CF6361"/>
    <w:rsid w:val="00CF7A74"/>
    <w:rsid w:val="00D00800"/>
    <w:rsid w:val="00D009EC"/>
    <w:rsid w:val="00D01019"/>
    <w:rsid w:val="00D01703"/>
    <w:rsid w:val="00D019EF"/>
    <w:rsid w:val="00D03111"/>
    <w:rsid w:val="00D03875"/>
    <w:rsid w:val="00D045DA"/>
    <w:rsid w:val="00D0492C"/>
    <w:rsid w:val="00D04A8D"/>
    <w:rsid w:val="00D05554"/>
    <w:rsid w:val="00D0591A"/>
    <w:rsid w:val="00D06472"/>
    <w:rsid w:val="00D06C17"/>
    <w:rsid w:val="00D1000A"/>
    <w:rsid w:val="00D1001C"/>
    <w:rsid w:val="00D11023"/>
    <w:rsid w:val="00D138C8"/>
    <w:rsid w:val="00D14BEB"/>
    <w:rsid w:val="00D151D1"/>
    <w:rsid w:val="00D1565A"/>
    <w:rsid w:val="00D16B16"/>
    <w:rsid w:val="00D17A01"/>
    <w:rsid w:val="00D17FDF"/>
    <w:rsid w:val="00D200F9"/>
    <w:rsid w:val="00D209E3"/>
    <w:rsid w:val="00D20FD8"/>
    <w:rsid w:val="00D242FE"/>
    <w:rsid w:val="00D27431"/>
    <w:rsid w:val="00D2783D"/>
    <w:rsid w:val="00D30139"/>
    <w:rsid w:val="00D30BFD"/>
    <w:rsid w:val="00D31160"/>
    <w:rsid w:val="00D31355"/>
    <w:rsid w:val="00D31CA1"/>
    <w:rsid w:val="00D31F1C"/>
    <w:rsid w:val="00D31F29"/>
    <w:rsid w:val="00D32312"/>
    <w:rsid w:val="00D33CE6"/>
    <w:rsid w:val="00D36911"/>
    <w:rsid w:val="00D37B7C"/>
    <w:rsid w:val="00D37FF0"/>
    <w:rsid w:val="00D40400"/>
    <w:rsid w:val="00D41FFE"/>
    <w:rsid w:val="00D436E5"/>
    <w:rsid w:val="00D43FB2"/>
    <w:rsid w:val="00D44DFB"/>
    <w:rsid w:val="00D44FAF"/>
    <w:rsid w:val="00D45280"/>
    <w:rsid w:val="00D460C7"/>
    <w:rsid w:val="00D46207"/>
    <w:rsid w:val="00D46445"/>
    <w:rsid w:val="00D50FB3"/>
    <w:rsid w:val="00D517C8"/>
    <w:rsid w:val="00D5248F"/>
    <w:rsid w:val="00D525D3"/>
    <w:rsid w:val="00D52603"/>
    <w:rsid w:val="00D52888"/>
    <w:rsid w:val="00D5312E"/>
    <w:rsid w:val="00D5403B"/>
    <w:rsid w:val="00D546C3"/>
    <w:rsid w:val="00D5486A"/>
    <w:rsid w:val="00D55059"/>
    <w:rsid w:val="00D5512F"/>
    <w:rsid w:val="00D55638"/>
    <w:rsid w:val="00D55C78"/>
    <w:rsid w:val="00D56CB8"/>
    <w:rsid w:val="00D57713"/>
    <w:rsid w:val="00D57908"/>
    <w:rsid w:val="00D57A1E"/>
    <w:rsid w:val="00D57FB1"/>
    <w:rsid w:val="00D60518"/>
    <w:rsid w:val="00D6081E"/>
    <w:rsid w:val="00D60949"/>
    <w:rsid w:val="00D60E4E"/>
    <w:rsid w:val="00D6253B"/>
    <w:rsid w:val="00D62756"/>
    <w:rsid w:val="00D63B7D"/>
    <w:rsid w:val="00D6447E"/>
    <w:rsid w:val="00D65BCE"/>
    <w:rsid w:val="00D65F0E"/>
    <w:rsid w:val="00D66EC5"/>
    <w:rsid w:val="00D67384"/>
    <w:rsid w:val="00D6770B"/>
    <w:rsid w:val="00D67A5E"/>
    <w:rsid w:val="00D707F9"/>
    <w:rsid w:val="00D71680"/>
    <w:rsid w:val="00D73162"/>
    <w:rsid w:val="00D739A6"/>
    <w:rsid w:val="00D74280"/>
    <w:rsid w:val="00D74882"/>
    <w:rsid w:val="00D76333"/>
    <w:rsid w:val="00D76C9A"/>
    <w:rsid w:val="00D76D91"/>
    <w:rsid w:val="00D76E96"/>
    <w:rsid w:val="00D807F3"/>
    <w:rsid w:val="00D80A5C"/>
    <w:rsid w:val="00D80FB9"/>
    <w:rsid w:val="00D8149F"/>
    <w:rsid w:val="00D822E2"/>
    <w:rsid w:val="00D8493C"/>
    <w:rsid w:val="00D84C4D"/>
    <w:rsid w:val="00D86594"/>
    <w:rsid w:val="00D86FFB"/>
    <w:rsid w:val="00D8787C"/>
    <w:rsid w:val="00D911BE"/>
    <w:rsid w:val="00D92C23"/>
    <w:rsid w:val="00D9482D"/>
    <w:rsid w:val="00D96170"/>
    <w:rsid w:val="00DA0968"/>
    <w:rsid w:val="00DA0F0B"/>
    <w:rsid w:val="00DA10C5"/>
    <w:rsid w:val="00DA252B"/>
    <w:rsid w:val="00DA2AB8"/>
    <w:rsid w:val="00DA3198"/>
    <w:rsid w:val="00DA335A"/>
    <w:rsid w:val="00DA5436"/>
    <w:rsid w:val="00DA59C5"/>
    <w:rsid w:val="00DA6186"/>
    <w:rsid w:val="00DA69AE"/>
    <w:rsid w:val="00DA70F2"/>
    <w:rsid w:val="00DA73FD"/>
    <w:rsid w:val="00DB03AF"/>
    <w:rsid w:val="00DB14AE"/>
    <w:rsid w:val="00DB2AEF"/>
    <w:rsid w:val="00DB2EED"/>
    <w:rsid w:val="00DB4962"/>
    <w:rsid w:val="00DB5E76"/>
    <w:rsid w:val="00DB6360"/>
    <w:rsid w:val="00DB6924"/>
    <w:rsid w:val="00DB776A"/>
    <w:rsid w:val="00DB7A28"/>
    <w:rsid w:val="00DB7E15"/>
    <w:rsid w:val="00DC084F"/>
    <w:rsid w:val="00DC22AF"/>
    <w:rsid w:val="00DC2D8A"/>
    <w:rsid w:val="00DC3796"/>
    <w:rsid w:val="00DC37B5"/>
    <w:rsid w:val="00DC3801"/>
    <w:rsid w:val="00DC3C19"/>
    <w:rsid w:val="00DC5D91"/>
    <w:rsid w:val="00DC644F"/>
    <w:rsid w:val="00DC6BD3"/>
    <w:rsid w:val="00DD04C1"/>
    <w:rsid w:val="00DD08A3"/>
    <w:rsid w:val="00DD0E78"/>
    <w:rsid w:val="00DD13D6"/>
    <w:rsid w:val="00DD21AE"/>
    <w:rsid w:val="00DD2B31"/>
    <w:rsid w:val="00DD39F6"/>
    <w:rsid w:val="00DD4220"/>
    <w:rsid w:val="00DD4FF2"/>
    <w:rsid w:val="00DD59A7"/>
    <w:rsid w:val="00DD59D2"/>
    <w:rsid w:val="00DD601E"/>
    <w:rsid w:val="00DD6410"/>
    <w:rsid w:val="00DE1B22"/>
    <w:rsid w:val="00DE295B"/>
    <w:rsid w:val="00DE309B"/>
    <w:rsid w:val="00DE3F75"/>
    <w:rsid w:val="00DE4E07"/>
    <w:rsid w:val="00DE7083"/>
    <w:rsid w:val="00DF1279"/>
    <w:rsid w:val="00DF1473"/>
    <w:rsid w:val="00DF26D0"/>
    <w:rsid w:val="00DF3FB1"/>
    <w:rsid w:val="00DF4222"/>
    <w:rsid w:val="00DF44D5"/>
    <w:rsid w:val="00DF5D52"/>
    <w:rsid w:val="00DF6834"/>
    <w:rsid w:val="00DF6C30"/>
    <w:rsid w:val="00DF7107"/>
    <w:rsid w:val="00DF7716"/>
    <w:rsid w:val="00DF7841"/>
    <w:rsid w:val="00E00EFC"/>
    <w:rsid w:val="00E01A94"/>
    <w:rsid w:val="00E02F1E"/>
    <w:rsid w:val="00E03152"/>
    <w:rsid w:val="00E04264"/>
    <w:rsid w:val="00E05783"/>
    <w:rsid w:val="00E062E7"/>
    <w:rsid w:val="00E06859"/>
    <w:rsid w:val="00E06881"/>
    <w:rsid w:val="00E06A79"/>
    <w:rsid w:val="00E06D54"/>
    <w:rsid w:val="00E07648"/>
    <w:rsid w:val="00E1032E"/>
    <w:rsid w:val="00E1079E"/>
    <w:rsid w:val="00E10DC6"/>
    <w:rsid w:val="00E12E53"/>
    <w:rsid w:val="00E12FE4"/>
    <w:rsid w:val="00E134E0"/>
    <w:rsid w:val="00E14802"/>
    <w:rsid w:val="00E14C6B"/>
    <w:rsid w:val="00E14ED0"/>
    <w:rsid w:val="00E159AC"/>
    <w:rsid w:val="00E15E3E"/>
    <w:rsid w:val="00E15E9C"/>
    <w:rsid w:val="00E166D6"/>
    <w:rsid w:val="00E1737F"/>
    <w:rsid w:val="00E17897"/>
    <w:rsid w:val="00E1791A"/>
    <w:rsid w:val="00E202FC"/>
    <w:rsid w:val="00E20AC9"/>
    <w:rsid w:val="00E21227"/>
    <w:rsid w:val="00E223C4"/>
    <w:rsid w:val="00E227A8"/>
    <w:rsid w:val="00E23507"/>
    <w:rsid w:val="00E237BD"/>
    <w:rsid w:val="00E2398D"/>
    <w:rsid w:val="00E23EA6"/>
    <w:rsid w:val="00E2581D"/>
    <w:rsid w:val="00E25821"/>
    <w:rsid w:val="00E25D0E"/>
    <w:rsid w:val="00E262E1"/>
    <w:rsid w:val="00E30CE7"/>
    <w:rsid w:val="00E31ABC"/>
    <w:rsid w:val="00E326E1"/>
    <w:rsid w:val="00E3488F"/>
    <w:rsid w:val="00E34AA8"/>
    <w:rsid w:val="00E3754A"/>
    <w:rsid w:val="00E4017A"/>
    <w:rsid w:val="00E40E74"/>
    <w:rsid w:val="00E40F99"/>
    <w:rsid w:val="00E425DB"/>
    <w:rsid w:val="00E4272E"/>
    <w:rsid w:val="00E43988"/>
    <w:rsid w:val="00E44742"/>
    <w:rsid w:val="00E5115F"/>
    <w:rsid w:val="00E52A0F"/>
    <w:rsid w:val="00E5445B"/>
    <w:rsid w:val="00E551AD"/>
    <w:rsid w:val="00E564F4"/>
    <w:rsid w:val="00E5791C"/>
    <w:rsid w:val="00E601C1"/>
    <w:rsid w:val="00E607C3"/>
    <w:rsid w:val="00E62336"/>
    <w:rsid w:val="00E62398"/>
    <w:rsid w:val="00E63150"/>
    <w:rsid w:val="00E63D6F"/>
    <w:rsid w:val="00E64631"/>
    <w:rsid w:val="00E655DB"/>
    <w:rsid w:val="00E659D4"/>
    <w:rsid w:val="00E65CDC"/>
    <w:rsid w:val="00E65FE1"/>
    <w:rsid w:val="00E6645E"/>
    <w:rsid w:val="00E67AC8"/>
    <w:rsid w:val="00E67F39"/>
    <w:rsid w:val="00E70274"/>
    <w:rsid w:val="00E702C2"/>
    <w:rsid w:val="00E708FC"/>
    <w:rsid w:val="00E70938"/>
    <w:rsid w:val="00E715A8"/>
    <w:rsid w:val="00E74174"/>
    <w:rsid w:val="00E74D26"/>
    <w:rsid w:val="00E75946"/>
    <w:rsid w:val="00E773A5"/>
    <w:rsid w:val="00E7751B"/>
    <w:rsid w:val="00E77E08"/>
    <w:rsid w:val="00E81386"/>
    <w:rsid w:val="00E822EA"/>
    <w:rsid w:val="00E842C9"/>
    <w:rsid w:val="00E847A8"/>
    <w:rsid w:val="00E85E41"/>
    <w:rsid w:val="00E866A1"/>
    <w:rsid w:val="00E876E5"/>
    <w:rsid w:val="00E87B64"/>
    <w:rsid w:val="00E87D04"/>
    <w:rsid w:val="00E905CA"/>
    <w:rsid w:val="00E9093E"/>
    <w:rsid w:val="00E90A80"/>
    <w:rsid w:val="00E90C03"/>
    <w:rsid w:val="00E90CDB"/>
    <w:rsid w:val="00E914D1"/>
    <w:rsid w:val="00E91FF6"/>
    <w:rsid w:val="00E93E04"/>
    <w:rsid w:val="00E96B71"/>
    <w:rsid w:val="00E9713A"/>
    <w:rsid w:val="00E974D7"/>
    <w:rsid w:val="00E97C13"/>
    <w:rsid w:val="00E97C18"/>
    <w:rsid w:val="00EA0F09"/>
    <w:rsid w:val="00EA1881"/>
    <w:rsid w:val="00EA233A"/>
    <w:rsid w:val="00EA2564"/>
    <w:rsid w:val="00EA2F10"/>
    <w:rsid w:val="00EA37D3"/>
    <w:rsid w:val="00EA4438"/>
    <w:rsid w:val="00EA4A9C"/>
    <w:rsid w:val="00EA50C6"/>
    <w:rsid w:val="00EA51AE"/>
    <w:rsid w:val="00EA741D"/>
    <w:rsid w:val="00EB1508"/>
    <w:rsid w:val="00EB1DC8"/>
    <w:rsid w:val="00EB1E47"/>
    <w:rsid w:val="00EB2A1B"/>
    <w:rsid w:val="00EB3E0D"/>
    <w:rsid w:val="00EB50B7"/>
    <w:rsid w:val="00EB5188"/>
    <w:rsid w:val="00EB5B17"/>
    <w:rsid w:val="00EB60B0"/>
    <w:rsid w:val="00EB714A"/>
    <w:rsid w:val="00EB7DAB"/>
    <w:rsid w:val="00EC0666"/>
    <w:rsid w:val="00EC13B4"/>
    <w:rsid w:val="00EC18BD"/>
    <w:rsid w:val="00EC1C9B"/>
    <w:rsid w:val="00EC266E"/>
    <w:rsid w:val="00EC3778"/>
    <w:rsid w:val="00EC4835"/>
    <w:rsid w:val="00EC5DB4"/>
    <w:rsid w:val="00EC7691"/>
    <w:rsid w:val="00EC7E03"/>
    <w:rsid w:val="00ED0B29"/>
    <w:rsid w:val="00ED0F52"/>
    <w:rsid w:val="00ED1943"/>
    <w:rsid w:val="00ED244A"/>
    <w:rsid w:val="00ED326C"/>
    <w:rsid w:val="00ED588B"/>
    <w:rsid w:val="00EE0119"/>
    <w:rsid w:val="00EE0700"/>
    <w:rsid w:val="00EE235F"/>
    <w:rsid w:val="00EE2AFE"/>
    <w:rsid w:val="00EE35F6"/>
    <w:rsid w:val="00EE3B0B"/>
    <w:rsid w:val="00EE5B23"/>
    <w:rsid w:val="00EE5B43"/>
    <w:rsid w:val="00EE64FB"/>
    <w:rsid w:val="00EE6ECB"/>
    <w:rsid w:val="00EF18CC"/>
    <w:rsid w:val="00EF1B29"/>
    <w:rsid w:val="00EF26EE"/>
    <w:rsid w:val="00EF3171"/>
    <w:rsid w:val="00EF3692"/>
    <w:rsid w:val="00EF3A73"/>
    <w:rsid w:val="00EF4CDF"/>
    <w:rsid w:val="00EF593A"/>
    <w:rsid w:val="00EF6151"/>
    <w:rsid w:val="00EF6189"/>
    <w:rsid w:val="00EF7BBF"/>
    <w:rsid w:val="00EF7F9E"/>
    <w:rsid w:val="00F004C6"/>
    <w:rsid w:val="00F007B8"/>
    <w:rsid w:val="00F00925"/>
    <w:rsid w:val="00F01631"/>
    <w:rsid w:val="00F017C6"/>
    <w:rsid w:val="00F01CDB"/>
    <w:rsid w:val="00F022C9"/>
    <w:rsid w:val="00F03479"/>
    <w:rsid w:val="00F056AD"/>
    <w:rsid w:val="00F0690E"/>
    <w:rsid w:val="00F100BD"/>
    <w:rsid w:val="00F115CB"/>
    <w:rsid w:val="00F12633"/>
    <w:rsid w:val="00F12E9B"/>
    <w:rsid w:val="00F133CF"/>
    <w:rsid w:val="00F137C9"/>
    <w:rsid w:val="00F13DAF"/>
    <w:rsid w:val="00F156FB"/>
    <w:rsid w:val="00F16BEC"/>
    <w:rsid w:val="00F172C3"/>
    <w:rsid w:val="00F22098"/>
    <w:rsid w:val="00F223B1"/>
    <w:rsid w:val="00F25534"/>
    <w:rsid w:val="00F2652A"/>
    <w:rsid w:val="00F26EA3"/>
    <w:rsid w:val="00F27483"/>
    <w:rsid w:val="00F32415"/>
    <w:rsid w:val="00F33BBA"/>
    <w:rsid w:val="00F34FB5"/>
    <w:rsid w:val="00F355EA"/>
    <w:rsid w:val="00F361AE"/>
    <w:rsid w:val="00F36900"/>
    <w:rsid w:val="00F37061"/>
    <w:rsid w:val="00F402C3"/>
    <w:rsid w:val="00F40CA5"/>
    <w:rsid w:val="00F41546"/>
    <w:rsid w:val="00F4240E"/>
    <w:rsid w:val="00F428D3"/>
    <w:rsid w:val="00F42A45"/>
    <w:rsid w:val="00F430D1"/>
    <w:rsid w:val="00F432B7"/>
    <w:rsid w:val="00F43357"/>
    <w:rsid w:val="00F4397D"/>
    <w:rsid w:val="00F44A9B"/>
    <w:rsid w:val="00F45A2E"/>
    <w:rsid w:val="00F46C8A"/>
    <w:rsid w:val="00F47019"/>
    <w:rsid w:val="00F470CB"/>
    <w:rsid w:val="00F470FF"/>
    <w:rsid w:val="00F503F8"/>
    <w:rsid w:val="00F5045C"/>
    <w:rsid w:val="00F512B7"/>
    <w:rsid w:val="00F51925"/>
    <w:rsid w:val="00F5222A"/>
    <w:rsid w:val="00F52AED"/>
    <w:rsid w:val="00F52E13"/>
    <w:rsid w:val="00F5564E"/>
    <w:rsid w:val="00F561E7"/>
    <w:rsid w:val="00F56BE6"/>
    <w:rsid w:val="00F57152"/>
    <w:rsid w:val="00F60F3D"/>
    <w:rsid w:val="00F61BE8"/>
    <w:rsid w:val="00F62E8D"/>
    <w:rsid w:val="00F6332F"/>
    <w:rsid w:val="00F65AEE"/>
    <w:rsid w:val="00F66195"/>
    <w:rsid w:val="00F674C3"/>
    <w:rsid w:val="00F675A8"/>
    <w:rsid w:val="00F67B8E"/>
    <w:rsid w:val="00F70367"/>
    <w:rsid w:val="00F70A36"/>
    <w:rsid w:val="00F716BD"/>
    <w:rsid w:val="00F7308A"/>
    <w:rsid w:val="00F7454F"/>
    <w:rsid w:val="00F74994"/>
    <w:rsid w:val="00F74F66"/>
    <w:rsid w:val="00F751C3"/>
    <w:rsid w:val="00F7629F"/>
    <w:rsid w:val="00F76573"/>
    <w:rsid w:val="00F774C6"/>
    <w:rsid w:val="00F777A0"/>
    <w:rsid w:val="00F83B90"/>
    <w:rsid w:val="00F83DB8"/>
    <w:rsid w:val="00F8404E"/>
    <w:rsid w:val="00F84356"/>
    <w:rsid w:val="00F84965"/>
    <w:rsid w:val="00F87745"/>
    <w:rsid w:val="00F879DF"/>
    <w:rsid w:val="00F87F6D"/>
    <w:rsid w:val="00F90065"/>
    <w:rsid w:val="00F90DD0"/>
    <w:rsid w:val="00F93846"/>
    <w:rsid w:val="00F93CE6"/>
    <w:rsid w:val="00F94453"/>
    <w:rsid w:val="00F94662"/>
    <w:rsid w:val="00F949BA"/>
    <w:rsid w:val="00F95CE1"/>
    <w:rsid w:val="00F95F04"/>
    <w:rsid w:val="00F961C0"/>
    <w:rsid w:val="00F96502"/>
    <w:rsid w:val="00F96A63"/>
    <w:rsid w:val="00F96A9F"/>
    <w:rsid w:val="00F97A18"/>
    <w:rsid w:val="00FA0A80"/>
    <w:rsid w:val="00FA1774"/>
    <w:rsid w:val="00FA2B29"/>
    <w:rsid w:val="00FA2F23"/>
    <w:rsid w:val="00FA3590"/>
    <w:rsid w:val="00FA3D85"/>
    <w:rsid w:val="00FA4A17"/>
    <w:rsid w:val="00FA4EF2"/>
    <w:rsid w:val="00FA500E"/>
    <w:rsid w:val="00FA51ED"/>
    <w:rsid w:val="00FA56BD"/>
    <w:rsid w:val="00FA6016"/>
    <w:rsid w:val="00FA6779"/>
    <w:rsid w:val="00FA6BEF"/>
    <w:rsid w:val="00FA71E3"/>
    <w:rsid w:val="00FB01AB"/>
    <w:rsid w:val="00FB1100"/>
    <w:rsid w:val="00FB3D9F"/>
    <w:rsid w:val="00FB465F"/>
    <w:rsid w:val="00FB49D1"/>
    <w:rsid w:val="00FB4A85"/>
    <w:rsid w:val="00FB4E90"/>
    <w:rsid w:val="00FB4EB3"/>
    <w:rsid w:val="00FB5385"/>
    <w:rsid w:val="00FB5F09"/>
    <w:rsid w:val="00FB7126"/>
    <w:rsid w:val="00FC0004"/>
    <w:rsid w:val="00FC107E"/>
    <w:rsid w:val="00FC4327"/>
    <w:rsid w:val="00FC5BAC"/>
    <w:rsid w:val="00FD0D7C"/>
    <w:rsid w:val="00FD14FC"/>
    <w:rsid w:val="00FD1587"/>
    <w:rsid w:val="00FD2280"/>
    <w:rsid w:val="00FD34FE"/>
    <w:rsid w:val="00FD576B"/>
    <w:rsid w:val="00FD58F3"/>
    <w:rsid w:val="00FD607A"/>
    <w:rsid w:val="00FD640F"/>
    <w:rsid w:val="00FE0481"/>
    <w:rsid w:val="00FE075F"/>
    <w:rsid w:val="00FE227E"/>
    <w:rsid w:val="00FE24F3"/>
    <w:rsid w:val="00FE2873"/>
    <w:rsid w:val="00FE319F"/>
    <w:rsid w:val="00FE47D8"/>
    <w:rsid w:val="00FE554E"/>
    <w:rsid w:val="00FE56C8"/>
    <w:rsid w:val="00FE57AD"/>
    <w:rsid w:val="00FE61ED"/>
    <w:rsid w:val="00FE69F9"/>
    <w:rsid w:val="00FE7F3F"/>
    <w:rsid w:val="00FF11EB"/>
    <w:rsid w:val="00FF1784"/>
    <w:rsid w:val="00FF191C"/>
    <w:rsid w:val="00FF43C9"/>
    <w:rsid w:val="00FF7BBD"/>
    <w:rsid w:val="010329BF"/>
    <w:rsid w:val="011F55CC"/>
    <w:rsid w:val="012CA615"/>
    <w:rsid w:val="018356C9"/>
    <w:rsid w:val="01B846F8"/>
    <w:rsid w:val="01D0EE2A"/>
    <w:rsid w:val="02183374"/>
    <w:rsid w:val="025315C9"/>
    <w:rsid w:val="025C9864"/>
    <w:rsid w:val="02663E26"/>
    <w:rsid w:val="027C25CE"/>
    <w:rsid w:val="02968876"/>
    <w:rsid w:val="02CBABA2"/>
    <w:rsid w:val="02D0A191"/>
    <w:rsid w:val="02E25506"/>
    <w:rsid w:val="02E9BA8B"/>
    <w:rsid w:val="0302E706"/>
    <w:rsid w:val="031DE831"/>
    <w:rsid w:val="03548440"/>
    <w:rsid w:val="03829E96"/>
    <w:rsid w:val="03868104"/>
    <w:rsid w:val="03BACA90"/>
    <w:rsid w:val="03C37618"/>
    <w:rsid w:val="03CEA7D2"/>
    <w:rsid w:val="03F085E3"/>
    <w:rsid w:val="0443F1C0"/>
    <w:rsid w:val="044A64D4"/>
    <w:rsid w:val="044E9A54"/>
    <w:rsid w:val="046B2BC0"/>
    <w:rsid w:val="0485E8BF"/>
    <w:rsid w:val="0490E2D0"/>
    <w:rsid w:val="05417174"/>
    <w:rsid w:val="05741769"/>
    <w:rsid w:val="05747370"/>
    <w:rsid w:val="05AC94AE"/>
    <w:rsid w:val="06054FE2"/>
    <w:rsid w:val="06326D0E"/>
    <w:rsid w:val="0642BDB6"/>
    <w:rsid w:val="068767EB"/>
    <w:rsid w:val="0751E8AB"/>
    <w:rsid w:val="075DDF99"/>
    <w:rsid w:val="07830BDF"/>
    <w:rsid w:val="0784E9D8"/>
    <w:rsid w:val="07A8F033"/>
    <w:rsid w:val="07AE4595"/>
    <w:rsid w:val="07B9F432"/>
    <w:rsid w:val="07BD3C69"/>
    <w:rsid w:val="07CF6944"/>
    <w:rsid w:val="08C72949"/>
    <w:rsid w:val="08DFF177"/>
    <w:rsid w:val="09491C88"/>
    <w:rsid w:val="09833337"/>
    <w:rsid w:val="0984D485"/>
    <w:rsid w:val="098D57C2"/>
    <w:rsid w:val="09BFB497"/>
    <w:rsid w:val="09EAD06F"/>
    <w:rsid w:val="0A805BEE"/>
    <w:rsid w:val="0ABF8F87"/>
    <w:rsid w:val="0AC8C19B"/>
    <w:rsid w:val="0B2F4AE6"/>
    <w:rsid w:val="0B300B55"/>
    <w:rsid w:val="0B82CA0F"/>
    <w:rsid w:val="0B8AF373"/>
    <w:rsid w:val="0B98702C"/>
    <w:rsid w:val="0BE72F32"/>
    <w:rsid w:val="0BF4F6B5"/>
    <w:rsid w:val="0C10F04A"/>
    <w:rsid w:val="0C620549"/>
    <w:rsid w:val="0C821F12"/>
    <w:rsid w:val="0C8FC162"/>
    <w:rsid w:val="0CE02520"/>
    <w:rsid w:val="0D1486B7"/>
    <w:rsid w:val="0D390097"/>
    <w:rsid w:val="0D66546C"/>
    <w:rsid w:val="0D77709B"/>
    <w:rsid w:val="0D79BDD3"/>
    <w:rsid w:val="0D9B48C6"/>
    <w:rsid w:val="0DD22E88"/>
    <w:rsid w:val="0DE68323"/>
    <w:rsid w:val="0DEDC74B"/>
    <w:rsid w:val="0DFE7E4D"/>
    <w:rsid w:val="0E66A3F4"/>
    <w:rsid w:val="0EA08094"/>
    <w:rsid w:val="0EA42530"/>
    <w:rsid w:val="0EBAD309"/>
    <w:rsid w:val="0EC37554"/>
    <w:rsid w:val="0F2E95CF"/>
    <w:rsid w:val="0F8DAC21"/>
    <w:rsid w:val="0FA2C5E8"/>
    <w:rsid w:val="0FB4DE36"/>
    <w:rsid w:val="0FCDCE09"/>
    <w:rsid w:val="0FDFAE82"/>
    <w:rsid w:val="0FDFCA95"/>
    <w:rsid w:val="0FF2BCB9"/>
    <w:rsid w:val="0FF56D46"/>
    <w:rsid w:val="1030743A"/>
    <w:rsid w:val="106C87A4"/>
    <w:rsid w:val="10CF0586"/>
    <w:rsid w:val="1134CE95"/>
    <w:rsid w:val="115502CC"/>
    <w:rsid w:val="116E76DB"/>
    <w:rsid w:val="1171968A"/>
    <w:rsid w:val="11791A18"/>
    <w:rsid w:val="11890F28"/>
    <w:rsid w:val="118EDA4B"/>
    <w:rsid w:val="12044BA4"/>
    <w:rsid w:val="120EF183"/>
    <w:rsid w:val="12192250"/>
    <w:rsid w:val="12389E66"/>
    <w:rsid w:val="12B90FD2"/>
    <w:rsid w:val="12C7F1B0"/>
    <w:rsid w:val="12E161BE"/>
    <w:rsid w:val="134D7378"/>
    <w:rsid w:val="13669908"/>
    <w:rsid w:val="136B2857"/>
    <w:rsid w:val="1396AC24"/>
    <w:rsid w:val="139E5C85"/>
    <w:rsid w:val="13BF8EA5"/>
    <w:rsid w:val="13D851FB"/>
    <w:rsid w:val="13DF9592"/>
    <w:rsid w:val="13E2D528"/>
    <w:rsid w:val="13F93F60"/>
    <w:rsid w:val="1416BDA1"/>
    <w:rsid w:val="14198598"/>
    <w:rsid w:val="14260BB7"/>
    <w:rsid w:val="143616B4"/>
    <w:rsid w:val="144440EF"/>
    <w:rsid w:val="145BC07B"/>
    <w:rsid w:val="147E6C12"/>
    <w:rsid w:val="14B94FCE"/>
    <w:rsid w:val="14F6E1C4"/>
    <w:rsid w:val="150ABE64"/>
    <w:rsid w:val="153A46A5"/>
    <w:rsid w:val="159FB83B"/>
    <w:rsid w:val="15E29F3A"/>
    <w:rsid w:val="15EE73E6"/>
    <w:rsid w:val="15F6B16B"/>
    <w:rsid w:val="15FEF3CB"/>
    <w:rsid w:val="1638C4E3"/>
    <w:rsid w:val="1648D65F"/>
    <w:rsid w:val="16630D23"/>
    <w:rsid w:val="16D398F4"/>
    <w:rsid w:val="17119C0E"/>
    <w:rsid w:val="17425900"/>
    <w:rsid w:val="174EAE58"/>
    <w:rsid w:val="175B4E21"/>
    <w:rsid w:val="1768C933"/>
    <w:rsid w:val="17A269F9"/>
    <w:rsid w:val="17CAEA46"/>
    <w:rsid w:val="17E1862B"/>
    <w:rsid w:val="18A6D76E"/>
    <w:rsid w:val="18D3E63C"/>
    <w:rsid w:val="18EE1925"/>
    <w:rsid w:val="1905DFC0"/>
    <w:rsid w:val="19081F1E"/>
    <w:rsid w:val="1932E959"/>
    <w:rsid w:val="19385106"/>
    <w:rsid w:val="193CCA18"/>
    <w:rsid w:val="195F95C2"/>
    <w:rsid w:val="196C505C"/>
    <w:rsid w:val="199E9600"/>
    <w:rsid w:val="19A19022"/>
    <w:rsid w:val="19A2B5F4"/>
    <w:rsid w:val="19BB959B"/>
    <w:rsid w:val="19BC9089"/>
    <w:rsid w:val="19C9D308"/>
    <w:rsid w:val="19F41819"/>
    <w:rsid w:val="1A1862B6"/>
    <w:rsid w:val="1A2397FD"/>
    <w:rsid w:val="1A52A216"/>
    <w:rsid w:val="1A59EFB8"/>
    <w:rsid w:val="1A739FA1"/>
    <w:rsid w:val="1AA5F331"/>
    <w:rsid w:val="1ACFBBC0"/>
    <w:rsid w:val="1AEEBC74"/>
    <w:rsid w:val="1AFBFF38"/>
    <w:rsid w:val="1B09BECF"/>
    <w:rsid w:val="1B5B4A97"/>
    <w:rsid w:val="1B857D83"/>
    <w:rsid w:val="1B86DF5A"/>
    <w:rsid w:val="1B9C7FD2"/>
    <w:rsid w:val="1BA09E88"/>
    <w:rsid w:val="1BB8C20D"/>
    <w:rsid w:val="1BC3D3EC"/>
    <w:rsid w:val="1C3C5B8A"/>
    <w:rsid w:val="1C567C60"/>
    <w:rsid w:val="1C6DD68A"/>
    <w:rsid w:val="1C7A395C"/>
    <w:rsid w:val="1C8A8E2D"/>
    <w:rsid w:val="1CA8B466"/>
    <w:rsid w:val="1CBC3070"/>
    <w:rsid w:val="1CF51902"/>
    <w:rsid w:val="1D0BDCF5"/>
    <w:rsid w:val="1D209988"/>
    <w:rsid w:val="1D4B06B0"/>
    <w:rsid w:val="1D74F4D9"/>
    <w:rsid w:val="1D86C209"/>
    <w:rsid w:val="1D88BF6E"/>
    <w:rsid w:val="1D9F89F4"/>
    <w:rsid w:val="1E2E912E"/>
    <w:rsid w:val="1E3B5E9C"/>
    <w:rsid w:val="1E5B106F"/>
    <w:rsid w:val="1E827379"/>
    <w:rsid w:val="1EAB7590"/>
    <w:rsid w:val="1EC9F099"/>
    <w:rsid w:val="1FCBE282"/>
    <w:rsid w:val="20286979"/>
    <w:rsid w:val="2032F7BB"/>
    <w:rsid w:val="206469A0"/>
    <w:rsid w:val="20B97939"/>
    <w:rsid w:val="20C52329"/>
    <w:rsid w:val="20D3171C"/>
    <w:rsid w:val="20FB3319"/>
    <w:rsid w:val="210E9383"/>
    <w:rsid w:val="21930BA5"/>
    <w:rsid w:val="21BF7D46"/>
    <w:rsid w:val="21E723D8"/>
    <w:rsid w:val="21F39332"/>
    <w:rsid w:val="21FF667C"/>
    <w:rsid w:val="222EC206"/>
    <w:rsid w:val="2273359E"/>
    <w:rsid w:val="22A5BFB4"/>
    <w:rsid w:val="22A745C7"/>
    <w:rsid w:val="22B50FBA"/>
    <w:rsid w:val="22BAB093"/>
    <w:rsid w:val="22BF7367"/>
    <w:rsid w:val="22EA8871"/>
    <w:rsid w:val="230EB6ED"/>
    <w:rsid w:val="2330012D"/>
    <w:rsid w:val="238C8B08"/>
    <w:rsid w:val="23996FC7"/>
    <w:rsid w:val="240477E2"/>
    <w:rsid w:val="24496B5A"/>
    <w:rsid w:val="24546939"/>
    <w:rsid w:val="248183DD"/>
    <w:rsid w:val="24A85A67"/>
    <w:rsid w:val="24C72117"/>
    <w:rsid w:val="24CDA1E0"/>
    <w:rsid w:val="24F66E4F"/>
    <w:rsid w:val="2566D694"/>
    <w:rsid w:val="2591528E"/>
    <w:rsid w:val="25B63948"/>
    <w:rsid w:val="25D8B5EC"/>
    <w:rsid w:val="25E227C8"/>
    <w:rsid w:val="2607B017"/>
    <w:rsid w:val="260A705A"/>
    <w:rsid w:val="2620FA8B"/>
    <w:rsid w:val="2643C8C9"/>
    <w:rsid w:val="2697B848"/>
    <w:rsid w:val="26AA3853"/>
    <w:rsid w:val="26B09A52"/>
    <w:rsid w:val="26C74F62"/>
    <w:rsid w:val="26D57E44"/>
    <w:rsid w:val="272C8F2E"/>
    <w:rsid w:val="274A9A0F"/>
    <w:rsid w:val="2775BD04"/>
    <w:rsid w:val="27B50B12"/>
    <w:rsid w:val="27C7EC02"/>
    <w:rsid w:val="27E79A9F"/>
    <w:rsid w:val="27EBF91F"/>
    <w:rsid w:val="28269984"/>
    <w:rsid w:val="286B7A08"/>
    <w:rsid w:val="287323F2"/>
    <w:rsid w:val="290E4115"/>
    <w:rsid w:val="291C2FE5"/>
    <w:rsid w:val="2921DBE2"/>
    <w:rsid w:val="292F4DAD"/>
    <w:rsid w:val="294E38B2"/>
    <w:rsid w:val="29C572EB"/>
    <w:rsid w:val="29DAD262"/>
    <w:rsid w:val="29F99B6B"/>
    <w:rsid w:val="2A138F50"/>
    <w:rsid w:val="2A1F771C"/>
    <w:rsid w:val="2A5AC024"/>
    <w:rsid w:val="2A71A3C8"/>
    <w:rsid w:val="2A7A1236"/>
    <w:rsid w:val="2A7DC747"/>
    <w:rsid w:val="2A7E89A3"/>
    <w:rsid w:val="2ACA471F"/>
    <w:rsid w:val="2AFD7711"/>
    <w:rsid w:val="2B7453AE"/>
    <w:rsid w:val="2B7DEF52"/>
    <w:rsid w:val="2BE56CC2"/>
    <w:rsid w:val="2C161BF9"/>
    <w:rsid w:val="2C16A3B4"/>
    <w:rsid w:val="2C3BCD86"/>
    <w:rsid w:val="2CB6AB42"/>
    <w:rsid w:val="2CB76EC7"/>
    <w:rsid w:val="2CBB8606"/>
    <w:rsid w:val="2CC195C1"/>
    <w:rsid w:val="2CDB0E2B"/>
    <w:rsid w:val="2CED795C"/>
    <w:rsid w:val="2CFD9B91"/>
    <w:rsid w:val="2D0182BB"/>
    <w:rsid w:val="2D060FF3"/>
    <w:rsid w:val="2D543559"/>
    <w:rsid w:val="2D8264F7"/>
    <w:rsid w:val="2D899F9C"/>
    <w:rsid w:val="2DC2F683"/>
    <w:rsid w:val="2DF9A373"/>
    <w:rsid w:val="2E05D198"/>
    <w:rsid w:val="2E20546F"/>
    <w:rsid w:val="2E472A64"/>
    <w:rsid w:val="2E8249D9"/>
    <w:rsid w:val="2E94F5CE"/>
    <w:rsid w:val="2EBB8CA5"/>
    <w:rsid w:val="2ED7BC9B"/>
    <w:rsid w:val="2F097B43"/>
    <w:rsid w:val="2F155093"/>
    <w:rsid w:val="2F2E38A8"/>
    <w:rsid w:val="2F8A557C"/>
    <w:rsid w:val="2FA9DF82"/>
    <w:rsid w:val="301BC9E9"/>
    <w:rsid w:val="30285362"/>
    <w:rsid w:val="3040F328"/>
    <w:rsid w:val="3043A402"/>
    <w:rsid w:val="305652BA"/>
    <w:rsid w:val="3064B7CA"/>
    <w:rsid w:val="309ECED0"/>
    <w:rsid w:val="30F1D35E"/>
    <w:rsid w:val="311B1E7D"/>
    <w:rsid w:val="31482648"/>
    <w:rsid w:val="318150D1"/>
    <w:rsid w:val="318BFB27"/>
    <w:rsid w:val="319ACAEC"/>
    <w:rsid w:val="31B72463"/>
    <w:rsid w:val="31E7F51C"/>
    <w:rsid w:val="320581FA"/>
    <w:rsid w:val="321C9324"/>
    <w:rsid w:val="3223C9A6"/>
    <w:rsid w:val="3247361C"/>
    <w:rsid w:val="3268ED0F"/>
    <w:rsid w:val="32C86982"/>
    <w:rsid w:val="332485F4"/>
    <w:rsid w:val="333340C8"/>
    <w:rsid w:val="33A85730"/>
    <w:rsid w:val="33BE0DB7"/>
    <w:rsid w:val="33DAA5B1"/>
    <w:rsid w:val="341D0712"/>
    <w:rsid w:val="34552E60"/>
    <w:rsid w:val="3462FB7B"/>
    <w:rsid w:val="346547AE"/>
    <w:rsid w:val="346D5009"/>
    <w:rsid w:val="3475FDB7"/>
    <w:rsid w:val="34EACA98"/>
    <w:rsid w:val="3574E59C"/>
    <w:rsid w:val="359B0215"/>
    <w:rsid w:val="35A4249D"/>
    <w:rsid w:val="35BFC015"/>
    <w:rsid w:val="35D705A2"/>
    <w:rsid w:val="35E214D9"/>
    <w:rsid w:val="361144D7"/>
    <w:rsid w:val="3635ABCF"/>
    <w:rsid w:val="363C227C"/>
    <w:rsid w:val="36953685"/>
    <w:rsid w:val="36C5E703"/>
    <w:rsid w:val="36CB5CA9"/>
    <w:rsid w:val="371B40CE"/>
    <w:rsid w:val="371DA350"/>
    <w:rsid w:val="375F84EB"/>
    <w:rsid w:val="3762076C"/>
    <w:rsid w:val="376210A2"/>
    <w:rsid w:val="37857828"/>
    <w:rsid w:val="37DDBFD5"/>
    <w:rsid w:val="37DE6B0C"/>
    <w:rsid w:val="383A0A92"/>
    <w:rsid w:val="387E368E"/>
    <w:rsid w:val="38D25D61"/>
    <w:rsid w:val="38D4E658"/>
    <w:rsid w:val="38D7C3C1"/>
    <w:rsid w:val="38E7EAC3"/>
    <w:rsid w:val="391C9027"/>
    <w:rsid w:val="39286E27"/>
    <w:rsid w:val="3933EA45"/>
    <w:rsid w:val="3956AB0E"/>
    <w:rsid w:val="39C42F83"/>
    <w:rsid w:val="39FC0EA0"/>
    <w:rsid w:val="3A065F11"/>
    <w:rsid w:val="3A0CE28C"/>
    <w:rsid w:val="3A735896"/>
    <w:rsid w:val="3A7DF42A"/>
    <w:rsid w:val="3B452DED"/>
    <w:rsid w:val="3B86679C"/>
    <w:rsid w:val="3BB02D3F"/>
    <w:rsid w:val="3BB43A49"/>
    <w:rsid w:val="3BB7ED0A"/>
    <w:rsid w:val="3BBA989F"/>
    <w:rsid w:val="3BE9BCBF"/>
    <w:rsid w:val="3BEA99BC"/>
    <w:rsid w:val="3C0EE631"/>
    <w:rsid w:val="3CA4AC12"/>
    <w:rsid w:val="3D047988"/>
    <w:rsid w:val="3D254001"/>
    <w:rsid w:val="3D5E46CC"/>
    <w:rsid w:val="3DABE730"/>
    <w:rsid w:val="3DAEDD94"/>
    <w:rsid w:val="3DB1A61D"/>
    <w:rsid w:val="3DC44FCB"/>
    <w:rsid w:val="3E352A74"/>
    <w:rsid w:val="3E5777D4"/>
    <w:rsid w:val="3E62E5A2"/>
    <w:rsid w:val="3E8EE34C"/>
    <w:rsid w:val="3ED269E0"/>
    <w:rsid w:val="3ED53F2D"/>
    <w:rsid w:val="3F1989D0"/>
    <w:rsid w:val="3F22DAF2"/>
    <w:rsid w:val="3F54751E"/>
    <w:rsid w:val="3FA61697"/>
    <w:rsid w:val="405906E0"/>
    <w:rsid w:val="4075F828"/>
    <w:rsid w:val="40A7D7EE"/>
    <w:rsid w:val="40A7F755"/>
    <w:rsid w:val="40D527CE"/>
    <w:rsid w:val="40EEC4BF"/>
    <w:rsid w:val="40FB6782"/>
    <w:rsid w:val="4123BD00"/>
    <w:rsid w:val="412F343D"/>
    <w:rsid w:val="412F7180"/>
    <w:rsid w:val="4130EE77"/>
    <w:rsid w:val="413B1D7E"/>
    <w:rsid w:val="4185A7BF"/>
    <w:rsid w:val="41E5FE41"/>
    <w:rsid w:val="420DD6E1"/>
    <w:rsid w:val="4224B822"/>
    <w:rsid w:val="4230A44C"/>
    <w:rsid w:val="425DDBF2"/>
    <w:rsid w:val="425F2E35"/>
    <w:rsid w:val="42806379"/>
    <w:rsid w:val="429CE52C"/>
    <w:rsid w:val="42B38E22"/>
    <w:rsid w:val="42E14FC0"/>
    <w:rsid w:val="430F6C03"/>
    <w:rsid w:val="433D66B7"/>
    <w:rsid w:val="43518017"/>
    <w:rsid w:val="43739BA0"/>
    <w:rsid w:val="437BB8CE"/>
    <w:rsid w:val="43B1526A"/>
    <w:rsid w:val="43B78550"/>
    <w:rsid w:val="43F939D6"/>
    <w:rsid w:val="4405C242"/>
    <w:rsid w:val="4414A4BA"/>
    <w:rsid w:val="4475CABC"/>
    <w:rsid w:val="4481B97C"/>
    <w:rsid w:val="448A9A8F"/>
    <w:rsid w:val="45543055"/>
    <w:rsid w:val="4580B838"/>
    <w:rsid w:val="45A243B9"/>
    <w:rsid w:val="45A5B586"/>
    <w:rsid w:val="45F3BBA5"/>
    <w:rsid w:val="4603E973"/>
    <w:rsid w:val="464E2880"/>
    <w:rsid w:val="46E97BF2"/>
    <w:rsid w:val="46EB7529"/>
    <w:rsid w:val="46FB7E0D"/>
    <w:rsid w:val="471A8EA6"/>
    <w:rsid w:val="47554434"/>
    <w:rsid w:val="47673441"/>
    <w:rsid w:val="4798964F"/>
    <w:rsid w:val="47C176BB"/>
    <w:rsid w:val="47C2BD48"/>
    <w:rsid w:val="47CD8DF4"/>
    <w:rsid w:val="47E1B5B1"/>
    <w:rsid w:val="48236EF5"/>
    <w:rsid w:val="482E9027"/>
    <w:rsid w:val="483E6D4E"/>
    <w:rsid w:val="48583B28"/>
    <w:rsid w:val="4877C41E"/>
    <w:rsid w:val="4896205C"/>
    <w:rsid w:val="48B43956"/>
    <w:rsid w:val="48C633BE"/>
    <w:rsid w:val="48D41CC3"/>
    <w:rsid w:val="4916D0AE"/>
    <w:rsid w:val="49175727"/>
    <w:rsid w:val="4927F0DF"/>
    <w:rsid w:val="495E7DFE"/>
    <w:rsid w:val="498628F9"/>
    <w:rsid w:val="49A6FECB"/>
    <w:rsid w:val="49EF1121"/>
    <w:rsid w:val="49EFA78A"/>
    <w:rsid w:val="4A21E07C"/>
    <w:rsid w:val="4A33BAF5"/>
    <w:rsid w:val="4A594083"/>
    <w:rsid w:val="4A8B6BF4"/>
    <w:rsid w:val="4AA17794"/>
    <w:rsid w:val="4ADDBA6A"/>
    <w:rsid w:val="4BA7A44C"/>
    <w:rsid w:val="4BC1A45A"/>
    <w:rsid w:val="4BFDC386"/>
    <w:rsid w:val="4C297551"/>
    <w:rsid w:val="4C2D0F0A"/>
    <w:rsid w:val="4C2D5DF2"/>
    <w:rsid w:val="4C45EFB3"/>
    <w:rsid w:val="4C6A99C8"/>
    <w:rsid w:val="4C754305"/>
    <w:rsid w:val="4CC8F863"/>
    <w:rsid w:val="4CDF0C17"/>
    <w:rsid w:val="4CF8B05A"/>
    <w:rsid w:val="4D20EE17"/>
    <w:rsid w:val="4D6D5CC9"/>
    <w:rsid w:val="4DF1013E"/>
    <w:rsid w:val="4E0C1FD6"/>
    <w:rsid w:val="4E150A02"/>
    <w:rsid w:val="4E49CB10"/>
    <w:rsid w:val="4E4FEFBB"/>
    <w:rsid w:val="4E669355"/>
    <w:rsid w:val="4E6D3912"/>
    <w:rsid w:val="4E8498A9"/>
    <w:rsid w:val="4EAF7915"/>
    <w:rsid w:val="4F102259"/>
    <w:rsid w:val="4F181E7D"/>
    <w:rsid w:val="4F211820"/>
    <w:rsid w:val="4F647606"/>
    <w:rsid w:val="4FAB89DA"/>
    <w:rsid w:val="50039CE0"/>
    <w:rsid w:val="502ECDF2"/>
    <w:rsid w:val="504727A7"/>
    <w:rsid w:val="5077C6D0"/>
    <w:rsid w:val="507DF914"/>
    <w:rsid w:val="50C911F7"/>
    <w:rsid w:val="50D10BD8"/>
    <w:rsid w:val="5195763C"/>
    <w:rsid w:val="5219F5E5"/>
    <w:rsid w:val="5225554C"/>
    <w:rsid w:val="52675143"/>
    <w:rsid w:val="5280CC04"/>
    <w:rsid w:val="52B48F9D"/>
    <w:rsid w:val="52DE406A"/>
    <w:rsid w:val="52E0C009"/>
    <w:rsid w:val="52E2F3D9"/>
    <w:rsid w:val="52FD76E5"/>
    <w:rsid w:val="5359DF40"/>
    <w:rsid w:val="536E95C7"/>
    <w:rsid w:val="539C380A"/>
    <w:rsid w:val="539D3E08"/>
    <w:rsid w:val="53CB8ABE"/>
    <w:rsid w:val="540B3FE3"/>
    <w:rsid w:val="543FCE1A"/>
    <w:rsid w:val="5454EC20"/>
    <w:rsid w:val="5455AE63"/>
    <w:rsid w:val="546CC71A"/>
    <w:rsid w:val="54752F5C"/>
    <w:rsid w:val="54C35180"/>
    <w:rsid w:val="54D23735"/>
    <w:rsid w:val="54F526D0"/>
    <w:rsid w:val="550E1F7E"/>
    <w:rsid w:val="556B0C90"/>
    <w:rsid w:val="5588DD3E"/>
    <w:rsid w:val="5599A671"/>
    <w:rsid w:val="55A3887D"/>
    <w:rsid w:val="55CA3102"/>
    <w:rsid w:val="55F1E6BE"/>
    <w:rsid w:val="56054086"/>
    <w:rsid w:val="5648D82F"/>
    <w:rsid w:val="565E9313"/>
    <w:rsid w:val="56650FC3"/>
    <w:rsid w:val="5693E108"/>
    <w:rsid w:val="56BA316E"/>
    <w:rsid w:val="56CE923D"/>
    <w:rsid w:val="570020B3"/>
    <w:rsid w:val="5733A7A8"/>
    <w:rsid w:val="575B187A"/>
    <w:rsid w:val="5763C91E"/>
    <w:rsid w:val="5767D0A7"/>
    <w:rsid w:val="5786E26B"/>
    <w:rsid w:val="578DFBD9"/>
    <w:rsid w:val="5791E4B1"/>
    <w:rsid w:val="579FD3F7"/>
    <w:rsid w:val="57A3EC39"/>
    <w:rsid w:val="5840E052"/>
    <w:rsid w:val="586C4062"/>
    <w:rsid w:val="588EF705"/>
    <w:rsid w:val="58992681"/>
    <w:rsid w:val="589F3681"/>
    <w:rsid w:val="589F786F"/>
    <w:rsid w:val="58C3A50E"/>
    <w:rsid w:val="59000BE5"/>
    <w:rsid w:val="5945A357"/>
    <w:rsid w:val="594CCF9B"/>
    <w:rsid w:val="59572B90"/>
    <w:rsid w:val="5A05AD0F"/>
    <w:rsid w:val="5A3DBE1A"/>
    <w:rsid w:val="5A59F7D1"/>
    <w:rsid w:val="5A86AE99"/>
    <w:rsid w:val="5AA1AA72"/>
    <w:rsid w:val="5AAD62D9"/>
    <w:rsid w:val="5AC2DC54"/>
    <w:rsid w:val="5AC5671A"/>
    <w:rsid w:val="5AC826A3"/>
    <w:rsid w:val="5AF0A05A"/>
    <w:rsid w:val="5AF7EAD4"/>
    <w:rsid w:val="5B1AACCD"/>
    <w:rsid w:val="5B3572C5"/>
    <w:rsid w:val="5B4D468F"/>
    <w:rsid w:val="5B876E6C"/>
    <w:rsid w:val="5BA81887"/>
    <w:rsid w:val="5BB57439"/>
    <w:rsid w:val="5BFD7BD2"/>
    <w:rsid w:val="5C0290BA"/>
    <w:rsid w:val="5C42E113"/>
    <w:rsid w:val="5C54893A"/>
    <w:rsid w:val="5C695E23"/>
    <w:rsid w:val="5CDFA82E"/>
    <w:rsid w:val="5D0F9B34"/>
    <w:rsid w:val="5D3E14CE"/>
    <w:rsid w:val="5D4B1E3D"/>
    <w:rsid w:val="5D69F349"/>
    <w:rsid w:val="5D8CA2A7"/>
    <w:rsid w:val="5DE9F5E1"/>
    <w:rsid w:val="5DF4C2DB"/>
    <w:rsid w:val="5E4689B6"/>
    <w:rsid w:val="5E71AD56"/>
    <w:rsid w:val="5EBA1C64"/>
    <w:rsid w:val="5F2350A9"/>
    <w:rsid w:val="5F2E9C63"/>
    <w:rsid w:val="5F706F6D"/>
    <w:rsid w:val="5FA07F57"/>
    <w:rsid w:val="5FA6AB69"/>
    <w:rsid w:val="5FF04E6E"/>
    <w:rsid w:val="5FF67C23"/>
    <w:rsid w:val="601DBB48"/>
    <w:rsid w:val="603F24C6"/>
    <w:rsid w:val="6067E925"/>
    <w:rsid w:val="60687287"/>
    <w:rsid w:val="608C6D19"/>
    <w:rsid w:val="60BDE002"/>
    <w:rsid w:val="60BF54CF"/>
    <w:rsid w:val="60C83149"/>
    <w:rsid w:val="60D055FF"/>
    <w:rsid w:val="60D36A70"/>
    <w:rsid w:val="61405555"/>
    <w:rsid w:val="6155FE39"/>
    <w:rsid w:val="6193482D"/>
    <w:rsid w:val="61C6FFBF"/>
    <w:rsid w:val="61D5CEF4"/>
    <w:rsid w:val="620E73DC"/>
    <w:rsid w:val="62362322"/>
    <w:rsid w:val="62386401"/>
    <w:rsid w:val="625351DA"/>
    <w:rsid w:val="62E582F3"/>
    <w:rsid w:val="630DA221"/>
    <w:rsid w:val="637FA8B2"/>
    <w:rsid w:val="64037355"/>
    <w:rsid w:val="642B703F"/>
    <w:rsid w:val="6431BA8A"/>
    <w:rsid w:val="6439682D"/>
    <w:rsid w:val="6484EE04"/>
    <w:rsid w:val="655797AA"/>
    <w:rsid w:val="656B0FF0"/>
    <w:rsid w:val="65B4C030"/>
    <w:rsid w:val="65F60EE7"/>
    <w:rsid w:val="6638A47A"/>
    <w:rsid w:val="664E8D3C"/>
    <w:rsid w:val="66640021"/>
    <w:rsid w:val="66653485"/>
    <w:rsid w:val="6671935E"/>
    <w:rsid w:val="66A50825"/>
    <w:rsid w:val="66A89CD3"/>
    <w:rsid w:val="66FC406F"/>
    <w:rsid w:val="6776B2D7"/>
    <w:rsid w:val="679EC356"/>
    <w:rsid w:val="67AB9860"/>
    <w:rsid w:val="67AD8D35"/>
    <w:rsid w:val="67D6D788"/>
    <w:rsid w:val="683F3B4C"/>
    <w:rsid w:val="6890ACCF"/>
    <w:rsid w:val="690E0314"/>
    <w:rsid w:val="69205D23"/>
    <w:rsid w:val="696CB7D8"/>
    <w:rsid w:val="6996B7C8"/>
    <w:rsid w:val="69B55D35"/>
    <w:rsid w:val="69C4D71B"/>
    <w:rsid w:val="69F3BB54"/>
    <w:rsid w:val="69F8A415"/>
    <w:rsid w:val="6A0C8EEC"/>
    <w:rsid w:val="6A25CD6D"/>
    <w:rsid w:val="6A39AE8B"/>
    <w:rsid w:val="6A5516A9"/>
    <w:rsid w:val="6A5B741C"/>
    <w:rsid w:val="6A76DE3E"/>
    <w:rsid w:val="6AA25ED0"/>
    <w:rsid w:val="6AC63C98"/>
    <w:rsid w:val="6AF59470"/>
    <w:rsid w:val="6B0DA452"/>
    <w:rsid w:val="6B3A9660"/>
    <w:rsid w:val="6B56DA84"/>
    <w:rsid w:val="6BBF04AC"/>
    <w:rsid w:val="6C115521"/>
    <w:rsid w:val="6C756B8A"/>
    <w:rsid w:val="6C9ED50B"/>
    <w:rsid w:val="6CB324C6"/>
    <w:rsid w:val="6CF020B3"/>
    <w:rsid w:val="6D237C19"/>
    <w:rsid w:val="6E295359"/>
    <w:rsid w:val="6E46B7CD"/>
    <w:rsid w:val="6E9BEEB7"/>
    <w:rsid w:val="6EA1D534"/>
    <w:rsid w:val="6EDB49B5"/>
    <w:rsid w:val="6EF36D86"/>
    <w:rsid w:val="6EF44F71"/>
    <w:rsid w:val="6F06EBB1"/>
    <w:rsid w:val="6F48FFDB"/>
    <w:rsid w:val="6F641EB0"/>
    <w:rsid w:val="6FB326C7"/>
    <w:rsid w:val="6FDC5EAA"/>
    <w:rsid w:val="6FE20112"/>
    <w:rsid w:val="701C1109"/>
    <w:rsid w:val="706098E4"/>
    <w:rsid w:val="7060BF03"/>
    <w:rsid w:val="706162EF"/>
    <w:rsid w:val="7066DC14"/>
    <w:rsid w:val="708182A6"/>
    <w:rsid w:val="7083E2C6"/>
    <w:rsid w:val="7086F6F4"/>
    <w:rsid w:val="709AA7F6"/>
    <w:rsid w:val="70ABE1EF"/>
    <w:rsid w:val="70B7C53A"/>
    <w:rsid w:val="70BDB0A1"/>
    <w:rsid w:val="70C0FF17"/>
    <w:rsid w:val="70F7A754"/>
    <w:rsid w:val="712D94C1"/>
    <w:rsid w:val="715A124B"/>
    <w:rsid w:val="7160289C"/>
    <w:rsid w:val="716B2FAC"/>
    <w:rsid w:val="718DBDF3"/>
    <w:rsid w:val="718FAE15"/>
    <w:rsid w:val="71B71997"/>
    <w:rsid w:val="71C0ECC2"/>
    <w:rsid w:val="71C3748C"/>
    <w:rsid w:val="71D8CC65"/>
    <w:rsid w:val="71EA649D"/>
    <w:rsid w:val="71EF9E58"/>
    <w:rsid w:val="72048B1B"/>
    <w:rsid w:val="72109126"/>
    <w:rsid w:val="72173D2F"/>
    <w:rsid w:val="724EA7B0"/>
    <w:rsid w:val="728A6587"/>
    <w:rsid w:val="72AA694D"/>
    <w:rsid w:val="72E232DC"/>
    <w:rsid w:val="72E3B6CC"/>
    <w:rsid w:val="72EC6330"/>
    <w:rsid w:val="72EE6984"/>
    <w:rsid w:val="72FB77C8"/>
    <w:rsid w:val="73222D69"/>
    <w:rsid w:val="732BAFF0"/>
    <w:rsid w:val="73493F90"/>
    <w:rsid w:val="7363D9A6"/>
    <w:rsid w:val="737CD37E"/>
    <w:rsid w:val="73819811"/>
    <w:rsid w:val="7391B538"/>
    <w:rsid w:val="73972D27"/>
    <w:rsid w:val="73A9040D"/>
    <w:rsid w:val="73B7C545"/>
    <w:rsid w:val="73D86C1A"/>
    <w:rsid w:val="73DAEF11"/>
    <w:rsid w:val="73F03F7B"/>
    <w:rsid w:val="73FFE445"/>
    <w:rsid w:val="743C051C"/>
    <w:rsid w:val="7444490E"/>
    <w:rsid w:val="744A7EE1"/>
    <w:rsid w:val="74828B60"/>
    <w:rsid w:val="748C86DD"/>
    <w:rsid w:val="748CB4D0"/>
    <w:rsid w:val="748D5C7D"/>
    <w:rsid w:val="74A34C79"/>
    <w:rsid w:val="74C60B66"/>
    <w:rsid w:val="74D56B6C"/>
    <w:rsid w:val="74E491CA"/>
    <w:rsid w:val="74ED8D9F"/>
    <w:rsid w:val="7522157F"/>
    <w:rsid w:val="75295530"/>
    <w:rsid w:val="752FB61E"/>
    <w:rsid w:val="75460A21"/>
    <w:rsid w:val="7562DBCA"/>
    <w:rsid w:val="7565F589"/>
    <w:rsid w:val="75DD2244"/>
    <w:rsid w:val="75F7B309"/>
    <w:rsid w:val="7616F4FD"/>
    <w:rsid w:val="762886F5"/>
    <w:rsid w:val="765C1428"/>
    <w:rsid w:val="767BE2A5"/>
    <w:rsid w:val="76A537BD"/>
    <w:rsid w:val="76D5FC2E"/>
    <w:rsid w:val="76E66256"/>
    <w:rsid w:val="7726D111"/>
    <w:rsid w:val="777459A5"/>
    <w:rsid w:val="77CC76BB"/>
    <w:rsid w:val="77DEB9BF"/>
    <w:rsid w:val="77E5C3FB"/>
    <w:rsid w:val="77F885A8"/>
    <w:rsid w:val="77FAD5D7"/>
    <w:rsid w:val="780FAF97"/>
    <w:rsid w:val="7836E850"/>
    <w:rsid w:val="78B6FDBB"/>
    <w:rsid w:val="791A3273"/>
    <w:rsid w:val="791E465D"/>
    <w:rsid w:val="79216139"/>
    <w:rsid w:val="79681240"/>
    <w:rsid w:val="7979F265"/>
    <w:rsid w:val="797F6789"/>
    <w:rsid w:val="79A59463"/>
    <w:rsid w:val="7A4F55E3"/>
    <w:rsid w:val="7A74578B"/>
    <w:rsid w:val="7A93A951"/>
    <w:rsid w:val="7A9B487B"/>
    <w:rsid w:val="7ABF053F"/>
    <w:rsid w:val="7AE4571E"/>
    <w:rsid w:val="7AE7407C"/>
    <w:rsid w:val="7B0ED83C"/>
    <w:rsid w:val="7B39365C"/>
    <w:rsid w:val="7BCB94E3"/>
    <w:rsid w:val="7BECD4B0"/>
    <w:rsid w:val="7C224D6D"/>
    <w:rsid w:val="7C40B9D5"/>
    <w:rsid w:val="7C637E26"/>
    <w:rsid w:val="7C80D84A"/>
    <w:rsid w:val="7C8917D6"/>
    <w:rsid w:val="7C93F961"/>
    <w:rsid w:val="7CB9BAB2"/>
    <w:rsid w:val="7CC797E3"/>
    <w:rsid w:val="7CE3A5B2"/>
    <w:rsid w:val="7D119ADB"/>
    <w:rsid w:val="7D2AD9FB"/>
    <w:rsid w:val="7D355814"/>
    <w:rsid w:val="7D35AECC"/>
    <w:rsid w:val="7D385128"/>
    <w:rsid w:val="7D68BA2F"/>
    <w:rsid w:val="7D967C2D"/>
    <w:rsid w:val="7DBA48F1"/>
    <w:rsid w:val="7DEF8A31"/>
    <w:rsid w:val="7DF04DEB"/>
    <w:rsid w:val="7DF10374"/>
    <w:rsid w:val="7E0E04B8"/>
    <w:rsid w:val="7E745D0D"/>
    <w:rsid w:val="7E791153"/>
    <w:rsid w:val="7E938D8C"/>
    <w:rsid w:val="7E9B08FE"/>
    <w:rsid w:val="7E9E99BA"/>
    <w:rsid w:val="7E9EB76A"/>
    <w:rsid w:val="7ED2480E"/>
    <w:rsid w:val="7EEB7D49"/>
    <w:rsid w:val="7EFCB2D7"/>
    <w:rsid w:val="7F1936A4"/>
    <w:rsid w:val="7F1F55CC"/>
    <w:rsid w:val="7F2678B1"/>
    <w:rsid w:val="7F2B763E"/>
    <w:rsid w:val="7F8FFA4A"/>
    <w:rsid w:val="7FAEC2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6C949E"/>
  <w15:chartTrackingRefBased/>
  <w15:docId w15:val="{0D14530A-1774-499F-BFD2-6CEBD4500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4E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F4C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4C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4C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C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C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C8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C8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C8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C8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C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4C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4C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C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C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C85"/>
    <w:rPr>
      <w:rFonts w:ascii="Times New Roman" w:eastAsiaTheme="majorEastAsia" w:hAnsi="Times New Roman"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7F4C85"/>
    <w:rPr>
      <w:rFonts w:ascii="Times New Roman" w:eastAsiaTheme="majorEastAsia" w:hAnsi="Times New Roman"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7F4C85"/>
    <w:rPr>
      <w:rFonts w:ascii="Times New Roman" w:eastAsiaTheme="majorEastAsia" w:hAnsi="Times New Roman"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7F4C85"/>
    <w:rPr>
      <w:rFonts w:ascii="Times New Roman" w:eastAsiaTheme="majorEastAsia" w:hAnsi="Times New Roman" w:cstheme="majorBidi"/>
      <w:color w:val="272727" w:themeColor="text1" w:themeTint="D8"/>
      <w:kern w:val="0"/>
      <w14:ligatures w14:val="none"/>
    </w:rPr>
  </w:style>
  <w:style w:type="paragraph" w:styleId="Title">
    <w:name w:val="Title"/>
    <w:basedOn w:val="Normal"/>
    <w:next w:val="Normal"/>
    <w:link w:val="TitleChar"/>
    <w:uiPriority w:val="10"/>
    <w:qFormat/>
    <w:rsid w:val="007F4C8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C85"/>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7F4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C85"/>
    <w:pPr>
      <w:spacing w:before="160"/>
      <w:jc w:val="center"/>
    </w:pPr>
    <w:rPr>
      <w:i/>
      <w:iCs/>
      <w:color w:val="404040" w:themeColor="text1" w:themeTint="BF"/>
    </w:rPr>
  </w:style>
  <w:style w:type="character" w:customStyle="1" w:styleId="QuoteChar">
    <w:name w:val="Quote Char"/>
    <w:basedOn w:val="DefaultParagraphFont"/>
    <w:link w:val="Quote"/>
    <w:uiPriority w:val="29"/>
    <w:rsid w:val="007F4C85"/>
    <w:rPr>
      <w:i/>
      <w:iCs/>
      <w:color w:val="404040" w:themeColor="text1" w:themeTint="BF"/>
    </w:rPr>
  </w:style>
  <w:style w:type="paragraph" w:styleId="ListParagraph">
    <w:name w:val="List Paragraph"/>
    <w:basedOn w:val="Normal"/>
    <w:uiPriority w:val="34"/>
    <w:qFormat/>
    <w:rsid w:val="007F4C85"/>
    <w:pPr>
      <w:ind w:left="720"/>
      <w:contextualSpacing/>
    </w:pPr>
  </w:style>
  <w:style w:type="character" w:styleId="IntenseEmphasis">
    <w:name w:val="Intense Emphasis"/>
    <w:basedOn w:val="DefaultParagraphFont"/>
    <w:uiPriority w:val="21"/>
    <w:qFormat/>
    <w:rsid w:val="007F4C85"/>
    <w:rPr>
      <w:i/>
      <w:iCs/>
      <w:color w:val="0F4761" w:themeColor="accent1" w:themeShade="BF"/>
    </w:rPr>
  </w:style>
  <w:style w:type="paragraph" w:styleId="IntenseQuote">
    <w:name w:val="Intense Quote"/>
    <w:basedOn w:val="Normal"/>
    <w:next w:val="Normal"/>
    <w:link w:val="IntenseQuoteChar"/>
    <w:uiPriority w:val="30"/>
    <w:qFormat/>
    <w:rsid w:val="007F4C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C85"/>
    <w:rPr>
      <w:i/>
      <w:iCs/>
      <w:color w:val="0F4761" w:themeColor="accent1" w:themeShade="BF"/>
    </w:rPr>
  </w:style>
  <w:style w:type="character" w:styleId="IntenseReference">
    <w:name w:val="Intense Reference"/>
    <w:basedOn w:val="DefaultParagraphFont"/>
    <w:uiPriority w:val="32"/>
    <w:qFormat/>
    <w:rsid w:val="007F4C85"/>
    <w:rPr>
      <w:b/>
      <w:bCs/>
      <w:smallCaps/>
      <w:color w:val="0F4761" w:themeColor="accent1" w:themeShade="BF"/>
      <w:spacing w:val="5"/>
    </w:rPr>
  </w:style>
  <w:style w:type="paragraph" w:customStyle="1" w:styleId="SectionHeadings">
    <w:name w:val="Section Headings"/>
    <w:basedOn w:val="Normal"/>
    <w:link w:val="SectionHeadingsChar"/>
    <w:qFormat/>
    <w:rsid w:val="00040A88"/>
    <w:pPr>
      <w:spacing w:after="80" w:line="360" w:lineRule="auto"/>
    </w:pPr>
    <w:rPr>
      <w:b/>
      <w:sz w:val="44"/>
    </w:rPr>
  </w:style>
  <w:style w:type="character" w:customStyle="1" w:styleId="SectionHeadingsChar">
    <w:name w:val="Section Headings Char"/>
    <w:basedOn w:val="DefaultParagraphFont"/>
    <w:link w:val="SectionHeadings"/>
    <w:rsid w:val="00040A88"/>
    <w:rPr>
      <w:rFonts w:ascii="Times New Roman" w:eastAsia="Times New Roman" w:hAnsi="Times New Roman" w:cs="Times New Roman"/>
      <w:b/>
      <w:kern w:val="0"/>
      <w:sz w:val="44"/>
      <w14:ligatures w14:val="none"/>
    </w:rPr>
  </w:style>
  <w:style w:type="paragraph" w:customStyle="1" w:styleId="SectionContent">
    <w:name w:val="Section Content"/>
    <w:basedOn w:val="Normal"/>
    <w:link w:val="SectionContentChar"/>
    <w:qFormat/>
    <w:rsid w:val="00040A88"/>
    <w:pPr>
      <w:spacing w:before="120" w:after="320" w:line="360" w:lineRule="auto"/>
    </w:pPr>
  </w:style>
  <w:style w:type="character" w:customStyle="1" w:styleId="SectionContentChar">
    <w:name w:val="Section Content Char"/>
    <w:basedOn w:val="DefaultParagraphFont"/>
    <w:link w:val="SectionContent"/>
    <w:rsid w:val="00040A88"/>
    <w:rPr>
      <w:rFonts w:ascii="Times New Roman" w:eastAsia="Times New Roman" w:hAnsi="Times New Roman" w:cs="Times New Roman"/>
      <w:kern w:val="0"/>
      <w14:ligatures w14:val="none"/>
    </w:rPr>
  </w:style>
  <w:style w:type="paragraph" w:customStyle="1" w:styleId="Sub-Heading">
    <w:name w:val="Sub-Heading"/>
    <w:basedOn w:val="Normal"/>
    <w:link w:val="Sub-HeadingChar"/>
    <w:qFormat/>
    <w:rsid w:val="00040A88"/>
    <w:pPr>
      <w:spacing w:after="80" w:line="360" w:lineRule="auto"/>
    </w:pPr>
    <w:rPr>
      <w:i/>
      <w:sz w:val="32"/>
    </w:rPr>
  </w:style>
  <w:style w:type="character" w:customStyle="1" w:styleId="Sub-HeadingChar">
    <w:name w:val="Sub-Heading Char"/>
    <w:basedOn w:val="DefaultParagraphFont"/>
    <w:link w:val="Sub-Heading"/>
    <w:rsid w:val="00040A88"/>
    <w:rPr>
      <w:rFonts w:ascii="Times New Roman" w:eastAsia="Times New Roman" w:hAnsi="Times New Roman" w:cs="Times New Roman"/>
      <w:i/>
      <w:kern w:val="0"/>
      <w:sz w:val="32"/>
      <w14:ligatures w14:val="none"/>
    </w:rPr>
  </w:style>
  <w:style w:type="table" w:styleId="TableGrid">
    <w:name w:val="Table Grid"/>
    <w:basedOn w:val="TableNormal"/>
    <w:uiPriority w:val="39"/>
    <w:rsid w:val="00A51FB7"/>
    <w:pPr>
      <w:spacing w:after="0" w:line="240" w:lineRule="auto"/>
    </w:pPr>
    <w:tblPr/>
  </w:style>
  <w:style w:type="character" w:styleId="CommentReference">
    <w:name w:val="annotation reference"/>
    <w:basedOn w:val="DefaultParagraphFont"/>
    <w:uiPriority w:val="99"/>
    <w:semiHidden/>
    <w:unhideWhenUsed/>
    <w:rsid w:val="006F01E0"/>
    <w:rPr>
      <w:sz w:val="16"/>
      <w:szCs w:val="16"/>
    </w:rPr>
  </w:style>
  <w:style w:type="paragraph" w:styleId="CommentText">
    <w:name w:val="annotation text"/>
    <w:basedOn w:val="Normal"/>
    <w:link w:val="CommentTextChar"/>
    <w:uiPriority w:val="99"/>
    <w:unhideWhenUsed/>
    <w:rsid w:val="006F01E0"/>
    <w:rPr>
      <w:sz w:val="20"/>
      <w:szCs w:val="20"/>
    </w:rPr>
  </w:style>
  <w:style w:type="character" w:customStyle="1" w:styleId="CommentTextChar">
    <w:name w:val="Comment Text Char"/>
    <w:basedOn w:val="DefaultParagraphFont"/>
    <w:link w:val="CommentText"/>
    <w:uiPriority w:val="99"/>
    <w:rsid w:val="006F01E0"/>
    <w:rPr>
      <w:rFonts w:ascii="Times New Roman" w:eastAsia="Times New Roman" w:hAnsi="Times New Roman" w:cs="Times New Roman"/>
      <w:kern w:val="0"/>
      <w:sz w:val="20"/>
      <w:szCs w:val="20"/>
      <w14:ligatures w14:val="none"/>
    </w:rPr>
  </w:style>
  <w:style w:type="paragraph" w:styleId="TOCHeading">
    <w:name w:val="TOC Heading"/>
    <w:basedOn w:val="Heading1"/>
    <w:next w:val="Normal"/>
    <w:uiPriority w:val="39"/>
    <w:unhideWhenUsed/>
    <w:qFormat/>
    <w:rsid w:val="006F01E0"/>
    <w:pPr>
      <w:spacing w:before="240" w:after="0" w:line="259" w:lineRule="auto"/>
      <w:outlineLvl w:val="9"/>
    </w:pPr>
    <w:rPr>
      <w:sz w:val="32"/>
      <w:szCs w:val="32"/>
    </w:rPr>
  </w:style>
  <w:style w:type="paragraph" w:styleId="TOC1">
    <w:name w:val="toc 1"/>
    <w:basedOn w:val="Normal"/>
    <w:next w:val="Normal"/>
    <w:autoRedefine/>
    <w:uiPriority w:val="39"/>
    <w:unhideWhenUsed/>
    <w:rsid w:val="006F01E0"/>
    <w:pPr>
      <w:spacing w:after="100"/>
    </w:pPr>
  </w:style>
  <w:style w:type="character" w:styleId="Hyperlink">
    <w:name w:val="Hyperlink"/>
    <w:basedOn w:val="DefaultParagraphFont"/>
    <w:uiPriority w:val="99"/>
    <w:unhideWhenUsed/>
    <w:rsid w:val="006F01E0"/>
    <w:rPr>
      <w:color w:val="467886" w:themeColor="hyperlink"/>
      <w:u w:val="single"/>
    </w:rPr>
  </w:style>
  <w:style w:type="paragraph" w:styleId="TOC2">
    <w:name w:val="toc 2"/>
    <w:basedOn w:val="Normal"/>
    <w:next w:val="Normal"/>
    <w:autoRedefine/>
    <w:uiPriority w:val="39"/>
    <w:unhideWhenUsed/>
    <w:rsid w:val="006F01E0"/>
    <w:pPr>
      <w:spacing w:after="100" w:line="259" w:lineRule="auto"/>
      <w:ind w:left="220"/>
    </w:pPr>
    <w:rPr>
      <w:rFonts w:eastAsiaTheme="minorEastAsia"/>
      <w:sz w:val="22"/>
      <w:szCs w:val="22"/>
    </w:rPr>
  </w:style>
  <w:style w:type="paragraph" w:styleId="TOC3">
    <w:name w:val="toc 3"/>
    <w:basedOn w:val="Normal"/>
    <w:next w:val="Normal"/>
    <w:autoRedefine/>
    <w:uiPriority w:val="39"/>
    <w:unhideWhenUsed/>
    <w:rsid w:val="006F01E0"/>
    <w:pPr>
      <w:spacing w:after="100" w:line="259" w:lineRule="auto"/>
      <w:ind w:left="440"/>
    </w:pPr>
    <w:rPr>
      <w:rFonts w:eastAsiaTheme="minorEastAsia"/>
      <w:sz w:val="22"/>
      <w:szCs w:val="22"/>
    </w:rPr>
  </w:style>
  <w:style w:type="paragraph" w:styleId="Header">
    <w:name w:val="header"/>
    <w:basedOn w:val="Normal"/>
    <w:link w:val="HeaderChar"/>
    <w:uiPriority w:val="99"/>
    <w:unhideWhenUsed/>
    <w:rsid w:val="00037925"/>
    <w:pPr>
      <w:tabs>
        <w:tab w:val="center" w:pos="4680"/>
        <w:tab w:val="right" w:pos="9360"/>
      </w:tabs>
    </w:pPr>
  </w:style>
  <w:style w:type="character" w:customStyle="1" w:styleId="HeaderChar">
    <w:name w:val="Header Char"/>
    <w:basedOn w:val="DefaultParagraphFont"/>
    <w:link w:val="Header"/>
    <w:uiPriority w:val="99"/>
    <w:rsid w:val="00037925"/>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037925"/>
    <w:pPr>
      <w:tabs>
        <w:tab w:val="center" w:pos="4680"/>
        <w:tab w:val="right" w:pos="9360"/>
      </w:tabs>
    </w:pPr>
  </w:style>
  <w:style w:type="character" w:customStyle="1" w:styleId="FooterChar">
    <w:name w:val="Footer Char"/>
    <w:basedOn w:val="DefaultParagraphFont"/>
    <w:link w:val="Footer"/>
    <w:uiPriority w:val="99"/>
    <w:rsid w:val="00037925"/>
    <w:rPr>
      <w:rFonts w:ascii="Times New Roman" w:eastAsia="Times New Roman" w:hAnsi="Times New Roman" w:cs="Times New Roman"/>
      <w:kern w:val="0"/>
      <w14:ligatures w14:val="none"/>
    </w:rPr>
  </w:style>
  <w:style w:type="paragraph" w:styleId="NormalWeb">
    <w:name w:val="Normal (Web)"/>
    <w:basedOn w:val="Normal"/>
    <w:uiPriority w:val="99"/>
    <w:unhideWhenUsed/>
    <w:rsid w:val="000E1E57"/>
    <w:pPr>
      <w:spacing w:before="100" w:beforeAutospacing="1" w:after="100" w:afterAutospacing="1"/>
    </w:pPr>
  </w:style>
  <w:style w:type="character" w:styleId="Strong">
    <w:name w:val="Strong"/>
    <w:basedOn w:val="DefaultParagraphFont"/>
    <w:uiPriority w:val="22"/>
    <w:qFormat/>
    <w:rsid w:val="000E1E57"/>
    <w:rPr>
      <w:b/>
      <w:bCs/>
    </w:rPr>
  </w:style>
  <w:style w:type="character" w:styleId="FollowedHyperlink">
    <w:name w:val="FollowedHyperlink"/>
    <w:basedOn w:val="DefaultParagraphFont"/>
    <w:uiPriority w:val="99"/>
    <w:semiHidden/>
    <w:unhideWhenUsed/>
    <w:rsid w:val="002D2F00"/>
    <w:rPr>
      <w:color w:val="96607D" w:themeColor="followedHyperlink"/>
      <w:u w:val="single"/>
    </w:rPr>
  </w:style>
  <w:style w:type="paragraph" w:styleId="CommentSubject">
    <w:name w:val="annotation subject"/>
    <w:basedOn w:val="CommentText"/>
    <w:next w:val="CommentText"/>
    <w:link w:val="CommentSubjectChar"/>
    <w:uiPriority w:val="99"/>
    <w:semiHidden/>
    <w:unhideWhenUsed/>
    <w:rsid w:val="00835677"/>
    <w:rPr>
      <w:b/>
      <w:bCs/>
    </w:rPr>
  </w:style>
  <w:style w:type="character" w:customStyle="1" w:styleId="CommentSubjectChar">
    <w:name w:val="Comment Subject Char"/>
    <w:basedOn w:val="CommentTextChar"/>
    <w:link w:val="CommentSubject"/>
    <w:uiPriority w:val="99"/>
    <w:semiHidden/>
    <w:rsid w:val="00835677"/>
    <w:rPr>
      <w:rFonts w:ascii="Times New Roman" w:eastAsia="Times New Roman" w:hAnsi="Times New Roman" w:cs="Times New Roman"/>
      <w:b/>
      <w:bCs/>
      <w:kern w:val="0"/>
      <w:sz w:val="20"/>
      <w:szCs w:val="20"/>
      <w14:ligatures w14:val="none"/>
    </w:rPr>
  </w:style>
  <w:style w:type="table" w:customStyle="1" w:styleId="TableGrid1">
    <w:name w:val="Table Grid1"/>
    <w:basedOn w:val="TableNormal"/>
    <w:next w:val="TableGrid"/>
    <w:uiPriority w:val="39"/>
    <w:rsid w:val="008E0E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A31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5523C"/>
    <w:rPr>
      <w:color w:val="605E5C"/>
      <w:shd w:val="clear" w:color="auto" w:fill="E1DFDD"/>
    </w:rPr>
  </w:style>
  <w:style w:type="paragraph" w:styleId="Revision">
    <w:name w:val="Revision"/>
    <w:hidden/>
    <w:uiPriority w:val="99"/>
    <w:semiHidden/>
    <w:rsid w:val="000E416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35038">
      <w:bodyDiv w:val="1"/>
      <w:marLeft w:val="0"/>
      <w:marRight w:val="0"/>
      <w:marTop w:val="0"/>
      <w:marBottom w:val="0"/>
      <w:divBdr>
        <w:top w:val="none" w:sz="0" w:space="0" w:color="auto"/>
        <w:left w:val="none" w:sz="0" w:space="0" w:color="auto"/>
        <w:bottom w:val="none" w:sz="0" w:space="0" w:color="auto"/>
        <w:right w:val="none" w:sz="0" w:space="0" w:color="auto"/>
      </w:divBdr>
    </w:div>
    <w:div w:id="163977793">
      <w:bodyDiv w:val="1"/>
      <w:marLeft w:val="0"/>
      <w:marRight w:val="0"/>
      <w:marTop w:val="0"/>
      <w:marBottom w:val="0"/>
      <w:divBdr>
        <w:top w:val="none" w:sz="0" w:space="0" w:color="auto"/>
        <w:left w:val="none" w:sz="0" w:space="0" w:color="auto"/>
        <w:bottom w:val="none" w:sz="0" w:space="0" w:color="auto"/>
        <w:right w:val="none" w:sz="0" w:space="0" w:color="auto"/>
      </w:divBdr>
    </w:div>
    <w:div w:id="494343346">
      <w:bodyDiv w:val="1"/>
      <w:marLeft w:val="0"/>
      <w:marRight w:val="0"/>
      <w:marTop w:val="0"/>
      <w:marBottom w:val="0"/>
      <w:divBdr>
        <w:top w:val="none" w:sz="0" w:space="0" w:color="auto"/>
        <w:left w:val="none" w:sz="0" w:space="0" w:color="auto"/>
        <w:bottom w:val="none" w:sz="0" w:space="0" w:color="auto"/>
        <w:right w:val="none" w:sz="0" w:space="0" w:color="auto"/>
      </w:divBdr>
    </w:div>
    <w:div w:id="567305468">
      <w:bodyDiv w:val="1"/>
      <w:marLeft w:val="0"/>
      <w:marRight w:val="0"/>
      <w:marTop w:val="0"/>
      <w:marBottom w:val="0"/>
      <w:divBdr>
        <w:top w:val="none" w:sz="0" w:space="0" w:color="auto"/>
        <w:left w:val="none" w:sz="0" w:space="0" w:color="auto"/>
        <w:bottom w:val="none" w:sz="0" w:space="0" w:color="auto"/>
        <w:right w:val="none" w:sz="0" w:space="0" w:color="auto"/>
      </w:divBdr>
      <w:divsChild>
        <w:div w:id="1003972789">
          <w:marLeft w:val="0"/>
          <w:marRight w:val="0"/>
          <w:marTop w:val="0"/>
          <w:marBottom w:val="0"/>
          <w:divBdr>
            <w:top w:val="none" w:sz="0" w:space="0" w:color="auto"/>
            <w:left w:val="none" w:sz="0" w:space="0" w:color="auto"/>
            <w:bottom w:val="none" w:sz="0" w:space="0" w:color="auto"/>
            <w:right w:val="none" w:sz="0" w:space="0" w:color="auto"/>
          </w:divBdr>
        </w:div>
      </w:divsChild>
    </w:div>
    <w:div w:id="1207449331">
      <w:bodyDiv w:val="1"/>
      <w:marLeft w:val="0"/>
      <w:marRight w:val="0"/>
      <w:marTop w:val="0"/>
      <w:marBottom w:val="0"/>
      <w:divBdr>
        <w:top w:val="none" w:sz="0" w:space="0" w:color="auto"/>
        <w:left w:val="none" w:sz="0" w:space="0" w:color="auto"/>
        <w:bottom w:val="none" w:sz="0" w:space="0" w:color="auto"/>
        <w:right w:val="none" w:sz="0" w:space="0" w:color="auto"/>
      </w:divBdr>
    </w:div>
    <w:div w:id="1975210687">
      <w:bodyDiv w:val="1"/>
      <w:marLeft w:val="0"/>
      <w:marRight w:val="0"/>
      <w:marTop w:val="0"/>
      <w:marBottom w:val="0"/>
      <w:divBdr>
        <w:top w:val="none" w:sz="0" w:space="0" w:color="auto"/>
        <w:left w:val="none" w:sz="0" w:space="0" w:color="auto"/>
        <w:bottom w:val="none" w:sz="0" w:space="0" w:color="auto"/>
        <w:right w:val="none" w:sz="0" w:space="0" w:color="auto"/>
      </w:divBdr>
      <w:divsChild>
        <w:div w:id="549540759">
          <w:marLeft w:val="0"/>
          <w:marRight w:val="0"/>
          <w:marTop w:val="0"/>
          <w:marBottom w:val="0"/>
          <w:divBdr>
            <w:top w:val="none" w:sz="0" w:space="0" w:color="auto"/>
            <w:left w:val="none" w:sz="0" w:space="0" w:color="auto"/>
            <w:bottom w:val="none" w:sz="0" w:space="0" w:color="auto"/>
            <w:right w:val="none" w:sz="0" w:space="0" w:color="auto"/>
          </w:divBdr>
        </w:div>
      </w:divsChild>
    </w:div>
    <w:div w:id="2062630834">
      <w:bodyDiv w:val="1"/>
      <w:marLeft w:val="0"/>
      <w:marRight w:val="0"/>
      <w:marTop w:val="0"/>
      <w:marBottom w:val="0"/>
      <w:divBdr>
        <w:top w:val="none" w:sz="0" w:space="0" w:color="auto"/>
        <w:left w:val="none" w:sz="0" w:space="0" w:color="auto"/>
        <w:bottom w:val="none" w:sz="0" w:space="0" w:color="auto"/>
        <w:right w:val="none" w:sz="0" w:space="0" w:color="auto"/>
      </w:divBdr>
    </w:div>
    <w:div w:id="2097751305">
      <w:bodyDiv w:val="1"/>
      <w:marLeft w:val="0"/>
      <w:marRight w:val="0"/>
      <w:marTop w:val="0"/>
      <w:marBottom w:val="0"/>
      <w:divBdr>
        <w:top w:val="none" w:sz="0" w:space="0" w:color="auto"/>
        <w:left w:val="none" w:sz="0" w:space="0" w:color="auto"/>
        <w:bottom w:val="none" w:sz="0" w:space="0" w:color="auto"/>
        <w:right w:val="none" w:sz="0" w:space="0" w:color="auto"/>
      </w:divBdr>
    </w:div>
    <w:div w:id="2121946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diagramData" Target="diagrams/data1.xml"/><Relationship Id="rId39" Type="http://schemas.openxmlformats.org/officeDocument/2006/relationships/image" Target="media/image24.png"/><Relationship Id="rId21" Type="http://schemas.openxmlformats.org/officeDocument/2006/relationships/image" Target="media/image11.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diagramColors" Target="diagrams/colors1.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microsoft.com/office/2020/10/relationships/intelligence" Target="intelligence2.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diagramLayout" Target="diagrams/layout1.xml"/><Relationship Id="rId30" Type="http://schemas.microsoft.com/office/2007/relationships/diagramDrawing" Target="diagrams/drawing1.xml"/><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10.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diagramQuickStyle" Target="diagrams/quickStyle1.xml"/><Relationship Id="rId36" Type="http://schemas.openxmlformats.org/officeDocument/2006/relationships/image" Target="media/image21.png"/><Relationship Id="rId49" Type="http://schemas.openxmlformats.org/officeDocument/2006/relationships/image" Target="media/image3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73A249-F509-47EF-A2C8-C9D2FA69F68F}"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0869692B-8BFD-414F-9BA0-A4A1DACB9E53}">
      <dgm:prSet phldrT="[Text]"/>
      <dgm:spPr/>
      <dgm:t>
        <a:bodyPr/>
        <a:lstStyle/>
        <a:p>
          <a:r>
            <a:rPr lang="en-US" dirty="0"/>
            <a:t>Login</a:t>
          </a:r>
        </a:p>
      </dgm:t>
    </dgm:pt>
    <dgm:pt modelId="{26120097-9710-4301-8129-FDDCA96434AF}" type="parTrans" cxnId="{6A899E19-D277-4FC8-BC7A-D2DB4F1FD1E6}">
      <dgm:prSet/>
      <dgm:spPr/>
      <dgm:t>
        <a:bodyPr/>
        <a:lstStyle/>
        <a:p>
          <a:endParaRPr lang="en-US"/>
        </a:p>
      </dgm:t>
    </dgm:pt>
    <dgm:pt modelId="{DB4201A3-09DF-483D-91A3-7C9BCBF4F030}" type="sibTrans" cxnId="{6A899E19-D277-4FC8-BC7A-D2DB4F1FD1E6}">
      <dgm:prSet/>
      <dgm:spPr/>
      <dgm:t>
        <a:bodyPr/>
        <a:lstStyle/>
        <a:p>
          <a:endParaRPr lang="en-US"/>
        </a:p>
      </dgm:t>
    </dgm:pt>
    <dgm:pt modelId="{95E04E40-8D17-4EE8-ABD0-E28C2A44324D}">
      <dgm:prSet/>
      <dgm:spPr/>
      <dgm:t>
        <a:bodyPr/>
        <a:lstStyle/>
        <a:p>
          <a:r>
            <a:rPr lang="en-US" dirty="0"/>
            <a:t>Home Page</a:t>
          </a:r>
        </a:p>
      </dgm:t>
    </dgm:pt>
    <dgm:pt modelId="{22AB169B-1D83-45AF-9D50-B755DE6EC652}" type="parTrans" cxnId="{7E2C60CA-7DD4-47EE-8A59-6335AB9C33AF}">
      <dgm:prSet/>
      <dgm:spPr/>
      <dgm:t>
        <a:bodyPr/>
        <a:lstStyle/>
        <a:p>
          <a:endParaRPr lang="en-US"/>
        </a:p>
      </dgm:t>
    </dgm:pt>
    <dgm:pt modelId="{58E6D1DC-9404-4EBD-ABEE-C77EBF274289}" type="sibTrans" cxnId="{7E2C60CA-7DD4-47EE-8A59-6335AB9C33AF}">
      <dgm:prSet/>
      <dgm:spPr/>
      <dgm:t>
        <a:bodyPr/>
        <a:lstStyle/>
        <a:p>
          <a:endParaRPr lang="en-US"/>
        </a:p>
      </dgm:t>
    </dgm:pt>
    <dgm:pt modelId="{1830F3D0-D4C1-4EEC-939B-B96B4CE665E7}">
      <dgm:prSet/>
      <dgm:spPr/>
      <dgm:t>
        <a:bodyPr/>
        <a:lstStyle/>
        <a:p>
          <a:r>
            <a:rPr lang="en-US" dirty="0"/>
            <a:t>Volunteer Sign-Up</a:t>
          </a:r>
        </a:p>
      </dgm:t>
    </dgm:pt>
    <dgm:pt modelId="{F90F59D7-6169-48B5-B1BD-67DE2A5FE236}" type="parTrans" cxnId="{0B4A81BD-6131-434D-ACD3-51075BA2626E}">
      <dgm:prSet/>
      <dgm:spPr/>
      <dgm:t>
        <a:bodyPr/>
        <a:lstStyle/>
        <a:p>
          <a:endParaRPr lang="en-US"/>
        </a:p>
      </dgm:t>
    </dgm:pt>
    <dgm:pt modelId="{210135EC-46ED-4ADE-8494-C30B418552FF}" type="sibTrans" cxnId="{0B4A81BD-6131-434D-ACD3-51075BA2626E}">
      <dgm:prSet/>
      <dgm:spPr/>
      <dgm:t>
        <a:bodyPr/>
        <a:lstStyle/>
        <a:p>
          <a:endParaRPr lang="en-US"/>
        </a:p>
      </dgm:t>
    </dgm:pt>
    <dgm:pt modelId="{E59EAFAD-CA3D-4E53-B03E-C81C3ED17D86}">
      <dgm:prSet/>
      <dgm:spPr/>
      <dgm:t>
        <a:bodyPr/>
        <a:lstStyle/>
        <a:p>
          <a:r>
            <a:rPr lang="en-US" dirty="0"/>
            <a:t>Sign Up for Shift</a:t>
          </a:r>
        </a:p>
      </dgm:t>
    </dgm:pt>
    <dgm:pt modelId="{AAEB5FDC-D521-4D40-BCE8-A245533EBB56}" type="parTrans" cxnId="{D9F79D4E-AC68-4E80-B8A4-11F80891FB4D}">
      <dgm:prSet/>
      <dgm:spPr/>
      <dgm:t>
        <a:bodyPr/>
        <a:lstStyle/>
        <a:p>
          <a:endParaRPr lang="en-US"/>
        </a:p>
      </dgm:t>
    </dgm:pt>
    <dgm:pt modelId="{8465D1F7-A32D-409A-B566-C02C7D45FB31}" type="sibTrans" cxnId="{D9F79D4E-AC68-4E80-B8A4-11F80891FB4D}">
      <dgm:prSet/>
      <dgm:spPr/>
      <dgm:t>
        <a:bodyPr/>
        <a:lstStyle/>
        <a:p>
          <a:endParaRPr lang="en-US"/>
        </a:p>
      </dgm:t>
    </dgm:pt>
    <dgm:pt modelId="{DBAFEFBB-D0B3-41F7-A9D5-91D5B50B7A96}">
      <dgm:prSet/>
      <dgm:spPr/>
      <dgm:t>
        <a:bodyPr/>
        <a:lstStyle/>
        <a:p>
          <a:r>
            <a:rPr lang="en-US" dirty="0"/>
            <a:t>Modify Shift</a:t>
          </a:r>
        </a:p>
      </dgm:t>
    </dgm:pt>
    <dgm:pt modelId="{5E39621B-7787-49DE-B027-E52E0E15C8FA}" type="parTrans" cxnId="{FC7BEB9E-A946-4EDF-BF9D-99595AC5BCAB}">
      <dgm:prSet/>
      <dgm:spPr/>
      <dgm:t>
        <a:bodyPr/>
        <a:lstStyle/>
        <a:p>
          <a:endParaRPr lang="en-US"/>
        </a:p>
      </dgm:t>
    </dgm:pt>
    <dgm:pt modelId="{26D24EAB-3CB0-4686-80BC-1AD3D71D95B5}" type="sibTrans" cxnId="{FC7BEB9E-A946-4EDF-BF9D-99595AC5BCAB}">
      <dgm:prSet/>
      <dgm:spPr/>
      <dgm:t>
        <a:bodyPr/>
        <a:lstStyle/>
        <a:p>
          <a:endParaRPr lang="en-US"/>
        </a:p>
      </dgm:t>
    </dgm:pt>
    <dgm:pt modelId="{59BD246C-437D-4CD4-BE31-9A04C14B7BFE}">
      <dgm:prSet/>
      <dgm:spPr/>
      <dgm:t>
        <a:bodyPr/>
        <a:lstStyle/>
        <a:p>
          <a:r>
            <a:rPr lang="en-US" dirty="0"/>
            <a:t>Volunteer Account</a:t>
          </a:r>
        </a:p>
      </dgm:t>
    </dgm:pt>
    <dgm:pt modelId="{9E602F32-6F58-48D3-88D8-B29618F565F3}" type="parTrans" cxnId="{7B8A413F-834F-48B2-AB64-A67C354A7DC5}">
      <dgm:prSet/>
      <dgm:spPr/>
      <dgm:t>
        <a:bodyPr/>
        <a:lstStyle/>
        <a:p>
          <a:endParaRPr lang="en-US"/>
        </a:p>
      </dgm:t>
    </dgm:pt>
    <dgm:pt modelId="{C55E4C85-1335-40FB-90A2-800D32DB6B62}" type="sibTrans" cxnId="{7B8A413F-834F-48B2-AB64-A67C354A7DC5}">
      <dgm:prSet/>
      <dgm:spPr/>
      <dgm:t>
        <a:bodyPr/>
        <a:lstStyle/>
        <a:p>
          <a:endParaRPr lang="en-US"/>
        </a:p>
      </dgm:t>
    </dgm:pt>
    <dgm:pt modelId="{DA657F42-A416-469A-A0DD-70CBABEB23D6}">
      <dgm:prSet/>
      <dgm:spPr/>
      <dgm:t>
        <a:bodyPr/>
        <a:lstStyle/>
        <a:p>
          <a:r>
            <a:rPr lang="en-US" dirty="0"/>
            <a:t>Sign Up for Multiple Shifts</a:t>
          </a:r>
        </a:p>
      </dgm:t>
    </dgm:pt>
    <dgm:pt modelId="{6431029F-56B2-466C-9E1F-7ACF8414E823}" type="parTrans" cxnId="{27D4915B-7CAC-4C8F-AFCD-E9A7F4927A69}">
      <dgm:prSet/>
      <dgm:spPr/>
      <dgm:t>
        <a:bodyPr/>
        <a:lstStyle/>
        <a:p>
          <a:endParaRPr lang="en-US"/>
        </a:p>
      </dgm:t>
    </dgm:pt>
    <dgm:pt modelId="{43F36D71-13BC-48EE-ABA7-3B0FFA3B2D52}" type="sibTrans" cxnId="{27D4915B-7CAC-4C8F-AFCD-E9A7F4927A69}">
      <dgm:prSet/>
      <dgm:spPr/>
      <dgm:t>
        <a:bodyPr/>
        <a:lstStyle/>
        <a:p>
          <a:endParaRPr lang="en-US"/>
        </a:p>
      </dgm:t>
    </dgm:pt>
    <dgm:pt modelId="{A2976483-10EF-40AE-B016-14FF7255D8C5}">
      <dgm:prSet/>
      <dgm:spPr/>
      <dgm:t>
        <a:bodyPr/>
        <a:lstStyle/>
        <a:p>
          <a:r>
            <a:rPr lang="en-US" dirty="0"/>
            <a:t>Add Minor Volunteers</a:t>
          </a:r>
        </a:p>
      </dgm:t>
    </dgm:pt>
    <dgm:pt modelId="{81BB5380-72A6-45D6-B1D4-715D7BE528E3}" type="parTrans" cxnId="{7A93D5C7-9C9F-4BC8-BFD6-8679D0E346AC}">
      <dgm:prSet/>
      <dgm:spPr/>
      <dgm:t>
        <a:bodyPr/>
        <a:lstStyle/>
        <a:p>
          <a:endParaRPr lang="en-US"/>
        </a:p>
      </dgm:t>
    </dgm:pt>
    <dgm:pt modelId="{4C0F991B-15C4-4C22-83FB-D0D6D97DD4FC}" type="sibTrans" cxnId="{7A93D5C7-9C9F-4BC8-BFD6-8679D0E346AC}">
      <dgm:prSet/>
      <dgm:spPr/>
      <dgm:t>
        <a:bodyPr/>
        <a:lstStyle/>
        <a:p>
          <a:endParaRPr lang="en-US"/>
        </a:p>
      </dgm:t>
    </dgm:pt>
    <dgm:pt modelId="{6FAF6E02-E03B-44E9-A237-34814A974667}">
      <dgm:prSet/>
      <dgm:spPr/>
      <dgm:t>
        <a:bodyPr/>
        <a:lstStyle/>
        <a:p>
          <a:r>
            <a:rPr lang="en-US" dirty="0"/>
            <a:t>Update Contact Info</a:t>
          </a:r>
        </a:p>
      </dgm:t>
    </dgm:pt>
    <dgm:pt modelId="{17C2198E-B6C9-496D-8BAC-59D0291D5EDC}" type="parTrans" cxnId="{DBA1738C-05F6-42F4-8ED8-30AE1BF8E1AC}">
      <dgm:prSet/>
      <dgm:spPr/>
      <dgm:t>
        <a:bodyPr/>
        <a:lstStyle/>
        <a:p>
          <a:endParaRPr lang="en-US"/>
        </a:p>
      </dgm:t>
    </dgm:pt>
    <dgm:pt modelId="{93F88C5E-CA6E-484A-B4DC-E957C9EDE935}" type="sibTrans" cxnId="{DBA1738C-05F6-42F4-8ED8-30AE1BF8E1AC}">
      <dgm:prSet/>
      <dgm:spPr/>
      <dgm:t>
        <a:bodyPr/>
        <a:lstStyle/>
        <a:p>
          <a:endParaRPr lang="en-US"/>
        </a:p>
      </dgm:t>
    </dgm:pt>
    <dgm:pt modelId="{F8B4E920-B2DA-47CC-A91E-A1582B75FFFF}">
      <dgm:prSet/>
      <dgm:spPr/>
      <dgm:t>
        <a:bodyPr/>
        <a:lstStyle/>
        <a:p>
          <a:r>
            <a:rPr lang="en-US" dirty="0"/>
            <a:t>View Signed-Up Shifts</a:t>
          </a:r>
        </a:p>
      </dgm:t>
    </dgm:pt>
    <dgm:pt modelId="{604E5F1B-1A45-44B8-B97A-4E5D29C75453}" type="parTrans" cxnId="{D898C626-6400-49D7-B66A-0043A9D0AE33}">
      <dgm:prSet/>
      <dgm:spPr/>
      <dgm:t>
        <a:bodyPr/>
        <a:lstStyle/>
        <a:p>
          <a:endParaRPr lang="en-US"/>
        </a:p>
      </dgm:t>
    </dgm:pt>
    <dgm:pt modelId="{2D7692C3-03F5-41F0-AB6C-A60E5F51BC8B}" type="sibTrans" cxnId="{D898C626-6400-49D7-B66A-0043A9D0AE33}">
      <dgm:prSet/>
      <dgm:spPr/>
      <dgm:t>
        <a:bodyPr/>
        <a:lstStyle/>
        <a:p>
          <a:endParaRPr lang="en-US"/>
        </a:p>
      </dgm:t>
    </dgm:pt>
    <dgm:pt modelId="{710127FC-F0CF-47CB-832A-E4EBF954FF53}">
      <dgm:prSet/>
      <dgm:spPr/>
      <dgm:t>
        <a:bodyPr/>
        <a:lstStyle/>
        <a:p>
          <a:r>
            <a:rPr lang="en-US" dirty="0"/>
            <a:t>Check In/Out</a:t>
          </a:r>
        </a:p>
      </dgm:t>
    </dgm:pt>
    <dgm:pt modelId="{9EE6169E-0A6E-411B-B618-FBB6B61DDE76}" type="parTrans" cxnId="{E1098B9F-E64D-4B39-8FFB-D357D83B54D9}">
      <dgm:prSet/>
      <dgm:spPr/>
      <dgm:t>
        <a:bodyPr/>
        <a:lstStyle/>
        <a:p>
          <a:endParaRPr lang="en-US"/>
        </a:p>
      </dgm:t>
    </dgm:pt>
    <dgm:pt modelId="{91C49835-3039-4C27-8F61-93A2808909CA}" type="sibTrans" cxnId="{E1098B9F-E64D-4B39-8FFB-D357D83B54D9}">
      <dgm:prSet/>
      <dgm:spPr/>
      <dgm:t>
        <a:bodyPr/>
        <a:lstStyle/>
        <a:p>
          <a:endParaRPr lang="en-US"/>
        </a:p>
      </dgm:t>
    </dgm:pt>
    <dgm:pt modelId="{5CB30F3A-4FE2-4D0F-8C75-890095446621}">
      <dgm:prSet/>
      <dgm:spPr/>
      <dgm:t>
        <a:bodyPr/>
        <a:lstStyle/>
        <a:p>
          <a:r>
            <a:rPr lang="en-US" dirty="0"/>
            <a:t>Mark Arrival</a:t>
          </a:r>
        </a:p>
      </dgm:t>
    </dgm:pt>
    <dgm:pt modelId="{6A7B5815-5DE0-4A83-9BAD-A371CA692209}" type="parTrans" cxnId="{E90939DD-C500-4950-A7BB-5EF4414E66B1}">
      <dgm:prSet/>
      <dgm:spPr/>
      <dgm:t>
        <a:bodyPr/>
        <a:lstStyle/>
        <a:p>
          <a:endParaRPr lang="en-US"/>
        </a:p>
      </dgm:t>
    </dgm:pt>
    <dgm:pt modelId="{51A0CB15-4589-4A89-96D7-02D120AC0552}" type="sibTrans" cxnId="{E90939DD-C500-4950-A7BB-5EF4414E66B1}">
      <dgm:prSet/>
      <dgm:spPr/>
      <dgm:t>
        <a:bodyPr/>
        <a:lstStyle/>
        <a:p>
          <a:endParaRPr lang="en-US"/>
        </a:p>
      </dgm:t>
    </dgm:pt>
    <dgm:pt modelId="{3AF66965-93CF-42EC-B590-6F9A54AA40C9}">
      <dgm:prSet/>
      <dgm:spPr/>
      <dgm:t>
        <a:bodyPr/>
        <a:lstStyle/>
        <a:p>
          <a:r>
            <a:rPr lang="en-US" dirty="0"/>
            <a:t>Mark Departure</a:t>
          </a:r>
        </a:p>
      </dgm:t>
    </dgm:pt>
    <dgm:pt modelId="{64BF26BC-7F6C-495B-81B4-BDD52794C763}" type="parTrans" cxnId="{2B7F3268-D147-4D38-8ED2-E1376B4DBE23}">
      <dgm:prSet/>
      <dgm:spPr/>
      <dgm:t>
        <a:bodyPr/>
        <a:lstStyle/>
        <a:p>
          <a:endParaRPr lang="en-US"/>
        </a:p>
      </dgm:t>
    </dgm:pt>
    <dgm:pt modelId="{8ACB9A4E-817E-49FB-9530-8B77F4B18D42}" type="sibTrans" cxnId="{2B7F3268-D147-4D38-8ED2-E1376B4DBE23}">
      <dgm:prSet/>
      <dgm:spPr/>
      <dgm:t>
        <a:bodyPr/>
        <a:lstStyle/>
        <a:p>
          <a:endParaRPr lang="en-US"/>
        </a:p>
      </dgm:t>
    </dgm:pt>
    <dgm:pt modelId="{1BC790E2-9523-4D7D-9A77-2AC02BF1EDA6}">
      <dgm:prSet/>
      <dgm:spPr/>
      <dgm:t>
        <a:bodyPr/>
        <a:lstStyle/>
        <a:p>
          <a:r>
            <a:rPr lang="en-US" dirty="0"/>
            <a:t>Group Management</a:t>
          </a:r>
        </a:p>
      </dgm:t>
    </dgm:pt>
    <dgm:pt modelId="{889E0498-83F2-4F7A-9222-80A5D45EE1A2}" type="parTrans" cxnId="{249A97A9-6C1B-438F-8B2D-CC80217DF32E}">
      <dgm:prSet/>
      <dgm:spPr/>
      <dgm:t>
        <a:bodyPr/>
        <a:lstStyle/>
        <a:p>
          <a:endParaRPr lang="en-US"/>
        </a:p>
      </dgm:t>
    </dgm:pt>
    <dgm:pt modelId="{DAD7400D-F189-4BB6-B983-A8429A29E8E9}" type="sibTrans" cxnId="{249A97A9-6C1B-438F-8B2D-CC80217DF32E}">
      <dgm:prSet/>
      <dgm:spPr/>
      <dgm:t>
        <a:bodyPr/>
        <a:lstStyle/>
        <a:p>
          <a:endParaRPr lang="en-US"/>
        </a:p>
      </dgm:t>
    </dgm:pt>
    <dgm:pt modelId="{7B1B9FDD-E00D-4270-8CFD-890A58C35594}">
      <dgm:prSet/>
      <dgm:spPr/>
      <dgm:t>
        <a:bodyPr/>
        <a:lstStyle/>
        <a:p>
          <a:r>
            <a:rPr lang="en-US" dirty="0"/>
            <a:t>Schedule Display</a:t>
          </a:r>
        </a:p>
      </dgm:t>
    </dgm:pt>
    <dgm:pt modelId="{5F6A4B0C-F3DD-4FDB-B219-D0F1A8023E6A}" type="parTrans" cxnId="{46BBAEBB-93A9-41E6-8FED-742AFE50BDAB}">
      <dgm:prSet/>
      <dgm:spPr/>
      <dgm:t>
        <a:bodyPr/>
        <a:lstStyle/>
        <a:p>
          <a:endParaRPr lang="en-US"/>
        </a:p>
      </dgm:t>
    </dgm:pt>
    <dgm:pt modelId="{51EDBDB0-4996-4FBA-8888-DC3685829CFC}" type="sibTrans" cxnId="{46BBAEBB-93A9-41E6-8FED-742AFE50BDAB}">
      <dgm:prSet/>
      <dgm:spPr/>
      <dgm:t>
        <a:bodyPr/>
        <a:lstStyle/>
        <a:p>
          <a:endParaRPr lang="en-US"/>
        </a:p>
      </dgm:t>
    </dgm:pt>
    <dgm:pt modelId="{E244F992-2C21-4907-A085-B961C2DC378F}">
      <dgm:prSet/>
      <dgm:spPr/>
      <dgm:t>
        <a:bodyPr/>
        <a:lstStyle/>
        <a:p>
          <a:r>
            <a:rPr lang="en-US" dirty="0"/>
            <a:t>Dashboard &amp; Reports</a:t>
          </a:r>
        </a:p>
      </dgm:t>
    </dgm:pt>
    <dgm:pt modelId="{722E2CFD-07BB-43E4-8A9B-7D185298A615}" type="parTrans" cxnId="{932A8EF1-FD30-4629-BF50-6CAFB061A5AF}">
      <dgm:prSet/>
      <dgm:spPr/>
      <dgm:t>
        <a:bodyPr/>
        <a:lstStyle/>
        <a:p>
          <a:endParaRPr lang="en-US"/>
        </a:p>
      </dgm:t>
    </dgm:pt>
    <dgm:pt modelId="{3F357CBE-BDE2-455E-B1ED-D43242209517}" type="sibTrans" cxnId="{932A8EF1-FD30-4629-BF50-6CAFB061A5AF}">
      <dgm:prSet/>
      <dgm:spPr/>
      <dgm:t>
        <a:bodyPr/>
        <a:lstStyle/>
        <a:p>
          <a:endParaRPr lang="en-US"/>
        </a:p>
      </dgm:t>
    </dgm:pt>
    <dgm:pt modelId="{E26FCD14-E29F-4909-8E70-CBACEC732C9A}">
      <dgm:prSet/>
      <dgm:spPr/>
      <dgm:t>
        <a:bodyPr/>
        <a:lstStyle/>
        <a:p>
          <a:r>
            <a:rPr lang="en-US" dirty="0"/>
            <a:t>Group Sign Up</a:t>
          </a:r>
        </a:p>
      </dgm:t>
    </dgm:pt>
    <dgm:pt modelId="{3CEB0A77-7C82-4BD6-8ABD-2E0CA3F9A9C9}" type="parTrans" cxnId="{FDDEC34A-6098-4183-8BBE-F24C7BB10971}">
      <dgm:prSet/>
      <dgm:spPr/>
      <dgm:t>
        <a:bodyPr/>
        <a:lstStyle/>
        <a:p>
          <a:endParaRPr lang="en-US"/>
        </a:p>
      </dgm:t>
    </dgm:pt>
    <dgm:pt modelId="{BACB4D0B-9430-49FC-95D5-8CC1EDDD7118}" type="sibTrans" cxnId="{FDDEC34A-6098-4183-8BBE-F24C7BB10971}">
      <dgm:prSet/>
      <dgm:spPr/>
      <dgm:t>
        <a:bodyPr/>
        <a:lstStyle/>
        <a:p>
          <a:endParaRPr lang="en-US"/>
        </a:p>
      </dgm:t>
    </dgm:pt>
    <dgm:pt modelId="{7C8D8FB5-D34B-4F35-ABDC-557DEF7DA515}">
      <dgm:prSet/>
      <dgm:spPr/>
      <dgm:t>
        <a:bodyPr/>
        <a:lstStyle/>
        <a:p>
          <a:r>
            <a:rPr lang="en-US" dirty="0"/>
            <a:t>Group Check In</a:t>
          </a:r>
        </a:p>
      </dgm:t>
    </dgm:pt>
    <dgm:pt modelId="{F2100CE5-4F91-44C9-99A1-5E94CCA6C452}" type="parTrans" cxnId="{E96728AF-6FF3-4DDA-B936-66E63E9768D7}">
      <dgm:prSet/>
      <dgm:spPr/>
      <dgm:t>
        <a:bodyPr/>
        <a:lstStyle/>
        <a:p>
          <a:endParaRPr lang="en-US"/>
        </a:p>
      </dgm:t>
    </dgm:pt>
    <dgm:pt modelId="{B7752617-1A97-4D7A-990B-0DAA0E86557B}" type="sibTrans" cxnId="{E96728AF-6FF3-4DDA-B936-66E63E9768D7}">
      <dgm:prSet/>
      <dgm:spPr/>
      <dgm:t>
        <a:bodyPr/>
        <a:lstStyle/>
        <a:p>
          <a:endParaRPr lang="en-US"/>
        </a:p>
      </dgm:t>
    </dgm:pt>
    <dgm:pt modelId="{E3BE4EFF-64C2-4FB0-8D7A-BF2F001EF4F5}">
      <dgm:prSet/>
      <dgm:spPr/>
      <dgm:t>
        <a:bodyPr/>
        <a:lstStyle/>
        <a:p>
          <a:r>
            <a:rPr lang="en-US" dirty="0"/>
            <a:t>Online Display of Available Shifts</a:t>
          </a:r>
        </a:p>
      </dgm:t>
    </dgm:pt>
    <dgm:pt modelId="{FB9DB954-C38D-4C2C-AF93-0556EB2FFB19}" type="parTrans" cxnId="{F8000BEA-ACF7-4722-8063-D9B3D2765DDE}">
      <dgm:prSet/>
      <dgm:spPr/>
      <dgm:t>
        <a:bodyPr/>
        <a:lstStyle/>
        <a:p>
          <a:endParaRPr lang="en-US"/>
        </a:p>
      </dgm:t>
    </dgm:pt>
    <dgm:pt modelId="{722DFFB6-B4F9-421B-AB5F-087DD0B8A08A}" type="sibTrans" cxnId="{F8000BEA-ACF7-4722-8063-D9B3D2765DDE}">
      <dgm:prSet/>
      <dgm:spPr/>
      <dgm:t>
        <a:bodyPr/>
        <a:lstStyle/>
        <a:p>
          <a:endParaRPr lang="en-US"/>
        </a:p>
      </dgm:t>
    </dgm:pt>
    <dgm:pt modelId="{7AD531D1-A8B9-48D1-8AAB-09582CA58082}">
      <dgm:prSet/>
      <dgm:spPr/>
      <dgm:t>
        <a:bodyPr/>
        <a:lstStyle/>
        <a:p>
          <a:r>
            <a:rPr lang="en-US" dirty="0"/>
            <a:t>Print Schedule</a:t>
          </a:r>
        </a:p>
      </dgm:t>
    </dgm:pt>
    <dgm:pt modelId="{89D003ED-C5D4-43E7-8137-5AA3427BEA1D}" type="parTrans" cxnId="{D6EB9696-D224-4AE2-ABF9-BF5D60549171}">
      <dgm:prSet/>
      <dgm:spPr/>
      <dgm:t>
        <a:bodyPr/>
        <a:lstStyle/>
        <a:p>
          <a:endParaRPr lang="en-US"/>
        </a:p>
      </dgm:t>
    </dgm:pt>
    <dgm:pt modelId="{82070C1B-5750-4EC7-AD11-BDDAC47A4FC3}" type="sibTrans" cxnId="{D6EB9696-D224-4AE2-ABF9-BF5D60549171}">
      <dgm:prSet/>
      <dgm:spPr/>
      <dgm:t>
        <a:bodyPr/>
        <a:lstStyle/>
        <a:p>
          <a:endParaRPr lang="en-US"/>
        </a:p>
      </dgm:t>
    </dgm:pt>
    <dgm:pt modelId="{E144A473-AE3D-49C1-B435-6C1CFFF7434D}">
      <dgm:prSet/>
      <dgm:spPr/>
      <dgm:t>
        <a:bodyPr/>
        <a:lstStyle/>
        <a:p>
          <a:r>
            <a:rPr lang="en-US" dirty="0"/>
            <a:t>Volunteer Totals</a:t>
          </a:r>
        </a:p>
      </dgm:t>
    </dgm:pt>
    <dgm:pt modelId="{2C3F478A-5766-4BC3-83A5-66BCEA97919E}" type="parTrans" cxnId="{FCD4B61B-548B-4DAA-85B3-335013C0A46A}">
      <dgm:prSet/>
      <dgm:spPr/>
      <dgm:t>
        <a:bodyPr/>
        <a:lstStyle/>
        <a:p>
          <a:endParaRPr lang="en-US"/>
        </a:p>
      </dgm:t>
    </dgm:pt>
    <dgm:pt modelId="{C9AD889C-1063-4E48-A997-60A4948B145D}" type="sibTrans" cxnId="{FCD4B61B-548B-4DAA-85B3-335013C0A46A}">
      <dgm:prSet/>
      <dgm:spPr/>
      <dgm:t>
        <a:bodyPr/>
        <a:lstStyle/>
        <a:p>
          <a:endParaRPr lang="en-US"/>
        </a:p>
      </dgm:t>
    </dgm:pt>
    <dgm:pt modelId="{DF6AD749-5614-45ED-8D1F-9B97BF156BDA}">
      <dgm:prSet/>
      <dgm:spPr/>
      <dgm:t>
        <a:bodyPr/>
        <a:lstStyle/>
        <a:p>
          <a:r>
            <a:rPr lang="en-US" dirty="0"/>
            <a:t>Unique Volunteers</a:t>
          </a:r>
        </a:p>
      </dgm:t>
    </dgm:pt>
    <dgm:pt modelId="{74C0AC91-FE11-41D8-91D0-EEF63427C57E}" type="parTrans" cxnId="{8AD75E15-5F58-4EB5-9552-93F107CDE1DC}">
      <dgm:prSet/>
      <dgm:spPr/>
      <dgm:t>
        <a:bodyPr/>
        <a:lstStyle/>
        <a:p>
          <a:endParaRPr lang="en-US"/>
        </a:p>
      </dgm:t>
    </dgm:pt>
    <dgm:pt modelId="{FEBE3B3D-77A4-43A9-B0B8-BEA5A190B19B}" type="sibTrans" cxnId="{8AD75E15-5F58-4EB5-9552-93F107CDE1DC}">
      <dgm:prSet/>
      <dgm:spPr/>
      <dgm:t>
        <a:bodyPr/>
        <a:lstStyle/>
        <a:p>
          <a:endParaRPr lang="en-US"/>
        </a:p>
      </dgm:t>
    </dgm:pt>
    <dgm:pt modelId="{338AA057-A361-4FB9-9076-8C810FC6138B}">
      <dgm:prSet/>
      <dgm:spPr/>
      <dgm:t>
        <a:bodyPr/>
        <a:lstStyle/>
        <a:p>
          <a:r>
            <a:rPr lang="en-US" dirty="0"/>
            <a:t>Individual/Group Volunteer Hours</a:t>
          </a:r>
        </a:p>
      </dgm:t>
    </dgm:pt>
    <dgm:pt modelId="{8C148C50-F4D0-4285-A559-11C150560BC9}" type="parTrans" cxnId="{597C92AF-9024-42EF-9727-3115DED33105}">
      <dgm:prSet/>
      <dgm:spPr/>
      <dgm:t>
        <a:bodyPr/>
        <a:lstStyle/>
        <a:p>
          <a:endParaRPr lang="en-US"/>
        </a:p>
      </dgm:t>
    </dgm:pt>
    <dgm:pt modelId="{CCB6FB90-5047-48B7-9807-F35415799211}" type="sibTrans" cxnId="{597C92AF-9024-42EF-9727-3115DED33105}">
      <dgm:prSet/>
      <dgm:spPr/>
      <dgm:t>
        <a:bodyPr/>
        <a:lstStyle/>
        <a:p>
          <a:endParaRPr lang="en-US"/>
        </a:p>
      </dgm:t>
    </dgm:pt>
    <dgm:pt modelId="{45B3F2FF-8F57-41C8-B7FE-68C02873E640}">
      <dgm:prSet/>
      <dgm:spPr/>
      <dgm:t>
        <a:bodyPr/>
        <a:lstStyle/>
        <a:p>
          <a:r>
            <a:rPr lang="en-US" dirty="0"/>
            <a:t>Shift Staffing Status</a:t>
          </a:r>
        </a:p>
      </dgm:t>
    </dgm:pt>
    <dgm:pt modelId="{706D9C32-B89B-41E2-86CB-035784A24818}" type="parTrans" cxnId="{EB937D86-515E-4C08-A118-910BE2092782}">
      <dgm:prSet/>
      <dgm:spPr/>
      <dgm:t>
        <a:bodyPr/>
        <a:lstStyle/>
        <a:p>
          <a:endParaRPr lang="en-US"/>
        </a:p>
      </dgm:t>
    </dgm:pt>
    <dgm:pt modelId="{408D6E4E-54E1-4DDD-BAED-87950EBDEE78}" type="sibTrans" cxnId="{EB937D86-515E-4C08-A118-910BE2092782}">
      <dgm:prSet/>
      <dgm:spPr/>
      <dgm:t>
        <a:bodyPr/>
        <a:lstStyle/>
        <a:p>
          <a:endParaRPr lang="en-US"/>
        </a:p>
      </dgm:t>
    </dgm:pt>
    <dgm:pt modelId="{08B0EFF0-5971-41C8-AB08-3036312D8ABB}" type="pres">
      <dgm:prSet presAssocID="{0973A249-F509-47EF-A2C8-C9D2FA69F68F}" presName="hierChild1" presStyleCnt="0">
        <dgm:presLayoutVars>
          <dgm:orgChart val="1"/>
          <dgm:chPref val="1"/>
          <dgm:dir/>
          <dgm:animOne val="branch"/>
          <dgm:animLvl val="lvl"/>
          <dgm:resizeHandles/>
        </dgm:presLayoutVars>
      </dgm:prSet>
      <dgm:spPr/>
    </dgm:pt>
    <dgm:pt modelId="{A6373337-D39F-4DC9-AC27-69B3B74EA991}" type="pres">
      <dgm:prSet presAssocID="{0869692B-8BFD-414F-9BA0-A4A1DACB9E53}" presName="hierRoot1" presStyleCnt="0">
        <dgm:presLayoutVars>
          <dgm:hierBranch val="init"/>
        </dgm:presLayoutVars>
      </dgm:prSet>
      <dgm:spPr/>
    </dgm:pt>
    <dgm:pt modelId="{456963AF-8338-485F-809A-AD044D221145}" type="pres">
      <dgm:prSet presAssocID="{0869692B-8BFD-414F-9BA0-A4A1DACB9E53}" presName="rootComposite1" presStyleCnt="0"/>
      <dgm:spPr/>
    </dgm:pt>
    <dgm:pt modelId="{94EE689A-17D8-4984-9794-1E884DE6DE49}" type="pres">
      <dgm:prSet presAssocID="{0869692B-8BFD-414F-9BA0-A4A1DACB9E53}" presName="rootText1" presStyleLbl="node0" presStyleIdx="0" presStyleCnt="1">
        <dgm:presLayoutVars>
          <dgm:chPref val="3"/>
        </dgm:presLayoutVars>
      </dgm:prSet>
      <dgm:spPr/>
    </dgm:pt>
    <dgm:pt modelId="{ED54FDBF-FD87-4292-84E1-D8D0341BD858}" type="pres">
      <dgm:prSet presAssocID="{0869692B-8BFD-414F-9BA0-A4A1DACB9E53}" presName="rootConnector1" presStyleLbl="node1" presStyleIdx="0" presStyleCnt="0"/>
      <dgm:spPr/>
    </dgm:pt>
    <dgm:pt modelId="{5CC382BB-7511-423D-BDE4-856A622448DD}" type="pres">
      <dgm:prSet presAssocID="{0869692B-8BFD-414F-9BA0-A4A1DACB9E53}" presName="hierChild2" presStyleCnt="0"/>
      <dgm:spPr/>
    </dgm:pt>
    <dgm:pt modelId="{A80DBF56-A839-4F51-9789-D1DDD2782303}" type="pres">
      <dgm:prSet presAssocID="{22AB169B-1D83-45AF-9D50-B755DE6EC652}" presName="Name37" presStyleLbl="parChTrans1D2" presStyleIdx="0" presStyleCnt="1"/>
      <dgm:spPr/>
    </dgm:pt>
    <dgm:pt modelId="{BF6043D9-D897-4138-947E-57A8494DDF43}" type="pres">
      <dgm:prSet presAssocID="{95E04E40-8D17-4EE8-ABD0-E28C2A44324D}" presName="hierRoot2" presStyleCnt="0">
        <dgm:presLayoutVars>
          <dgm:hierBranch val="init"/>
        </dgm:presLayoutVars>
      </dgm:prSet>
      <dgm:spPr/>
    </dgm:pt>
    <dgm:pt modelId="{34846751-673B-430E-8A23-4860CF94D078}" type="pres">
      <dgm:prSet presAssocID="{95E04E40-8D17-4EE8-ABD0-E28C2A44324D}" presName="rootComposite" presStyleCnt="0"/>
      <dgm:spPr/>
    </dgm:pt>
    <dgm:pt modelId="{32A28558-2AE0-4685-B7B2-D0AA6954A474}" type="pres">
      <dgm:prSet presAssocID="{95E04E40-8D17-4EE8-ABD0-E28C2A44324D}" presName="rootText" presStyleLbl="node2" presStyleIdx="0" presStyleCnt="1">
        <dgm:presLayoutVars>
          <dgm:chPref val="3"/>
        </dgm:presLayoutVars>
      </dgm:prSet>
      <dgm:spPr/>
    </dgm:pt>
    <dgm:pt modelId="{DC155952-2A09-49C3-904C-EF97C2EC5608}" type="pres">
      <dgm:prSet presAssocID="{95E04E40-8D17-4EE8-ABD0-E28C2A44324D}" presName="rootConnector" presStyleLbl="node2" presStyleIdx="0" presStyleCnt="1"/>
      <dgm:spPr/>
    </dgm:pt>
    <dgm:pt modelId="{9FEFF001-5A62-4D84-BA79-962713F5BD9F}" type="pres">
      <dgm:prSet presAssocID="{95E04E40-8D17-4EE8-ABD0-E28C2A44324D}" presName="hierChild4" presStyleCnt="0"/>
      <dgm:spPr/>
    </dgm:pt>
    <dgm:pt modelId="{D2ABFDFD-933A-4AFB-8F90-EF27EC109EC2}" type="pres">
      <dgm:prSet presAssocID="{F90F59D7-6169-48B5-B1BD-67DE2A5FE236}" presName="Name37" presStyleLbl="parChTrans1D3" presStyleIdx="0" presStyleCnt="6"/>
      <dgm:spPr/>
    </dgm:pt>
    <dgm:pt modelId="{2CEB38AA-730A-40AB-BFA1-2CC19EBD68D6}" type="pres">
      <dgm:prSet presAssocID="{1830F3D0-D4C1-4EEC-939B-B96B4CE665E7}" presName="hierRoot2" presStyleCnt="0">
        <dgm:presLayoutVars>
          <dgm:hierBranch val="init"/>
        </dgm:presLayoutVars>
      </dgm:prSet>
      <dgm:spPr/>
    </dgm:pt>
    <dgm:pt modelId="{B43DFF68-BBD0-4CBA-B0AA-6E76AA61D406}" type="pres">
      <dgm:prSet presAssocID="{1830F3D0-D4C1-4EEC-939B-B96B4CE665E7}" presName="rootComposite" presStyleCnt="0"/>
      <dgm:spPr/>
    </dgm:pt>
    <dgm:pt modelId="{D1540D95-4C6E-4B02-82F4-71589DE42450}" type="pres">
      <dgm:prSet presAssocID="{1830F3D0-D4C1-4EEC-939B-B96B4CE665E7}" presName="rootText" presStyleLbl="node3" presStyleIdx="0" presStyleCnt="6">
        <dgm:presLayoutVars>
          <dgm:chPref val="3"/>
        </dgm:presLayoutVars>
      </dgm:prSet>
      <dgm:spPr/>
    </dgm:pt>
    <dgm:pt modelId="{797031C5-7112-46FD-94E9-098C0604B8B7}" type="pres">
      <dgm:prSet presAssocID="{1830F3D0-D4C1-4EEC-939B-B96B4CE665E7}" presName="rootConnector" presStyleLbl="node3" presStyleIdx="0" presStyleCnt="6"/>
      <dgm:spPr/>
    </dgm:pt>
    <dgm:pt modelId="{ED25A2AB-EE57-4CC5-A0E6-48D4596872BD}" type="pres">
      <dgm:prSet presAssocID="{1830F3D0-D4C1-4EEC-939B-B96B4CE665E7}" presName="hierChild4" presStyleCnt="0"/>
      <dgm:spPr/>
    </dgm:pt>
    <dgm:pt modelId="{987C8337-F98A-4D4F-9AA1-B5C3FF5CDCDC}" type="pres">
      <dgm:prSet presAssocID="{AAEB5FDC-D521-4D40-BCE8-A245533EBB56}" presName="Name37" presStyleLbl="parChTrans1D4" presStyleIdx="0" presStyleCnt="16"/>
      <dgm:spPr/>
    </dgm:pt>
    <dgm:pt modelId="{9655E219-95E7-4551-AFA9-AFFCBB9DB631}" type="pres">
      <dgm:prSet presAssocID="{E59EAFAD-CA3D-4E53-B03E-C81C3ED17D86}" presName="hierRoot2" presStyleCnt="0">
        <dgm:presLayoutVars>
          <dgm:hierBranch val="init"/>
        </dgm:presLayoutVars>
      </dgm:prSet>
      <dgm:spPr/>
    </dgm:pt>
    <dgm:pt modelId="{705EF2C0-9FA2-4649-AC2C-E3F0D222FF64}" type="pres">
      <dgm:prSet presAssocID="{E59EAFAD-CA3D-4E53-B03E-C81C3ED17D86}" presName="rootComposite" presStyleCnt="0"/>
      <dgm:spPr/>
    </dgm:pt>
    <dgm:pt modelId="{5C6B6830-11C8-4F72-920E-063B9D6A9B1F}" type="pres">
      <dgm:prSet presAssocID="{E59EAFAD-CA3D-4E53-B03E-C81C3ED17D86}" presName="rootText" presStyleLbl="node4" presStyleIdx="0" presStyleCnt="16">
        <dgm:presLayoutVars>
          <dgm:chPref val="3"/>
        </dgm:presLayoutVars>
      </dgm:prSet>
      <dgm:spPr/>
    </dgm:pt>
    <dgm:pt modelId="{057E0F29-093A-48D8-8B79-A96BE9971BA7}" type="pres">
      <dgm:prSet presAssocID="{E59EAFAD-CA3D-4E53-B03E-C81C3ED17D86}" presName="rootConnector" presStyleLbl="node4" presStyleIdx="0" presStyleCnt="16"/>
      <dgm:spPr/>
    </dgm:pt>
    <dgm:pt modelId="{0B8D0CFD-F3F1-4A03-BE87-AF54305CB465}" type="pres">
      <dgm:prSet presAssocID="{E59EAFAD-CA3D-4E53-B03E-C81C3ED17D86}" presName="hierChild4" presStyleCnt="0"/>
      <dgm:spPr/>
    </dgm:pt>
    <dgm:pt modelId="{31C66C7D-EA0B-4310-9E28-100AEEB75AAC}" type="pres">
      <dgm:prSet presAssocID="{E59EAFAD-CA3D-4E53-B03E-C81C3ED17D86}" presName="hierChild5" presStyleCnt="0"/>
      <dgm:spPr/>
    </dgm:pt>
    <dgm:pt modelId="{F0778657-49A9-4DF9-9634-A1CDD01BBDBC}" type="pres">
      <dgm:prSet presAssocID="{5E39621B-7787-49DE-B027-E52E0E15C8FA}" presName="Name37" presStyleLbl="parChTrans1D4" presStyleIdx="1" presStyleCnt="16"/>
      <dgm:spPr/>
    </dgm:pt>
    <dgm:pt modelId="{5ACCC88C-BA8D-4CB6-84B8-A0E7D8A55B16}" type="pres">
      <dgm:prSet presAssocID="{DBAFEFBB-D0B3-41F7-A9D5-91D5B50B7A96}" presName="hierRoot2" presStyleCnt="0">
        <dgm:presLayoutVars>
          <dgm:hierBranch val="init"/>
        </dgm:presLayoutVars>
      </dgm:prSet>
      <dgm:spPr/>
    </dgm:pt>
    <dgm:pt modelId="{DBC7A2C3-299A-4A14-B75B-C2D4D6FF32F2}" type="pres">
      <dgm:prSet presAssocID="{DBAFEFBB-D0B3-41F7-A9D5-91D5B50B7A96}" presName="rootComposite" presStyleCnt="0"/>
      <dgm:spPr/>
    </dgm:pt>
    <dgm:pt modelId="{91731880-D26E-4EAA-9848-3A4AA62CAF12}" type="pres">
      <dgm:prSet presAssocID="{DBAFEFBB-D0B3-41F7-A9D5-91D5B50B7A96}" presName="rootText" presStyleLbl="node4" presStyleIdx="1" presStyleCnt="16">
        <dgm:presLayoutVars>
          <dgm:chPref val="3"/>
        </dgm:presLayoutVars>
      </dgm:prSet>
      <dgm:spPr/>
    </dgm:pt>
    <dgm:pt modelId="{13234D20-E5AA-4DD8-9794-583ED0042A75}" type="pres">
      <dgm:prSet presAssocID="{DBAFEFBB-D0B3-41F7-A9D5-91D5B50B7A96}" presName="rootConnector" presStyleLbl="node4" presStyleIdx="1" presStyleCnt="16"/>
      <dgm:spPr/>
    </dgm:pt>
    <dgm:pt modelId="{D28FBFAD-BA9B-4984-88F6-7DC5650EC202}" type="pres">
      <dgm:prSet presAssocID="{DBAFEFBB-D0B3-41F7-A9D5-91D5B50B7A96}" presName="hierChild4" presStyleCnt="0"/>
      <dgm:spPr/>
    </dgm:pt>
    <dgm:pt modelId="{820E736B-6305-46A4-9CDE-C4CB14548A1D}" type="pres">
      <dgm:prSet presAssocID="{DBAFEFBB-D0B3-41F7-A9D5-91D5B50B7A96}" presName="hierChild5" presStyleCnt="0"/>
      <dgm:spPr/>
    </dgm:pt>
    <dgm:pt modelId="{29A35C54-09A7-4C60-B98D-6AA231FE9FE4}" type="pres">
      <dgm:prSet presAssocID="{6431029F-56B2-466C-9E1F-7ACF8414E823}" presName="Name37" presStyleLbl="parChTrans1D4" presStyleIdx="2" presStyleCnt="16"/>
      <dgm:spPr/>
    </dgm:pt>
    <dgm:pt modelId="{477C3375-EF1C-421D-8592-0F276BEEFA20}" type="pres">
      <dgm:prSet presAssocID="{DA657F42-A416-469A-A0DD-70CBABEB23D6}" presName="hierRoot2" presStyleCnt="0">
        <dgm:presLayoutVars>
          <dgm:hierBranch val="init"/>
        </dgm:presLayoutVars>
      </dgm:prSet>
      <dgm:spPr/>
    </dgm:pt>
    <dgm:pt modelId="{7DD63A72-3132-4525-8BB5-DB5A8A7B3766}" type="pres">
      <dgm:prSet presAssocID="{DA657F42-A416-469A-A0DD-70CBABEB23D6}" presName="rootComposite" presStyleCnt="0"/>
      <dgm:spPr/>
    </dgm:pt>
    <dgm:pt modelId="{74C681CB-2B81-48EA-AE18-4D893AA499A4}" type="pres">
      <dgm:prSet presAssocID="{DA657F42-A416-469A-A0DD-70CBABEB23D6}" presName="rootText" presStyleLbl="node4" presStyleIdx="2" presStyleCnt="16">
        <dgm:presLayoutVars>
          <dgm:chPref val="3"/>
        </dgm:presLayoutVars>
      </dgm:prSet>
      <dgm:spPr/>
    </dgm:pt>
    <dgm:pt modelId="{BBBB0F81-1A19-4128-8CC6-908275F82E0C}" type="pres">
      <dgm:prSet presAssocID="{DA657F42-A416-469A-A0DD-70CBABEB23D6}" presName="rootConnector" presStyleLbl="node4" presStyleIdx="2" presStyleCnt="16"/>
      <dgm:spPr/>
    </dgm:pt>
    <dgm:pt modelId="{4A11CAD3-81DE-4C44-8E5C-EDC1BA355CFF}" type="pres">
      <dgm:prSet presAssocID="{DA657F42-A416-469A-A0DD-70CBABEB23D6}" presName="hierChild4" presStyleCnt="0"/>
      <dgm:spPr/>
    </dgm:pt>
    <dgm:pt modelId="{7BE6A27F-69C3-47E9-81A1-5E073799FCFC}" type="pres">
      <dgm:prSet presAssocID="{DA657F42-A416-469A-A0DD-70CBABEB23D6}" presName="hierChild5" presStyleCnt="0"/>
      <dgm:spPr/>
    </dgm:pt>
    <dgm:pt modelId="{B9047D83-B814-4AE0-9CEA-40F0E755599A}" type="pres">
      <dgm:prSet presAssocID="{81BB5380-72A6-45D6-B1D4-715D7BE528E3}" presName="Name37" presStyleLbl="parChTrans1D4" presStyleIdx="3" presStyleCnt="16"/>
      <dgm:spPr/>
    </dgm:pt>
    <dgm:pt modelId="{EBF197C0-5F0A-49E1-850A-01D63F28B113}" type="pres">
      <dgm:prSet presAssocID="{A2976483-10EF-40AE-B016-14FF7255D8C5}" presName="hierRoot2" presStyleCnt="0">
        <dgm:presLayoutVars>
          <dgm:hierBranch val="init"/>
        </dgm:presLayoutVars>
      </dgm:prSet>
      <dgm:spPr/>
    </dgm:pt>
    <dgm:pt modelId="{6CD250C8-A7A9-4C9D-A9E2-55636EFC2014}" type="pres">
      <dgm:prSet presAssocID="{A2976483-10EF-40AE-B016-14FF7255D8C5}" presName="rootComposite" presStyleCnt="0"/>
      <dgm:spPr/>
    </dgm:pt>
    <dgm:pt modelId="{3486F06E-1F3B-40D8-B4F3-BB172AEC22F8}" type="pres">
      <dgm:prSet presAssocID="{A2976483-10EF-40AE-B016-14FF7255D8C5}" presName="rootText" presStyleLbl="node4" presStyleIdx="3" presStyleCnt="16">
        <dgm:presLayoutVars>
          <dgm:chPref val="3"/>
        </dgm:presLayoutVars>
      </dgm:prSet>
      <dgm:spPr/>
    </dgm:pt>
    <dgm:pt modelId="{32A644AD-7BEB-49A6-AC95-3E8244626BB6}" type="pres">
      <dgm:prSet presAssocID="{A2976483-10EF-40AE-B016-14FF7255D8C5}" presName="rootConnector" presStyleLbl="node4" presStyleIdx="3" presStyleCnt="16"/>
      <dgm:spPr/>
    </dgm:pt>
    <dgm:pt modelId="{2821FEA7-463E-4995-A831-B3AAADB1E55D}" type="pres">
      <dgm:prSet presAssocID="{A2976483-10EF-40AE-B016-14FF7255D8C5}" presName="hierChild4" presStyleCnt="0"/>
      <dgm:spPr/>
    </dgm:pt>
    <dgm:pt modelId="{5DCEEFDC-4505-4C4F-93DA-0077B9260BD5}" type="pres">
      <dgm:prSet presAssocID="{A2976483-10EF-40AE-B016-14FF7255D8C5}" presName="hierChild5" presStyleCnt="0"/>
      <dgm:spPr/>
    </dgm:pt>
    <dgm:pt modelId="{BE4C9145-F780-4D21-B81D-99863265C4DD}" type="pres">
      <dgm:prSet presAssocID="{1830F3D0-D4C1-4EEC-939B-B96B4CE665E7}" presName="hierChild5" presStyleCnt="0"/>
      <dgm:spPr/>
    </dgm:pt>
    <dgm:pt modelId="{8D28ECA3-DF07-4AAD-A4AB-8B2C85320D02}" type="pres">
      <dgm:prSet presAssocID="{9E602F32-6F58-48D3-88D8-B29618F565F3}" presName="Name37" presStyleLbl="parChTrans1D3" presStyleIdx="1" presStyleCnt="6"/>
      <dgm:spPr/>
    </dgm:pt>
    <dgm:pt modelId="{77ACF232-5A94-4B3C-B567-B84A901C47E6}" type="pres">
      <dgm:prSet presAssocID="{59BD246C-437D-4CD4-BE31-9A04C14B7BFE}" presName="hierRoot2" presStyleCnt="0">
        <dgm:presLayoutVars>
          <dgm:hierBranch val="init"/>
        </dgm:presLayoutVars>
      </dgm:prSet>
      <dgm:spPr/>
    </dgm:pt>
    <dgm:pt modelId="{823B625D-6B1C-401E-A0E5-0BCBCB9817DB}" type="pres">
      <dgm:prSet presAssocID="{59BD246C-437D-4CD4-BE31-9A04C14B7BFE}" presName="rootComposite" presStyleCnt="0"/>
      <dgm:spPr/>
    </dgm:pt>
    <dgm:pt modelId="{CA4B16D4-62A4-46AA-8786-514496E79D2E}" type="pres">
      <dgm:prSet presAssocID="{59BD246C-437D-4CD4-BE31-9A04C14B7BFE}" presName="rootText" presStyleLbl="node3" presStyleIdx="1" presStyleCnt="6">
        <dgm:presLayoutVars>
          <dgm:chPref val="3"/>
        </dgm:presLayoutVars>
      </dgm:prSet>
      <dgm:spPr/>
    </dgm:pt>
    <dgm:pt modelId="{6889360F-4109-45CC-BA92-B530AD5D6CDF}" type="pres">
      <dgm:prSet presAssocID="{59BD246C-437D-4CD4-BE31-9A04C14B7BFE}" presName="rootConnector" presStyleLbl="node3" presStyleIdx="1" presStyleCnt="6"/>
      <dgm:spPr/>
    </dgm:pt>
    <dgm:pt modelId="{8B1543FA-74FA-4472-860F-0E172BB7860E}" type="pres">
      <dgm:prSet presAssocID="{59BD246C-437D-4CD4-BE31-9A04C14B7BFE}" presName="hierChild4" presStyleCnt="0"/>
      <dgm:spPr/>
    </dgm:pt>
    <dgm:pt modelId="{EA3C1DCE-156F-4B79-B2B6-36F82793DD28}" type="pres">
      <dgm:prSet presAssocID="{17C2198E-B6C9-496D-8BAC-59D0291D5EDC}" presName="Name37" presStyleLbl="parChTrans1D4" presStyleIdx="4" presStyleCnt="16"/>
      <dgm:spPr/>
    </dgm:pt>
    <dgm:pt modelId="{D67E27E9-DF42-4103-921E-BCE5D86FFD55}" type="pres">
      <dgm:prSet presAssocID="{6FAF6E02-E03B-44E9-A237-34814A974667}" presName="hierRoot2" presStyleCnt="0">
        <dgm:presLayoutVars>
          <dgm:hierBranch val="init"/>
        </dgm:presLayoutVars>
      </dgm:prSet>
      <dgm:spPr/>
    </dgm:pt>
    <dgm:pt modelId="{91BE43DF-0B06-4B44-BBA1-4C0BC3431F0D}" type="pres">
      <dgm:prSet presAssocID="{6FAF6E02-E03B-44E9-A237-34814A974667}" presName="rootComposite" presStyleCnt="0"/>
      <dgm:spPr/>
    </dgm:pt>
    <dgm:pt modelId="{08B34C5B-A59D-489D-8186-1076F6E1B7BD}" type="pres">
      <dgm:prSet presAssocID="{6FAF6E02-E03B-44E9-A237-34814A974667}" presName="rootText" presStyleLbl="node4" presStyleIdx="4" presStyleCnt="16">
        <dgm:presLayoutVars>
          <dgm:chPref val="3"/>
        </dgm:presLayoutVars>
      </dgm:prSet>
      <dgm:spPr/>
    </dgm:pt>
    <dgm:pt modelId="{C80D3F33-CB40-430C-B254-B97C599C75C3}" type="pres">
      <dgm:prSet presAssocID="{6FAF6E02-E03B-44E9-A237-34814A974667}" presName="rootConnector" presStyleLbl="node4" presStyleIdx="4" presStyleCnt="16"/>
      <dgm:spPr/>
    </dgm:pt>
    <dgm:pt modelId="{EBC7AEED-B926-4595-9776-94D8DCF3CF8A}" type="pres">
      <dgm:prSet presAssocID="{6FAF6E02-E03B-44E9-A237-34814A974667}" presName="hierChild4" presStyleCnt="0"/>
      <dgm:spPr/>
    </dgm:pt>
    <dgm:pt modelId="{3C1947DC-FEB7-4C79-8AE3-328719A0D11F}" type="pres">
      <dgm:prSet presAssocID="{6FAF6E02-E03B-44E9-A237-34814A974667}" presName="hierChild5" presStyleCnt="0"/>
      <dgm:spPr/>
    </dgm:pt>
    <dgm:pt modelId="{4213EB11-86B6-4133-9FBA-C55C0534F0B1}" type="pres">
      <dgm:prSet presAssocID="{604E5F1B-1A45-44B8-B97A-4E5D29C75453}" presName="Name37" presStyleLbl="parChTrans1D4" presStyleIdx="5" presStyleCnt="16"/>
      <dgm:spPr/>
    </dgm:pt>
    <dgm:pt modelId="{865A74D5-37E9-426C-9E81-7DDD2F0ADA36}" type="pres">
      <dgm:prSet presAssocID="{F8B4E920-B2DA-47CC-A91E-A1582B75FFFF}" presName="hierRoot2" presStyleCnt="0">
        <dgm:presLayoutVars>
          <dgm:hierBranch val="init"/>
        </dgm:presLayoutVars>
      </dgm:prSet>
      <dgm:spPr/>
    </dgm:pt>
    <dgm:pt modelId="{1CC4FD4B-9B27-4188-AA75-69FB9288FF0C}" type="pres">
      <dgm:prSet presAssocID="{F8B4E920-B2DA-47CC-A91E-A1582B75FFFF}" presName="rootComposite" presStyleCnt="0"/>
      <dgm:spPr/>
    </dgm:pt>
    <dgm:pt modelId="{A48894EA-C5EF-4E3F-BE32-E2B1AD36A125}" type="pres">
      <dgm:prSet presAssocID="{F8B4E920-B2DA-47CC-A91E-A1582B75FFFF}" presName="rootText" presStyleLbl="node4" presStyleIdx="5" presStyleCnt="16">
        <dgm:presLayoutVars>
          <dgm:chPref val="3"/>
        </dgm:presLayoutVars>
      </dgm:prSet>
      <dgm:spPr/>
    </dgm:pt>
    <dgm:pt modelId="{3E781546-0AE7-48F5-9FBC-7A3D0375EB71}" type="pres">
      <dgm:prSet presAssocID="{F8B4E920-B2DA-47CC-A91E-A1582B75FFFF}" presName="rootConnector" presStyleLbl="node4" presStyleIdx="5" presStyleCnt="16"/>
      <dgm:spPr/>
    </dgm:pt>
    <dgm:pt modelId="{31753447-396E-4D0A-A187-EF5ED4431D70}" type="pres">
      <dgm:prSet presAssocID="{F8B4E920-B2DA-47CC-A91E-A1582B75FFFF}" presName="hierChild4" presStyleCnt="0"/>
      <dgm:spPr/>
    </dgm:pt>
    <dgm:pt modelId="{D0DB79D4-C473-4335-A21C-6F3A966BA666}" type="pres">
      <dgm:prSet presAssocID="{F8B4E920-B2DA-47CC-A91E-A1582B75FFFF}" presName="hierChild5" presStyleCnt="0"/>
      <dgm:spPr/>
    </dgm:pt>
    <dgm:pt modelId="{C7B2FBD3-1419-4DEC-A853-D18DD5B50032}" type="pres">
      <dgm:prSet presAssocID="{59BD246C-437D-4CD4-BE31-9A04C14B7BFE}" presName="hierChild5" presStyleCnt="0"/>
      <dgm:spPr/>
    </dgm:pt>
    <dgm:pt modelId="{60A92F6A-7498-42E5-9EE3-D0A90F10A183}" type="pres">
      <dgm:prSet presAssocID="{9EE6169E-0A6E-411B-B618-FBB6B61DDE76}" presName="Name37" presStyleLbl="parChTrans1D3" presStyleIdx="2" presStyleCnt="6"/>
      <dgm:spPr/>
    </dgm:pt>
    <dgm:pt modelId="{A6F2F3EF-3793-491A-A9BE-5F578D27370A}" type="pres">
      <dgm:prSet presAssocID="{710127FC-F0CF-47CB-832A-E4EBF954FF53}" presName="hierRoot2" presStyleCnt="0">
        <dgm:presLayoutVars>
          <dgm:hierBranch val="init"/>
        </dgm:presLayoutVars>
      </dgm:prSet>
      <dgm:spPr/>
    </dgm:pt>
    <dgm:pt modelId="{1FD3200C-ACBF-464C-A615-CC886DF7B572}" type="pres">
      <dgm:prSet presAssocID="{710127FC-F0CF-47CB-832A-E4EBF954FF53}" presName="rootComposite" presStyleCnt="0"/>
      <dgm:spPr/>
    </dgm:pt>
    <dgm:pt modelId="{C391FC86-652B-417E-90A7-8E13F788284B}" type="pres">
      <dgm:prSet presAssocID="{710127FC-F0CF-47CB-832A-E4EBF954FF53}" presName="rootText" presStyleLbl="node3" presStyleIdx="2" presStyleCnt="6">
        <dgm:presLayoutVars>
          <dgm:chPref val="3"/>
        </dgm:presLayoutVars>
      </dgm:prSet>
      <dgm:spPr/>
    </dgm:pt>
    <dgm:pt modelId="{495D7173-273E-4720-9E65-22BA9F4690DE}" type="pres">
      <dgm:prSet presAssocID="{710127FC-F0CF-47CB-832A-E4EBF954FF53}" presName="rootConnector" presStyleLbl="node3" presStyleIdx="2" presStyleCnt="6"/>
      <dgm:spPr/>
    </dgm:pt>
    <dgm:pt modelId="{BAE53DB3-7D7B-4739-A0D7-3DB6F2AAAD69}" type="pres">
      <dgm:prSet presAssocID="{710127FC-F0CF-47CB-832A-E4EBF954FF53}" presName="hierChild4" presStyleCnt="0"/>
      <dgm:spPr/>
    </dgm:pt>
    <dgm:pt modelId="{18DB9B3D-5404-4A31-98B2-0B2562E482AE}" type="pres">
      <dgm:prSet presAssocID="{6A7B5815-5DE0-4A83-9BAD-A371CA692209}" presName="Name37" presStyleLbl="parChTrans1D4" presStyleIdx="6" presStyleCnt="16"/>
      <dgm:spPr/>
    </dgm:pt>
    <dgm:pt modelId="{D7FFE029-D1A2-4D4B-82D8-F21EB31208CB}" type="pres">
      <dgm:prSet presAssocID="{5CB30F3A-4FE2-4D0F-8C75-890095446621}" presName="hierRoot2" presStyleCnt="0">
        <dgm:presLayoutVars>
          <dgm:hierBranch val="init"/>
        </dgm:presLayoutVars>
      </dgm:prSet>
      <dgm:spPr/>
    </dgm:pt>
    <dgm:pt modelId="{C1201C98-251E-4165-84AF-94B84EE3389A}" type="pres">
      <dgm:prSet presAssocID="{5CB30F3A-4FE2-4D0F-8C75-890095446621}" presName="rootComposite" presStyleCnt="0"/>
      <dgm:spPr/>
    </dgm:pt>
    <dgm:pt modelId="{263831C2-C997-4A3E-8694-B1295A5A6D6E}" type="pres">
      <dgm:prSet presAssocID="{5CB30F3A-4FE2-4D0F-8C75-890095446621}" presName="rootText" presStyleLbl="node4" presStyleIdx="6" presStyleCnt="16">
        <dgm:presLayoutVars>
          <dgm:chPref val="3"/>
        </dgm:presLayoutVars>
      </dgm:prSet>
      <dgm:spPr/>
    </dgm:pt>
    <dgm:pt modelId="{105B0091-85B4-4E3F-9559-7248455A8150}" type="pres">
      <dgm:prSet presAssocID="{5CB30F3A-4FE2-4D0F-8C75-890095446621}" presName="rootConnector" presStyleLbl="node4" presStyleIdx="6" presStyleCnt="16"/>
      <dgm:spPr/>
    </dgm:pt>
    <dgm:pt modelId="{312845F1-5CAD-4E65-A985-94AB235537FB}" type="pres">
      <dgm:prSet presAssocID="{5CB30F3A-4FE2-4D0F-8C75-890095446621}" presName="hierChild4" presStyleCnt="0"/>
      <dgm:spPr/>
    </dgm:pt>
    <dgm:pt modelId="{CB936271-840B-4F72-BCC1-FFA87EE8B4FB}" type="pres">
      <dgm:prSet presAssocID="{5CB30F3A-4FE2-4D0F-8C75-890095446621}" presName="hierChild5" presStyleCnt="0"/>
      <dgm:spPr/>
    </dgm:pt>
    <dgm:pt modelId="{19EAC039-A8AD-4FED-80C4-19AB6390B9C8}" type="pres">
      <dgm:prSet presAssocID="{64BF26BC-7F6C-495B-81B4-BDD52794C763}" presName="Name37" presStyleLbl="parChTrans1D4" presStyleIdx="7" presStyleCnt="16"/>
      <dgm:spPr/>
    </dgm:pt>
    <dgm:pt modelId="{9D8D5834-CF0D-4356-BCF0-DBF4280C6643}" type="pres">
      <dgm:prSet presAssocID="{3AF66965-93CF-42EC-B590-6F9A54AA40C9}" presName="hierRoot2" presStyleCnt="0">
        <dgm:presLayoutVars>
          <dgm:hierBranch val="init"/>
        </dgm:presLayoutVars>
      </dgm:prSet>
      <dgm:spPr/>
    </dgm:pt>
    <dgm:pt modelId="{12F5D2FD-AC61-45C5-A3C9-0AC7B45A44CA}" type="pres">
      <dgm:prSet presAssocID="{3AF66965-93CF-42EC-B590-6F9A54AA40C9}" presName="rootComposite" presStyleCnt="0"/>
      <dgm:spPr/>
    </dgm:pt>
    <dgm:pt modelId="{B7A0C75B-7AC8-4E67-9327-3E9504A734D2}" type="pres">
      <dgm:prSet presAssocID="{3AF66965-93CF-42EC-B590-6F9A54AA40C9}" presName="rootText" presStyleLbl="node4" presStyleIdx="7" presStyleCnt="16">
        <dgm:presLayoutVars>
          <dgm:chPref val="3"/>
        </dgm:presLayoutVars>
      </dgm:prSet>
      <dgm:spPr/>
    </dgm:pt>
    <dgm:pt modelId="{29AC3F71-0145-488E-AF1C-160D8E5C0641}" type="pres">
      <dgm:prSet presAssocID="{3AF66965-93CF-42EC-B590-6F9A54AA40C9}" presName="rootConnector" presStyleLbl="node4" presStyleIdx="7" presStyleCnt="16"/>
      <dgm:spPr/>
    </dgm:pt>
    <dgm:pt modelId="{850A303A-722B-4306-BE93-D2462CAD6131}" type="pres">
      <dgm:prSet presAssocID="{3AF66965-93CF-42EC-B590-6F9A54AA40C9}" presName="hierChild4" presStyleCnt="0"/>
      <dgm:spPr/>
    </dgm:pt>
    <dgm:pt modelId="{04E6458A-698F-45FE-AFA9-5A35229F9A59}" type="pres">
      <dgm:prSet presAssocID="{3AF66965-93CF-42EC-B590-6F9A54AA40C9}" presName="hierChild5" presStyleCnt="0"/>
      <dgm:spPr/>
    </dgm:pt>
    <dgm:pt modelId="{1F7A6BE4-C645-45DE-9260-66202D8C120F}" type="pres">
      <dgm:prSet presAssocID="{710127FC-F0CF-47CB-832A-E4EBF954FF53}" presName="hierChild5" presStyleCnt="0"/>
      <dgm:spPr/>
    </dgm:pt>
    <dgm:pt modelId="{01BED8E6-9864-4966-8433-8BE5FA1362F2}" type="pres">
      <dgm:prSet presAssocID="{889E0498-83F2-4F7A-9222-80A5D45EE1A2}" presName="Name37" presStyleLbl="parChTrans1D3" presStyleIdx="3" presStyleCnt="6"/>
      <dgm:spPr/>
    </dgm:pt>
    <dgm:pt modelId="{934ECA07-98F2-4E83-B301-36D6D0985588}" type="pres">
      <dgm:prSet presAssocID="{1BC790E2-9523-4D7D-9A77-2AC02BF1EDA6}" presName="hierRoot2" presStyleCnt="0">
        <dgm:presLayoutVars>
          <dgm:hierBranch val="init"/>
        </dgm:presLayoutVars>
      </dgm:prSet>
      <dgm:spPr/>
    </dgm:pt>
    <dgm:pt modelId="{ABDD6E94-C7C8-48C3-A87D-79604BAEE4A4}" type="pres">
      <dgm:prSet presAssocID="{1BC790E2-9523-4D7D-9A77-2AC02BF1EDA6}" presName="rootComposite" presStyleCnt="0"/>
      <dgm:spPr/>
    </dgm:pt>
    <dgm:pt modelId="{4F30D568-64AD-48BF-A3A6-3313FADE291A}" type="pres">
      <dgm:prSet presAssocID="{1BC790E2-9523-4D7D-9A77-2AC02BF1EDA6}" presName="rootText" presStyleLbl="node3" presStyleIdx="3" presStyleCnt="6">
        <dgm:presLayoutVars>
          <dgm:chPref val="3"/>
        </dgm:presLayoutVars>
      </dgm:prSet>
      <dgm:spPr/>
    </dgm:pt>
    <dgm:pt modelId="{45294A25-8274-4867-8B84-F6BB4B0859C7}" type="pres">
      <dgm:prSet presAssocID="{1BC790E2-9523-4D7D-9A77-2AC02BF1EDA6}" presName="rootConnector" presStyleLbl="node3" presStyleIdx="3" presStyleCnt="6"/>
      <dgm:spPr/>
    </dgm:pt>
    <dgm:pt modelId="{48270EB5-ECE1-4DDC-B65E-95B172507150}" type="pres">
      <dgm:prSet presAssocID="{1BC790E2-9523-4D7D-9A77-2AC02BF1EDA6}" presName="hierChild4" presStyleCnt="0"/>
      <dgm:spPr/>
    </dgm:pt>
    <dgm:pt modelId="{1947B154-FD5C-41A6-9D28-D9B26A5DE046}" type="pres">
      <dgm:prSet presAssocID="{3CEB0A77-7C82-4BD6-8ABD-2E0CA3F9A9C9}" presName="Name37" presStyleLbl="parChTrans1D4" presStyleIdx="8" presStyleCnt="16"/>
      <dgm:spPr/>
    </dgm:pt>
    <dgm:pt modelId="{13644904-FB8C-4480-B18F-80DCD895F54E}" type="pres">
      <dgm:prSet presAssocID="{E26FCD14-E29F-4909-8E70-CBACEC732C9A}" presName="hierRoot2" presStyleCnt="0">
        <dgm:presLayoutVars>
          <dgm:hierBranch val="init"/>
        </dgm:presLayoutVars>
      </dgm:prSet>
      <dgm:spPr/>
    </dgm:pt>
    <dgm:pt modelId="{E2379436-A7F4-4583-9B79-7BC9D6FAD7BF}" type="pres">
      <dgm:prSet presAssocID="{E26FCD14-E29F-4909-8E70-CBACEC732C9A}" presName="rootComposite" presStyleCnt="0"/>
      <dgm:spPr/>
    </dgm:pt>
    <dgm:pt modelId="{5917564C-949D-4773-83C7-FE2F9E25685A}" type="pres">
      <dgm:prSet presAssocID="{E26FCD14-E29F-4909-8E70-CBACEC732C9A}" presName="rootText" presStyleLbl="node4" presStyleIdx="8" presStyleCnt="16">
        <dgm:presLayoutVars>
          <dgm:chPref val="3"/>
        </dgm:presLayoutVars>
      </dgm:prSet>
      <dgm:spPr/>
    </dgm:pt>
    <dgm:pt modelId="{80263422-C735-4BEA-8AD4-41747671E860}" type="pres">
      <dgm:prSet presAssocID="{E26FCD14-E29F-4909-8E70-CBACEC732C9A}" presName="rootConnector" presStyleLbl="node4" presStyleIdx="8" presStyleCnt="16"/>
      <dgm:spPr/>
    </dgm:pt>
    <dgm:pt modelId="{435035C1-401F-4273-80A9-2FFBE4FB7BFC}" type="pres">
      <dgm:prSet presAssocID="{E26FCD14-E29F-4909-8E70-CBACEC732C9A}" presName="hierChild4" presStyleCnt="0"/>
      <dgm:spPr/>
    </dgm:pt>
    <dgm:pt modelId="{E500C38B-0413-4A2F-8EE2-E2CCF1EBD010}" type="pres">
      <dgm:prSet presAssocID="{E26FCD14-E29F-4909-8E70-CBACEC732C9A}" presName="hierChild5" presStyleCnt="0"/>
      <dgm:spPr/>
    </dgm:pt>
    <dgm:pt modelId="{548AA44C-CA57-4F75-85ED-A0439F6D674F}" type="pres">
      <dgm:prSet presAssocID="{F2100CE5-4F91-44C9-99A1-5E94CCA6C452}" presName="Name37" presStyleLbl="parChTrans1D4" presStyleIdx="9" presStyleCnt="16"/>
      <dgm:spPr/>
    </dgm:pt>
    <dgm:pt modelId="{DC6D9930-977C-4C0B-A0DC-EB3DEDAD6714}" type="pres">
      <dgm:prSet presAssocID="{7C8D8FB5-D34B-4F35-ABDC-557DEF7DA515}" presName="hierRoot2" presStyleCnt="0">
        <dgm:presLayoutVars>
          <dgm:hierBranch val="init"/>
        </dgm:presLayoutVars>
      </dgm:prSet>
      <dgm:spPr/>
    </dgm:pt>
    <dgm:pt modelId="{59BEEAE3-69CF-4C71-938C-9A871FDB430F}" type="pres">
      <dgm:prSet presAssocID="{7C8D8FB5-D34B-4F35-ABDC-557DEF7DA515}" presName="rootComposite" presStyleCnt="0"/>
      <dgm:spPr/>
    </dgm:pt>
    <dgm:pt modelId="{3FB8F2F1-F56B-481E-A335-E19227735494}" type="pres">
      <dgm:prSet presAssocID="{7C8D8FB5-D34B-4F35-ABDC-557DEF7DA515}" presName="rootText" presStyleLbl="node4" presStyleIdx="9" presStyleCnt="16">
        <dgm:presLayoutVars>
          <dgm:chPref val="3"/>
        </dgm:presLayoutVars>
      </dgm:prSet>
      <dgm:spPr/>
    </dgm:pt>
    <dgm:pt modelId="{6A2EE5CA-61D0-4F4D-B5DE-70409649D1BD}" type="pres">
      <dgm:prSet presAssocID="{7C8D8FB5-D34B-4F35-ABDC-557DEF7DA515}" presName="rootConnector" presStyleLbl="node4" presStyleIdx="9" presStyleCnt="16"/>
      <dgm:spPr/>
    </dgm:pt>
    <dgm:pt modelId="{11407DE3-0BF4-4FDE-A2E0-1821D4B74861}" type="pres">
      <dgm:prSet presAssocID="{7C8D8FB5-D34B-4F35-ABDC-557DEF7DA515}" presName="hierChild4" presStyleCnt="0"/>
      <dgm:spPr/>
    </dgm:pt>
    <dgm:pt modelId="{5EE20964-0EBA-42DA-B67F-D262DED78603}" type="pres">
      <dgm:prSet presAssocID="{7C8D8FB5-D34B-4F35-ABDC-557DEF7DA515}" presName="hierChild5" presStyleCnt="0"/>
      <dgm:spPr/>
    </dgm:pt>
    <dgm:pt modelId="{7CBF9A9E-1A62-4153-A7BC-B23700E4BBBB}" type="pres">
      <dgm:prSet presAssocID="{1BC790E2-9523-4D7D-9A77-2AC02BF1EDA6}" presName="hierChild5" presStyleCnt="0"/>
      <dgm:spPr/>
    </dgm:pt>
    <dgm:pt modelId="{56A48A36-329F-42A0-B9BB-AACE212E83E1}" type="pres">
      <dgm:prSet presAssocID="{5F6A4B0C-F3DD-4FDB-B219-D0F1A8023E6A}" presName="Name37" presStyleLbl="parChTrans1D3" presStyleIdx="4" presStyleCnt="6"/>
      <dgm:spPr/>
    </dgm:pt>
    <dgm:pt modelId="{14C8389B-4117-4861-A87A-10D03BFC10B4}" type="pres">
      <dgm:prSet presAssocID="{7B1B9FDD-E00D-4270-8CFD-890A58C35594}" presName="hierRoot2" presStyleCnt="0">
        <dgm:presLayoutVars>
          <dgm:hierBranch val="init"/>
        </dgm:presLayoutVars>
      </dgm:prSet>
      <dgm:spPr/>
    </dgm:pt>
    <dgm:pt modelId="{148CEB2B-B50F-4F41-AD86-369A88AAC658}" type="pres">
      <dgm:prSet presAssocID="{7B1B9FDD-E00D-4270-8CFD-890A58C35594}" presName="rootComposite" presStyleCnt="0"/>
      <dgm:spPr/>
    </dgm:pt>
    <dgm:pt modelId="{953EA353-75CD-4208-A6D3-3B2AF8EEA1FC}" type="pres">
      <dgm:prSet presAssocID="{7B1B9FDD-E00D-4270-8CFD-890A58C35594}" presName="rootText" presStyleLbl="node3" presStyleIdx="4" presStyleCnt="6">
        <dgm:presLayoutVars>
          <dgm:chPref val="3"/>
        </dgm:presLayoutVars>
      </dgm:prSet>
      <dgm:spPr/>
    </dgm:pt>
    <dgm:pt modelId="{371F84F0-7195-4839-901B-95BD6791575B}" type="pres">
      <dgm:prSet presAssocID="{7B1B9FDD-E00D-4270-8CFD-890A58C35594}" presName="rootConnector" presStyleLbl="node3" presStyleIdx="4" presStyleCnt="6"/>
      <dgm:spPr/>
    </dgm:pt>
    <dgm:pt modelId="{90133C25-C953-439C-B325-67DC3EE8A522}" type="pres">
      <dgm:prSet presAssocID="{7B1B9FDD-E00D-4270-8CFD-890A58C35594}" presName="hierChild4" presStyleCnt="0"/>
      <dgm:spPr/>
    </dgm:pt>
    <dgm:pt modelId="{62502C30-A649-46E8-B47F-8850E8E3DF67}" type="pres">
      <dgm:prSet presAssocID="{FB9DB954-C38D-4C2C-AF93-0556EB2FFB19}" presName="Name37" presStyleLbl="parChTrans1D4" presStyleIdx="10" presStyleCnt="16"/>
      <dgm:spPr/>
    </dgm:pt>
    <dgm:pt modelId="{E2A603CF-6DAA-428D-A84D-29253ECD2E30}" type="pres">
      <dgm:prSet presAssocID="{E3BE4EFF-64C2-4FB0-8D7A-BF2F001EF4F5}" presName="hierRoot2" presStyleCnt="0">
        <dgm:presLayoutVars>
          <dgm:hierBranch val="init"/>
        </dgm:presLayoutVars>
      </dgm:prSet>
      <dgm:spPr/>
    </dgm:pt>
    <dgm:pt modelId="{D6F7E6B4-8327-444B-9CDF-D1C82CC48069}" type="pres">
      <dgm:prSet presAssocID="{E3BE4EFF-64C2-4FB0-8D7A-BF2F001EF4F5}" presName="rootComposite" presStyleCnt="0"/>
      <dgm:spPr/>
    </dgm:pt>
    <dgm:pt modelId="{FAECB89D-0667-4CDA-AF76-9261AE42BE83}" type="pres">
      <dgm:prSet presAssocID="{E3BE4EFF-64C2-4FB0-8D7A-BF2F001EF4F5}" presName="rootText" presStyleLbl="node4" presStyleIdx="10" presStyleCnt="16">
        <dgm:presLayoutVars>
          <dgm:chPref val="3"/>
        </dgm:presLayoutVars>
      </dgm:prSet>
      <dgm:spPr/>
    </dgm:pt>
    <dgm:pt modelId="{5F15584D-D7A6-4242-8E9D-4F865A63F45D}" type="pres">
      <dgm:prSet presAssocID="{E3BE4EFF-64C2-4FB0-8D7A-BF2F001EF4F5}" presName="rootConnector" presStyleLbl="node4" presStyleIdx="10" presStyleCnt="16"/>
      <dgm:spPr/>
    </dgm:pt>
    <dgm:pt modelId="{09EE53C1-DD21-4FDF-B9CC-136510BF042F}" type="pres">
      <dgm:prSet presAssocID="{E3BE4EFF-64C2-4FB0-8D7A-BF2F001EF4F5}" presName="hierChild4" presStyleCnt="0"/>
      <dgm:spPr/>
    </dgm:pt>
    <dgm:pt modelId="{23309D20-6DB8-4425-A1BF-1650196EE4F0}" type="pres">
      <dgm:prSet presAssocID="{E3BE4EFF-64C2-4FB0-8D7A-BF2F001EF4F5}" presName="hierChild5" presStyleCnt="0"/>
      <dgm:spPr/>
    </dgm:pt>
    <dgm:pt modelId="{6045868D-DB62-4D32-84AE-0CF55064C9F8}" type="pres">
      <dgm:prSet presAssocID="{89D003ED-C5D4-43E7-8137-5AA3427BEA1D}" presName="Name37" presStyleLbl="parChTrans1D4" presStyleIdx="11" presStyleCnt="16"/>
      <dgm:spPr/>
    </dgm:pt>
    <dgm:pt modelId="{D19F4471-6822-44BC-9219-279886052138}" type="pres">
      <dgm:prSet presAssocID="{7AD531D1-A8B9-48D1-8AAB-09582CA58082}" presName="hierRoot2" presStyleCnt="0">
        <dgm:presLayoutVars>
          <dgm:hierBranch val="init"/>
        </dgm:presLayoutVars>
      </dgm:prSet>
      <dgm:spPr/>
    </dgm:pt>
    <dgm:pt modelId="{5A299AEA-D71E-4E4F-8453-9D91B4D0B10C}" type="pres">
      <dgm:prSet presAssocID="{7AD531D1-A8B9-48D1-8AAB-09582CA58082}" presName="rootComposite" presStyleCnt="0"/>
      <dgm:spPr/>
    </dgm:pt>
    <dgm:pt modelId="{3CFA790A-F096-4386-8C97-9201C5D1B15C}" type="pres">
      <dgm:prSet presAssocID="{7AD531D1-A8B9-48D1-8AAB-09582CA58082}" presName="rootText" presStyleLbl="node4" presStyleIdx="11" presStyleCnt="16">
        <dgm:presLayoutVars>
          <dgm:chPref val="3"/>
        </dgm:presLayoutVars>
      </dgm:prSet>
      <dgm:spPr/>
    </dgm:pt>
    <dgm:pt modelId="{546E7957-746A-4BF1-9DE0-34E36ADE4C1C}" type="pres">
      <dgm:prSet presAssocID="{7AD531D1-A8B9-48D1-8AAB-09582CA58082}" presName="rootConnector" presStyleLbl="node4" presStyleIdx="11" presStyleCnt="16"/>
      <dgm:spPr/>
    </dgm:pt>
    <dgm:pt modelId="{BBD1295A-471A-48F5-A8D5-418BA5E25716}" type="pres">
      <dgm:prSet presAssocID="{7AD531D1-A8B9-48D1-8AAB-09582CA58082}" presName="hierChild4" presStyleCnt="0"/>
      <dgm:spPr/>
    </dgm:pt>
    <dgm:pt modelId="{05BF98D4-0320-484A-BB38-26B8AD741446}" type="pres">
      <dgm:prSet presAssocID="{7AD531D1-A8B9-48D1-8AAB-09582CA58082}" presName="hierChild5" presStyleCnt="0"/>
      <dgm:spPr/>
    </dgm:pt>
    <dgm:pt modelId="{6DEFA029-E155-4DF1-BBD7-B628CEFD6321}" type="pres">
      <dgm:prSet presAssocID="{7B1B9FDD-E00D-4270-8CFD-890A58C35594}" presName="hierChild5" presStyleCnt="0"/>
      <dgm:spPr/>
    </dgm:pt>
    <dgm:pt modelId="{CD6C4D9A-5615-47D5-AC3B-EC62BF077241}" type="pres">
      <dgm:prSet presAssocID="{722E2CFD-07BB-43E4-8A9B-7D185298A615}" presName="Name37" presStyleLbl="parChTrans1D3" presStyleIdx="5" presStyleCnt="6"/>
      <dgm:spPr/>
    </dgm:pt>
    <dgm:pt modelId="{F4F5818D-17B3-4C89-AE48-92A290F0F933}" type="pres">
      <dgm:prSet presAssocID="{E244F992-2C21-4907-A085-B961C2DC378F}" presName="hierRoot2" presStyleCnt="0">
        <dgm:presLayoutVars>
          <dgm:hierBranch val="init"/>
        </dgm:presLayoutVars>
      </dgm:prSet>
      <dgm:spPr/>
    </dgm:pt>
    <dgm:pt modelId="{8E03F819-FDF1-4244-8AA3-9F199DF85FEA}" type="pres">
      <dgm:prSet presAssocID="{E244F992-2C21-4907-A085-B961C2DC378F}" presName="rootComposite" presStyleCnt="0"/>
      <dgm:spPr/>
    </dgm:pt>
    <dgm:pt modelId="{EF9E862E-999A-4F58-B318-AB4F67A9926E}" type="pres">
      <dgm:prSet presAssocID="{E244F992-2C21-4907-A085-B961C2DC378F}" presName="rootText" presStyleLbl="node3" presStyleIdx="5" presStyleCnt="6">
        <dgm:presLayoutVars>
          <dgm:chPref val="3"/>
        </dgm:presLayoutVars>
      </dgm:prSet>
      <dgm:spPr/>
    </dgm:pt>
    <dgm:pt modelId="{EBCCCC28-6091-4F8E-A8C0-285BD269BA5B}" type="pres">
      <dgm:prSet presAssocID="{E244F992-2C21-4907-A085-B961C2DC378F}" presName="rootConnector" presStyleLbl="node3" presStyleIdx="5" presStyleCnt="6"/>
      <dgm:spPr/>
    </dgm:pt>
    <dgm:pt modelId="{A0AD476A-11B2-4D83-A257-54EE35054AF5}" type="pres">
      <dgm:prSet presAssocID="{E244F992-2C21-4907-A085-B961C2DC378F}" presName="hierChild4" presStyleCnt="0"/>
      <dgm:spPr/>
    </dgm:pt>
    <dgm:pt modelId="{6C5CA25B-0267-4D82-8CCC-0239FFBD34E4}" type="pres">
      <dgm:prSet presAssocID="{2C3F478A-5766-4BC3-83A5-66BCEA97919E}" presName="Name37" presStyleLbl="parChTrans1D4" presStyleIdx="12" presStyleCnt="16"/>
      <dgm:spPr/>
    </dgm:pt>
    <dgm:pt modelId="{EE506430-903C-4F94-8537-737A4ABD06DB}" type="pres">
      <dgm:prSet presAssocID="{E144A473-AE3D-49C1-B435-6C1CFFF7434D}" presName="hierRoot2" presStyleCnt="0">
        <dgm:presLayoutVars>
          <dgm:hierBranch val="init"/>
        </dgm:presLayoutVars>
      </dgm:prSet>
      <dgm:spPr/>
    </dgm:pt>
    <dgm:pt modelId="{67D8B87C-CFF5-4098-814D-AE6DC33154F1}" type="pres">
      <dgm:prSet presAssocID="{E144A473-AE3D-49C1-B435-6C1CFFF7434D}" presName="rootComposite" presStyleCnt="0"/>
      <dgm:spPr/>
    </dgm:pt>
    <dgm:pt modelId="{96A14DE1-12B1-4C54-9CA8-DE53220855A2}" type="pres">
      <dgm:prSet presAssocID="{E144A473-AE3D-49C1-B435-6C1CFFF7434D}" presName="rootText" presStyleLbl="node4" presStyleIdx="12" presStyleCnt="16">
        <dgm:presLayoutVars>
          <dgm:chPref val="3"/>
        </dgm:presLayoutVars>
      </dgm:prSet>
      <dgm:spPr/>
    </dgm:pt>
    <dgm:pt modelId="{850DA19A-FDA1-43C9-B2B7-CE7082FBE5BC}" type="pres">
      <dgm:prSet presAssocID="{E144A473-AE3D-49C1-B435-6C1CFFF7434D}" presName="rootConnector" presStyleLbl="node4" presStyleIdx="12" presStyleCnt="16"/>
      <dgm:spPr/>
    </dgm:pt>
    <dgm:pt modelId="{1178D4C1-0EE7-44B3-945C-4367EBA9F5A1}" type="pres">
      <dgm:prSet presAssocID="{E144A473-AE3D-49C1-B435-6C1CFFF7434D}" presName="hierChild4" presStyleCnt="0"/>
      <dgm:spPr/>
    </dgm:pt>
    <dgm:pt modelId="{B3676919-29C4-4194-B5BB-F12227B6BC23}" type="pres">
      <dgm:prSet presAssocID="{E144A473-AE3D-49C1-B435-6C1CFFF7434D}" presName="hierChild5" presStyleCnt="0"/>
      <dgm:spPr/>
    </dgm:pt>
    <dgm:pt modelId="{17648869-368D-4A58-B9BE-A119E6759BCB}" type="pres">
      <dgm:prSet presAssocID="{74C0AC91-FE11-41D8-91D0-EEF63427C57E}" presName="Name37" presStyleLbl="parChTrans1D4" presStyleIdx="13" presStyleCnt="16"/>
      <dgm:spPr/>
    </dgm:pt>
    <dgm:pt modelId="{5AEA7726-E5A8-4927-BE13-D990A987201E}" type="pres">
      <dgm:prSet presAssocID="{DF6AD749-5614-45ED-8D1F-9B97BF156BDA}" presName="hierRoot2" presStyleCnt="0">
        <dgm:presLayoutVars>
          <dgm:hierBranch val="init"/>
        </dgm:presLayoutVars>
      </dgm:prSet>
      <dgm:spPr/>
    </dgm:pt>
    <dgm:pt modelId="{DF082A6C-AB51-4173-B9CD-A40B1D622426}" type="pres">
      <dgm:prSet presAssocID="{DF6AD749-5614-45ED-8D1F-9B97BF156BDA}" presName="rootComposite" presStyleCnt="0"/>
      <dgm:spPr/>
    </dgm:pt>
    <dgm:pt modelId="{922E57C9-EDD3-4898-AF84-0ECD0FD33C40}" type="pres">
      <dgm:prSet presAssocID="{DF6AD749-5614-45ED-8D1F-9B97BF156BDA}" presName="rootText" presStyleLbl="node4" presStyleIdx="13" presStyleCnt="16">
        <dgm:presLayoutVars>
          <dgm:chPref val="3"/>
        </dgm:presLayoutVars>
      </dgm:prSet>
      <dgm:spPr/>
    </dgm:pt>
    <dgm:pt modelId="{6B0F86A3-2FCC-439D-ADA7-418DF4060842}" type="pres">
      <dgm:prSet presAssocID="{DF6AD749-5614-45ED-8D1F-9B97BF156BDA}" presName="rootConnector" presStyleLbl="node4" presStyleIdx="13" presStyleCnt="16"/>
      <dgm:spPr/>
    </dgm:pt>
    <dgm:pt modelId="{30605005-8A11-4499-A0D0-C0D265AEA205}" type="pres">
      <dgm:prSet presAssocID="{DF6AD749-5614-45ED-8D1F-9B97BF156BDA}" presName="hierChild4" presStyleCnt="0"/>
      <dgm:spPr/>
    </dgm:pt>
    <dgm:pt modelId="{9873F41F-B0E0-47D4-8239-DE0F0C39266F}" type="pres">
      <dgm:prSet presAssocID="{DF6AD749-5614-45ED-8D1F-9B97BF156BDA}" presName="hierChild5" presStyleCnt="0"/>
      <dgm:spPr/>
    </dgm:pt>
    <dgm:pt modelId="{9CF5274D-CFB5-416A-B399-9716F690FEC2}" type="pres">
      <dgm:prSet presAssocID="{8C148C50-F4D0-4285-A559-11C150560BC9}" presName="Name37" presStyleLbl="parChTrans1D4" presStyleIdx="14" presStyleCnt="16"/>
      <dgm:spPr/>
    </dgm:pt>
    <dgm:pt modelId="{54F54F9F-4034-4EE7-9F9B-490F70ED361C}" type="pres">
      <dgm:prSet presAssocID="{338AA057-A361-4FB9-9076-8C810FC6138B}" presName="hierRoot2" presStyleCnt="0">
        <dgm:presLayoutVars>
          <dgm:hierBranch val="init"/>
        </dgm:presLayoutVars>
      </dgm:prSet>
      <dgm:spPr/>
    </dgm:pt>
    <dgm:pt modelId="{954A7B4A-4F24-4352-8346-BCD45CB14C0E}" type="pres">
      <dgm:prSet presAssocID="{338AA057-A361-4FB9-9076-8C810FC6138B}" presName="rootComposite" presStyleCnt="0"/>
      <dgm:spPr/>
    </dgm:pt>
    <dgm:pt modelId="{9BD196AC-0144-4491-A431-410A6CB7E947}" type="pres">
      <dgm:prSet presAssocID="{338AA057-A361-4FB9-9076-8C810FC6138B}" presName="rootText" presStyleLbl="node4" presStyleIdx="14" presStyleCnt="16">
        <dgm:presLayoutVars>
          <dgm:chPref val="3"/>
        </dgm:presLayoutVars>
      </dgm:prSet>
      <dgm:spPr/>
    </dgm:pt>
    <dgm:pt modelId="{D1FDAF5F-7210-428A-A29D-65968A7C0759}" type="pres">
      <dgm:prSet presAssocID="{338AA057-A361-4FB9-9076-8C810FC6138B}" presName="rootConnector" presStyleLbl="node4" presStyleIdx="14" presStyleCnt="16"/>
      <dgm:spPr/>
    </dgm:pt>
    <dgm:pt modelId="{BCE3B99A-6ADF-40D5-8C0E-D8FC12BDEBB1}" type="pres">
      <dgm:prSet presAssocID="{338AA057-A361-4FB9-9076-8C810FC6138B}" presName="hierChild4" presStyleCnt="0"/>
      <dgm:spPr/>
    </dgm:pt>
    <dgm:pt modelId="{56A18BDD-BD10-4E5F-A680-6FBF88D59A9A}" type="pres">
      <dgm:prSet presAssocID="{338AA057-A361-4FB9-9076-8C810FC6138B}" presName="hierChild5" presStyleCnt="0"/>
      <dgm:spPr/>
    </dgm:pt>
    <dgm:pt modelId="{34F474B5-F29E-48B5-80D1-27F8BFACC7CC}" type="pres">
      <dgm:prSet presAssocID="{706D9C32-B89B-41E2-86CB-035784A24818}" presName="Name37" presStyleLbl="parChTrans1D4" presStyleIdx="15" presStyleCnt="16"/>
      <dgm:spPr/>
    </dgm:pt>
    <dgm:pt modelId="{7B3FCDA2-F599-4F3C-930F-EB387DF3B718}" type="pres">
      <dgm:prSet presAssocID="{45B3F2FF-8F57-41C8-B7FE-68C02873E640}" presName="hierRoot2" presStyleCnt="0">
        <dgm:presLayoutVars>
          <dgm:hierBranch val="init"/>
        </dgm:presLayoutVars>
      </dgm:prSet>
      <dgm:spPr/>
    </dgm:pt>
    <dgm:pt modelId="{DA45FB88-A941-43AA-BFB4-AB97FDA21529}" type="pres">
      <dgm:prSet presAssocID="{45B3F2FF-8F57-41C8-B7FE-68C02873E640}" presName="rootComposite" presStyleCnt="0"/>
      <dgm:spPr/>
    </dgm:pt>
    <dgm:pt modelId="{24B28CB0-AC90-4E6F-9EEA-CF3EFD502557}" type="pres">
      <dgm:prSet presAssocID="{45B3F2FF-8F57-41C8-B7FE-68C02873E640}" presName="rootText" presStyleLbl="node4" presStyleIdx="15" presStyleCnt="16">
        <dgm:presLayoutVars>
          <dgm:chPref val="3"/>
        </dgm:presLayoutVars>
      </dgm:prSet>
      <dgm:spPr/>
    </dgm:pt>
    <dgm:pt modelId="{C54B6AF6-E9E0-4D76-83B7-78399F0D028C}" type="pres">
      <dgm:prSet presAssocID="{45B3F2FF-8F57-41C8-B7FE-68C02873E640}" presName="rootConnector" presStyleLbl="node4" presStyleIdx="15" presStyleCnt="16"/>
      <dgm:spPr/>
    </dgm:pt>
    <dgm:pt modelId="{B90B1F8E-F57F-4885-846C-8F59D73E8DBE}" type="pres">
      <dgm:prSet presAssocID="{45B3F2FF-8F57-41C8-B7FE-68C02873E640}" presName="hierChild4" presStyleCnt="0"/>
      <dgm:spPr/>
    </dgm:pt>
    <dgm:pt modelId="{3C8DA13E-4CF3-4870-B9E2-6991A58B5BC6}" type="pres">
      <dgm:prSet presAssocID="{45B3F2FF-8F57-41C8-B7FE-68C02873E640}" presName="hierChild5" presStyleCnt="0"/>
      <dgm:spPr/>
    </dgm:pt>
    <dgm:pt modelId="{8E74E324-431C-4A29-8CF0-7065D5C110E5}" type="pres">
      <dgm:prSet presAssocID="{E244F992-2C21-4907-A085-B961C2DC378F}" presName="hierChild5" presStyleCnt="0"/>
      <dgm:spPr/>
    </dgm:pt>
    <dgm:pt modelId="{AED44C55-BD0C-4CA4-B408-2464D36278B9}" type="pres">
      <dgm:prSet presAssocID="{95E04E40-8D17-4EE8-ABD0-E28C2A44324D}" presName="hierChild5" presStyleCnt="0"/>
      <dgm:spPr/>
    </dgm:pt>
    <dgm:pt modelId="{304F0695-4F06-4EFF-A9E7-3AE5EA448EC6}" type="pres">
      <dgm:prSet presAssocID="{0869692B-8BFD-414F-9BA0-A4A1DACB9E53}" presName="hierChild3" presStyleCnt="0"/>
      <dgm:spPr/>
    </dgm:pt>
  </dgm:ptLst>
  <dgm:cxnLst>
    <dgm:cxn modelId="{3FB1FE00-6C07-4AF5-90E3-470814C2BD0F}" type="presOf" srcId="{17C2198E-B6C9-496D-8BAC-59D0291D5EDC}" destId="{EA3C1DCE-156F-4B79-B2B6-36F82793DD28}" srcOrd="0" destOrd="0" presId="urn:microsoft.com/office/officeart/2005/8/layout/orgChart1"/>
    <dgm:cxn modelId="{0384A706-6C1A-4E1C-9503-B03689437E32}" type="presOf" srcId="{7C8D8FB5-D34B-4F35-ABDC-557DEF7DA515}" destId="{6A2EE5CA-61D0-4F4D-B5DE-70409649D1BD}" srcOrd="1" destOrd="0" presId="urn:microsoft.com/office/officeart/2005/8/layout/orgChart1"/>
    <dgm:cxn modelId="{C9F8E606-86F1-4148-8817-ACD5272661BC}" type="presOf" srcId="{E144A473-AE3D-49C1-B435-6C1CFFF7434D}" destId="{96A14DE1-12B1-4C54-9CA8-DE53220855A2}" srcOrd="0" destOrd="0" presId="urn:microsoft.com/office/officeart/2005/8/layout/orgChart1"/>
    <dgm:cxn modelId="{BF76DA07-F499-4550-BE12-99FC46E44A1B}" type="presOf" srcId="{FB9DB954-C38D-4C2C-AF93-0556EB2FFB19}" destId="{62502C30-A649-46E8-B47F-8850E8E3DF67}" srcOrd="0" destOrd="0" presId="urn:microsoft.com/office/officeart/2005/8/layout/orgChart1"/>
    <dgm:cxn modelId="{6BE9BB0A-B10D-44C5-986C-324AAE63D2EF}" type="presOf" srcId="{59BD246C-437D-4CD4-BE31-9A04C14B7BFE}" destId="{CA4B16D4-62A4-46AA-8786-514496E79D2E}" srcOrd="0" destOrd="0" presId="urn:microsoft.com/office/officeart/2005/8/layout/orgChart1"/>
    <dgm:cxn modelId="{5DCC220C-88A6-423F-A758-DE8EAB20A841}" type="presOf" srcId="{5F6A4B0C-F3DD-4FDB-B219-D0F1A8023E6A}" destId="{56A48A36-329F-42A0-B9BB-AACE212E83E1}" srcOrd="0" destOrd="0" presId="urn:microsoft.com/office/officeart/2005/8/layout/orgChart1"/>
    <dgm:cxn modelId="{36FEF412-96E0-4D69-90A9-237EF3D630B3}" type="presOf" srcId="{1BC790E2-9523-4D7D-9A77-2AC02BF1EDA6}" destId="{45294A25-8274-4867-8B84-F6BB4B0859C7}" srcOrd="1" destOrd="0" presId="urn:microsoft.com/office/officeart/2005/8/layout/orgChart1"/>
    <dgm:cxn modelId="{8AD75E15-5F58-4EB5-9552-93F107CDE1DC}" srcId="{E244F992-2C21-4907-A085-B961C2DC378F}" destId="{DF6AD749-5614-45ED-8D1F-9B97BF156BDA}" srcOrd="1" destOrd="0" parTransId="{74C0AC91-FE11-41D8-91D0-EEF63427C57E}" sibTransId="{FEBE3B3D-77A4-43A9-B0B8-BEA5A190B19B}"/>
    <dgm:cxn modelId="{6A899E19-D277-4FC8-BC7A-D2DB4F1FD1E6}" srcId="{0973A249-F509-47EF-A2C8-C9D2FA69F68F}" destId="{0869692B-8BFD-414F-9BA0-A4A1DACB9E53}" srcOrd="0" destOrd="0" parTransId="{26120097-9710-4301-8129-FDDCA96434AF}" sibTransId="{DB4201A3-09DF-483D-91A3-7C9BCBF4F030}"/>
    <dgm:cxn modelId="{FCD4B61B-548B-4DAA-85B3-335013C0A46A}" srcId="{E244F992-2C21-4907-A085-B961C2DC378F}" destId="{E144A473-AE3D-49C1-B435-6C1CFFF7434D}" srcOrd="0" destOrd="0" parTransId="{2C3F478A-5766-4BC3-83A5-66BCEA97919E}" sibTransId="{C9AD889C-1063-4E48-A997-60A4948B145D}"/>
    <dgm:cxn modelId="{CC9A3B1D-D31B-41C9-A3A1-81A58E1D8A00}" type="presOf" srcId="{1830F3D0-D4C1-4EEC-939B-B96B4CE665E7}" destId="{D1540D95-4C6E-4B02-82F4-71589DE42450}" srcOrd="0" destOrd="0" presId="urn:microsoft.com/office/officeart/2005/8/layout/orgChart1"/>
    <dgm:cxn modelId="{4D801F21-66CC-4E68-B7BB-7B0EB18334C6}" type="presOf" srcId="{45B3F2FF-8F57-41C8-B7FE-68C02873E640}" destId="{24B28CB0-AC90-4E6F-9EEA-CF3EFD502557}" srcOrd="0" destOrd="0" presId="urn:microsoft.com/office/officeart/2005/8/layout/orgChart1"/>
    <dgm:cxn modelId="{64D7EA23-61FE-486E-BC1F-F829B26C40B4}" type="presOf" srcId="{7B1B9FDD-E00D-4270-8CFD-890A58C35594}" destId="{371F84F0-7195-4839-901B-95BD6791575B}" srcOrd="1" destOrd="0" presId="urn:microsoft.com/office/officeart/2005/8/layout/orgChart1"/>
    <dgm:cxn modelId="{91A91525-23D5-48FB-8569-3DE0DF8764C1}" type="presOf" srcId="{DBAFEFBB-D0B3-41F7-A9D5-91D5B50B7A96}" destId="{91731880-D26E-4EAA-9848-3A4AA62CAF12}" srcOrd="0" destOrd="0" presId="urn:microsoft.com/office/officeart/2005/8/layout/orgChart1"/>
    <dgm:cxn modelId="{D898C626-6400-49D7-B66A-0043A9D0AE33}" srcId="{59BD246C-437D-4CD4-BE31-9A04C14B7BFE}" destId="{F8B4E920-B2DA-47CC-A91E-A1582B75FFFF}" srcOrd="1" destOrd="0" parTransId="{604E5F1B-1A45-44B8-B97A-4E5D29C75453}" sibTransId="{2D7692C3-03F5-41F0-AB6C-A60E5F51BC8B}"/>
    <dgm:cxn modelId="{F468F326-733F-4297-8C3F-5C63445C8B52}" type="presOf" srcId="{E59EAFAD-CA3D-4E53-B03E-C81C3ED17D86}" destId="{5C6B6830-11C8-4F72-920E-063B9D6A9B1F}" srcOrd="0" destOrd="0" presId="urn:microsoft.com/office/officeart/2005/8/layout/orgChart1"/>
    <dgm:cxn modelId="{C1C05A2A-9868-4A14-A6C2-F0578A6CBF5B}" type="presOf" srcId="{F8B4E920-B2DA-47CC-A91E-A1582B75FFFF}" destId="{A48894EA-C5EF-4E3F-BE32-E2B1AD36A125}" srcOrd="0" destOrd="0" presId="urn:microsoft.com/office/officeart/2005/8/layout/orgChart1"/>
    <dgm:cxn modelId="{BD9EB22C-58B5-4A2C-AD9F-0AA30F23EB21}" type="presOf" srcId="{6A7B5815-5DE0-4A83-9BAD-A371CA692209}" destId="{18DB9B3D-5404-4A31-98B2-0B2562E482AE}" srcOrd="0" destOrd="0" presId="urn:microsoft.com/office/officeart/2005/8/layout/orgChart1"/>
    <dgm:cxn modelId="{555ED52D-ED58-471D-BBFE-69B7F28D739D}" type="presOf" srcId="{604E5F1B-1A45-44B8-B97A-4E5D29C75453}" destId="{4213EB11-86B6-4133-9FBA-C55C0534F0B1}" srcOrd="0" destOrd="0" presId="urn:microsoft.com/office/officeart/2005/8/layout/orgChart1"/>
    <dgm:cxn modelId="{7A01D530-05AA-44FB-88B1-02AA6F210ADF}" type="presOf" srcId="{E26FCD14-E29F-4909-8E70-CBACEC732C9A}" destId="{5917564C-949D-4773-83C7-FE2F9E25685A}" srcOrd="0" destOrd="0" presId="urn:microsoft.com/office/officeart/2005/8/layout/orgChart1"/>
    <dgm:cxn modelId="{E3699431-0C30-4A09-8DF6-1C68D56B66EA}" type="presOf" srcId="{E244F992-2C21-4907-A085-B961C2DC378F}" destId="{EBCCCC28-6091-4F8E-A8C0-285BD269BA5B}" srcOrd="1" destOrd="0" presId="urn:microsoft.com/office/officeart/2005/8/layout/orgChart1"/>
    <dgm:cxn modelId="{0D27FF32-425A-4CD0-886C-A12D66E6CBC8}" type="presOf" srcId="{9EE6169E-0A6E-411B-B618-FBB6B61DDE76}" destId="{60A92F6A-7498-42E5-9EE3-D0A90F10A183}" srcOrd="0" destOrd="0" presId="urn:microsoft.com/office/officeart/2005/8/layout/orgChart1"/>
    <dgm:cxn modelId="{57D35636-83EF-4141-876F-1E60F4ADEABE}" type="presOf" srcId="{722E2CFD-07BB-43E4-8A9B-7D185298A615}" destId="{CD6C4D9A-5615-47D5-AC3B-EC62BF077241}" srcOrd="0" destOrd="0" presId="urn:microsoft.com/office/officeart/2005/8/layout/orgChart1"/>
    <dgm:cxn modelId="{7B8A413F-834F-48B2-AB64-A67C354A7DC5}" srcId="{95E04E40-8D17-4EE8-ABD0-E28C2A44324D}" destId="{59BD246C-437D-4CD4-BE31-9A04C14B7BFE}" srcOrd="1" destOrd="0" parTransId="{9E602F32-6F58-48D3-88D8-B29618F565F3}" sibTransId="{C55E4C85-1335-40FB-90A2-800D32DB6B62}"/>
    <dgm:cxn modelId="{27D4915B-7CAC-4C8F-AFCD-E9A7F4927A69}" srcId="{1830F3D0-D4C1-4EEC-939B-B96B4CE665E7}" destId="{DA657F42-A416-469A-A0DD-70CBABEB23D6}" srcOrd="2" destOrd="0" parTransId="{6431029F-56B2-466C-9E1F-7ACF8414E823}" sibTransId="{43F36D71-13BC-48EE-ABA7-3B0FFA3B2D52}"/>
    <dgm:cxn modelId="{D2DC3E60-5E7E-421D-B25E-5569ACE48A3D}" type="presOf" srcId="{59BD246C-437D-4CD4-BE31-9A04C14B7BFE}" destId="{6889360F-4109-45CC-BA92-B530AD5D6CDF}" srcOrd="1" destOrd="0" presId="urn:microsoft.com/office/officeart/2005/8/layout/orgChart1"/>
    <dgm:cxn modelId="{1C401B61-E925-473A-919B-44DE774C8DA7}" type="presOf" srcId="{0973A249-F509-47EF-A2C8-C9D2FA69F68F}" destId="{08B0EFF0-5971-41C8-AB08-3036312D8ABB}" srcOrd="0" destOrd="0" presId="urn:microsoft.com/office/officeart/2005/8/layout/orgChart1"/>
    <dgm:cxn modelId="{99350443-2D28-4954-BB93-522549B9F17D}" type="presOf" srcId="{710127FC-F0CF-47CB-832A-E4EBF954FF53}" destId="{495D7173-273E-4720-9E65-22BA9F4690DE}" srcOrd="1" destOrd="0" presId="urn:microsoft.com/office/officeart/2005/8/layout/orgChart1"/>
    <dgm:cxn modelId="{8C315547-2941-47DB-8B0B-3831D9BBDA60}" type="presOf" srcId="{45B3F2FF-8F57-41C8-B7FE-68C02873E640}" destId="{C54B6AF6-E9E0-4D76-83B7-78399F0D028C}" srcOrd="1" destOrd="0" presId="urn:microsoft.com/office/officeart/2005/8/layout/orgChart1"/>
    <dgm:cxn modelId="{9AE49167-3855-4D19-B70F-F4BCB37FA8E9}" type="presOf" srcId="{5CB30F3A-4FE2-4D0F-8C75-890095446621}" destId="{263831C2-C997-4A3E-8694-B1295A5A6D6E}" srcOrd="0" destOrd="0" presId="urn:microsoft.com/office/officeart/2005/8/layout/orgChart1"/>
    <dgm:cxn modelId="{2B7F3268-D147-4D38-8ED2-E1376B4DBE23}" srcId="{710127FC-F0CF-47CB-832A-E4EBF954FF53}" destId="{3AF66965-93CF-42EC-B590-6F9A54AA40C9}" srcOrd="1" destOrd="0" parTransId="{64BF26BC-7F6C-495B-81B4-BDD52794C763}" sibTransId="{8ACB9A4E-817E-49FB-9530-8B77F4B18D42}"/>
    <dgm:cxn modelId="{FDDEC34A-6098-4183-8BBE-F24C7BB10971}" srcId="{1BC790E2-9523-4D7D-9A77-2AC02BF1EDA6}" destId="{E26FCD14-E29F-4909-8E70-CBACEC732C9A}" srcOrd="0" destOrd="0" parTransId="{3CEB0A77-7C82-4BD6-8ABD-2E0CA3F9A9C9}" sibTransId="{BACB4D0B-9430-49FC-95D5-8CC1EDDD7118}"/>
    <dgm:cxn modelId="{E02ADD6A-4DC5-4B0F-B13A-51701038D49C}" type="presOf" srcId="{64BF26BC-7F6C-495B-81B4-BDD52794C763}" destId="{19EAC039-A8AD-4FED-80C4-19AB6390B9C8}" srcOrd="0" destOrd="0" presId="urn:microsoft.com/office/officeart/2005/8/layout/orgChart1"/>
    <dgm:cxn modelId="{0C1F216B-05E9-43AB-9CA2-22C746590528}" type="presOf" srcId="{89D003ED-C5D4-43E7-8137-5AA3427BEA1D}" destId="{6045868D-DB62-4D32-84AE-0CF55064C9F8}" srcOrd="0" destOrd="0" presId="urn:microsoft.com/office/officeart/2005/8/layout/orgChart1"/>
    <dgm:cxn modelId="{50F8516D-6653-49F3-AD95-757C78648753}" type="presOf" srcId="{F2100CE5-4F91-44C9-99A1-5E94CCA6C452}" destId="{548AA44C-CA57-4F75-85ED-A0439F6D674F}" srcOrd="0" destOrd="0" presId="urn:microsoft.com/office/officeart/2005/8/layout/orgChart1"/>
    <dgm:cxn modelId="{D9F79D4E-AC68-4E80-B8A4-11F80891FB4D}" srcId="{1830F3D0-D4C1-4EEC-939B-B96B4CE665E7}" destId="{E59EAFAD-CA3D-4E53-B03E-C81C3ED17D86}" srcOrd="0" destOrd="0" parTransId="{AAEB5FDC-D521-4D40-BCE8-A245533EBB56}" sibTransId="{8465D1F7-A32D-409A-B566-C02C7D45FB31}"/>
    <dgm:cxn modelId="{6EE1444F-D04A-41F8-801E-1D8FD396B894}" type="presOf" srcId="{DA657F42-A416-469A-A0DD-70CBABEB23D6}" destId="{BBBB0F81-1A19-4128-8CC6-908275F82E0C}" srcOrd="1" destOrd="0" presId="urn:microsoft.com/office/officeart/2005/8/layout/orgChart1"/>
    <dgm:cxn modelId="{E671EF70-A6A6-4EA3-A33D-8B661BF81A27}" type="presOf" srcId="{6FAF6E02-E03B-44E9-A237-34814A974667}" destId="{C80D3F33-CB40-430C-B254-B97C599C75C3}" srcOrd="1" destOrd="0" presId="urn:microsoft.com/office/officeart/2005/8/layout/orgChart1"/>
    <dgm:cxn modelId="{FF118E73-B8F8-4F85-AF70-B5D4CC146F5A}" type="presOf" srcId="{889E0498-83F2-4F7A-9222-80A5D45EE1A2}" destId="{01BED8E6-9864-4966-8433-8BE5FA1362F2}" srcOrd="0" destOrd="0" presId="urn:microsoft.com/office/officeart/2005/8/layout/orgChart1"/>
    <dgm:cxn modelId="{1236FE55-B908-4CC3-A815-9FD6378CD949}" type="presOf" srcId="{5E39621B-7787-49DE-B027-E52E0E15C8FA}" destId="{F0778657-49A9-4DF9-9634-A1CDD01BBDBC}" srcOrd="0" destOrd="0" presId="urn:microsoft.com/office/officeart/2005/8/layout/orgChart1"/>
    <dgm:cxn modelId="{E53FCD57-1BC7-47E5-B13C-1E2A3FB3655A}" type="presOf" srcId="{7B1B9FDD-E00D-4270-8CFD-890A58C35594}" destId="{953EA353-75CD-4208-A6D3-3B2AF8EEA1FC}" srcOrd="0" destOrd="0" presId="urn:microsoft.com/office/officeart/2005/8/layout/orgChart1"/>
    <dgm:cxn modelId="{EA33D67F-1D2D-4ED7-81FF-48ABB414DC8F}" type="presOf" srcId="{1830F3D0-D4C1-4EEC-939B-B96B4CE665E7}" destId="{797031C5-7112-46FD-94E9-098C0604B8B7}" srcOrd="1" destOrd="0" presId="urn:microsoft.com/office/officeart/2005/8/layout/orgChart1"/>
    <dgm:cxn modelId="{7BC94981-9062-4C8D-95E8-98048EC581DA}" type="presOf" srcId="{9E602F32-6F58-48D3-88D8-B29618F565F3}" destId="{8D28ECA3-DF07-4AAD-A4AB-8B2C85320D02}" srcOrd="0" destOrd="0" presId="urn:microsoft.com/office/officeart/2005/8/layout/orgChart1"/>
    <dgm:cxn modelId="{9DBDBD82-7F76-4EBA-970C-D478B8AD2E38}" type="presOf" srcId="{3CEB0A77-7C82-4BD6-8ABD-2E0CA3F9A9C9}" destId="{1947B154-FD5C-41A6-9D28-D9B26A5DE046}" srcOrd="0" destOrd="0" presId="urn:microsoft.com/office/officeart/2005/8/layout/orgChart1"/>
    <dgm:cxn modelId="{EC698D85-E476-46D5-9619-2B7643458733}" type="presOf" srcId="{DBAFEFBB-D0B3-41F7-A9D5-91D5B50B7A96}" destId="{13234D20-E5AA-4DD8-9794-583ED0042A75}" srcOrd="1" destOrd="0" presId="urn:microsoft.com/office/officeart/2005/8/layout/orgChart1"/>
    <dgm:cxn modelId="{EB937D86-515E-4C08-A118-910BE2092782}" srcId="{E244F992-2C21-4907-A085-B961C2DC378F}" destId="{45B3F2FF-8F57-41C8-B7FE-68C02873E640}" srcOrd="3" destOrd="0" parTransId="{706D9C32-B89B-41E2-86CB-035784A24818}" sibTransId="{408D6E4E-54E1-4DDD-BAED-87950EBDEE78}"/>
    <dgm:cxn modelId="{C2F67889-7785-4EAF-8FCE-009470B1FE73}" type="presOf" srcId="{3AF66965-93CF-42EC-B590-6F9A54AA40C9}" destId="{29AC3F71-0145-488E-AF1C-160D8E5C0641}" srcOrd="1" destOrd="0" presId="urn:microsoft.com/office/officeart/2005/8/layout/orgChart1"/>
    <dgm:cxn modelId="{DBA1738C-05F6-42F4-8ED8-30AE1BF8E1AC}" srcId="{59BD246C-437D-4CD4-BE31-9A04C14B7BFE}" destId="{6FAF6E02-E03B-44E9-A237-34814A974667}" srcOrd="0" destOrd="0" parTransId="{17C2198E-B6C9-496D-8BAC-59D0291D5EDC}" sibTransId="{93F88C5E-CA6E-484A-B4DC-E957C9EDE935}"/>
    <dgm:cxn modelId="{6C8A5F8E-118D-429E-9D19-95D979F2B9C3}" type="presOf" srcId="{DF6AD749-5614-45ED-8D1F-9B97BF156BDA}" destId="{6B0F86A3-2FCC-439D-ADA7-418DF4060842}" srcOrd="1" destOrd="0" presId="urn:microsoft.com/office/officeart/2005/8/layout/orgChart1"/>
    <dgm:cxn modelId="{D6EB9696-D224-4AE2-ABF9-BF5D60549171}" srcId="{7B1B9FDD-E00D-4270-8CFD-890A58C35594}" destId="{7AD531D1-A8B9-48D1-8AAB-09582CA58082}" srcOrd="1" destOrd="0" parTransId="{89D003ED-C5D4-43E7-8137-5AA3427BEA1D}" sibTransId="{82070C1B-5750-4EC7-AD11-BDDAC47A4FC3}"/>
    <dgm:cxn modelId="{21226699-C721-469C-A6C3-781676105D23}" type="presOf" srcId="{E3BE4EFF-64C2-4FB0-8D7A-BF2F001EF4F5}" destId="{FAECB89D-0667-4CDA-AF76-9261AE42BE83}" srcOrd="0" destOrd="0" presId="urn:microsoft.com/office/officeart/2005/8/layout/orgChart1"/>
    <dgm:cxn modelId="{E02D3F9A-5804-4DF0-8F53-DDCF87263891}" type="presOf" srcId="{6431029F-56B2-466C-9E1F-7ACF8414E823}" destId="{29A35C54-09A7-4C60-B98D-6AA231FE9FE4}" srcOrd="0" destOrd="0" presId="urn:microsoft.com/office/officeart/2005/8/layout/orgChart1"/>
    <dgm:cxn modelId="{265E7A9A-280A-448B-9183-270347BEEBC6}" type="presOf" srcId="{3AF66965-93CF-42EC-B590-6F9A54AA40C9}" destId="{B7A0C75B-7AC8-4E67-9327-3E9504A734D2}" srcOrd="0" destOrd="0" presId="urn:microsoft.com/office/officeart/2005/8/layout/orgChart1"/>
    <dgm:cxn modelId="{8AF8BC9C-FA5A-4BB0-8993-21F3C8DFE844}" type="presOf" srcId="{5CB30F3A-4FE2-4D0F-8C75-890095446621}" destId="{105B0091-85B4-4E3F-9559-7248455A8150}" srcOrd="1" destOrd="0" presId="urn:microsoft.com/office/officeart/2005/8/layout/orgChart1"/>
    <dgm:cxn modelId="{1291BE9C-F584-4C72-85E5-79356782701D}" type="presOf" srcId="{8C148C50-F4D0-4285-A559-11C150560BC9}" destId="{9CF5274D-CFB5-416A-B399-9716F690FEC2}" srcOrd="0" destOrd="0" presId="urn:microsoft.com/office/officeart/2005/8/layout/orgChart1"/>
    <dgm:cxn modelId="{AF769C9D-EF4E-4615-BAE0-673AF0ECDE4B}" type="presOf" srcId="{E26FCD14-E29F-4909-8E70-CBACEC732C9A}" destId="{80263422-C735-4BEA-8AD4-41747671E860}" srcOrd="1" destOrd="0" presId="urn:microsoft.com/office/officeart/2005/8/layout/orgChart1"/>
    <dgm:cxn modelId="{FC7BEB9E-A946-4EDF-BF9D-99595AC5BCAB}" srcId="{1830F3D0-D4C1-4EEC-939B-B96B4CE665E7}" destId="{DBAFEFBB-D0B3-41F7-A9D5-91D5B50B7A96}" srcOrd="1" destOrd="0" parTransId="{5E39621B-7787-49DE-B027-E52E0E15C8FA}" sibTransId="{26D24EAB-3CB0-4686-80BC-1AD3D71D95B5}"/>
    <dgm:cxn modelId="{BBA8239F-0863-4613-9090-B69C2904CE69}" type="presOf" srcId="{DF6AD749-5614-45ED-8D1F-9B97BF156BDA}" destId="{922E57C9-EDD3-4898-AF84-0ECD0FD33C40}" srcOrd="0" destOrd="0" presId="urn:microsoft.com/office/officeart/2005/8/layout/orgChart1"/>
    <dgm:cxn modelId="{E1098B9F-E64D-4B39-8FFB-D357D83B54D9}" srcId="{95E04E40-8D17-4EE8-ABD0-E28C2A44324D}" destId="{710127FC-F0CF-47CB-832A-E4EBF954FF53}" srcOrd="2" destOrd="0" parTransId="{9EE6169E-0A6E-411B-B618-FBB6B61DDE76}" sibTransId="{91C49835-3039-4C27-8F61-93A2808909CA}"/>
    <dgm:cxn modelId="{95DA06A0-9A9D-4C3E-8790-F4C306D475CD}" type="presOf" srcId="{A2976483-10EF-40AE-B016-14FF7255D8C5}" destId="{32A644AD-7BEB-49A6-AC95-3E8244626BB6}" srcOrd="1" destOrd="0" presId="urn:microsoft.com/office/officeart/2005/8/layout/orgChart1"/>
    <dgm:cxn modelId="{9B0852A0-4F39-46C6-BDEC-23A1478DA477}" type="presOf" srcId="{E244F992-2C21-4907-A085-B961C2DC378F}" destId="{EF9E862E-999A-4F58-B318-AB4F67A9926E}" srcOrd="0" destOrd="0" presId="urn:microsoft.com/office/officeart/2005/8/layout/orgChart1"/>
    <dgm:cxn modelId="{B9A426A6-7A9B-4E8A-9DAB-BDAF8CC38BB5}" type="presOf" srcId="{1BC790E2-9523-4D7D-9A77-2AC02BF1EDA6}" destId="{4F30D568-64AD-48BF-A3A6-3313FADE291A}" srcOrd="0" destOrd="0" presId="urn:microsoft.com/office/officeart/2005/8/layout/orgChart1"/>
    <dgm:cxn modelId="{280E2CA6-3AD2-4A58-9C51-7D3DBFC8FACD}" type="presOf" srcId="{F8B4E920-B2DA-47CC-A91E-A1582B75FFFF}" destId="{3E781546-0AE7-48F5-9FBC-7A3D0375EB71}" srcOrd="1" destOrd="0" presId="urn:microsoft.com/office/officeart/2005/8/layout/orgChart1"/>
    <dgm:cxn modelId="{249A97A9-6C1B-438F-8B2D-CC80217DF32E}" srcId="{95E04E40-8D17-4EE8-ABD0-E28C2A44324D}" destId="{1BC790E2-9523-4D7D-9A77-2AC02BF1EDA6}" srcOrd="3" destOrd="0" parTransId="{889E0498-83F2-4F7A-9222-80A5D45EE1A2}" sibTransId="{DAD7400D-F189-4BB6-B983-A8429A29E8E9}"/>
    <dgm:cxn modelId="{3091C5AC-5934-46F4-BC21-F962F181F8FA}" type="presOf" srcId="{95E04E40-8D17-4EE8-ABD0-E28C2A44324D}" destId="{32A28558-2AE0-4685-B7B2-D0AA6954A474}" srcOrd="0" destOrd="0" presId="urn:microsoft.com/office/officeart/2005/8/layout/orgChart1"/>
    <dgm:cxn modelId="{48B0D5AD-3567-42FB-B89D-20706A430E1E}" type="presOf" srcId="{2C3F478A-5766-4BC3-83A5-66BCEA97919E}" destId="{6C5CA25B-0267-4D82-8CCC-0239FFBD34E4}" srcOrd="0" destOrd="0" presId="urn:microsoft.com/office/officeart/2005/8/layout/orgChart1"/>
    <dgm:cxn modelId="{4F474AAE-3A75-453B-87E3-6CCA52E6A911}" type="presOf" srcId="{E3BE4EFF-64C2-4FB0-8D7A-BF2F001EF4F5}" destId="{5F15584D-D7A6-4242-8E9D-4F865A63F45D}" srcOrd="1" destOrd="0" presId="urn:microsoft.com/office/officeart/2005/8/layout/orgChart1"/>
    <dgm:cxn modelId="{E96728AF-6FF3-4DDA-B936-66E63E9768D7}" srcId="{1BC790E2-9523-4D7D-9A77-2AC02BF1EDA6}" destId="{7C8D8FB5-D34B-4F35-ABDC-557DEF7DA515}" srcOrd="1" destOrd="0" parTransId="{F2100CE5-4F91-44C9-99A1-5E94CCA6C452}" sibTransId="{B7752617-1A97-4D7A-990B-0DAA0E86557B}"/>
    <dgm:cxn modelId="{597C92AF-9024-42EF-9727-3115DED33105}" srcId="{E244F992-2C21-4907-A085-B961C2DC378F}" destId="{338AA057-A361-4FB9-9076-8C810FC6138B}" srcOrd="2" destOrd="0" parTransId="{8C148C50-F4D0-4285-A559-11C150560BC9}" sibTransId="{CCB6FB90-5047-48B7-9807-F35415799211}"/>
    <dgm:cxn modelId="{3FAEECAF-AAC3-4353-B2E3-F1DF851D37BB}" type="presOf" srcId="{6FAF6E02-E03B-44E9-A237-34814A974667}" destId="{08B34C5B-A59D-489D-8186-1076F6E1B7BD}" srcOrd="0" destOrd="0" presId="urn:microsoft.com/office/officeart/2005/8/layout/orgChart1"/>
    <dgm:cxn modelId="{5A9341B5-CDF4-422B-B4BA-C22BA6D03D6B}" type="presOf" srcId="{706D9C32-B89B-41E2-86CB-035784A24818}" destId="{34F474B5-F29E-48B5-80D1-27F8BFACC7CC}" srcOrd="0" destOrd="0" presId="urn:microsoft.com/office/officeart/2005/8/layout/orgChart1"/>
    <dgm:cxn modelId="{7DAF76B6-A71A-4805-BE29-C189DBC9BF32}" type="presOf" srcId="{A2976483-10EF-40AE-B016-14FF7255D8C5}" destId="{3486F06E-1F3B-40D8-B4F3-BB172AEC22F8}" srcOrd="0" destOrd="0" presId="urn:microsoft.com/office/officeart/2005/8/layout/orgChart1"/>
    <dgm:cxn modelId="{46BBAEBB-93A9-41E6-8FED-742AFE50BDAB}" srcId="{95E04E40-8D17-4EE8-ABD0-E28C2A44324D}" destId="{7B1B9FDD-E00D-4270-8CFD-890A58C35594}" srcOrd="4" destOrd="0" parTransId="{5F6A4B0C-F3DD-4FDB-B219-D0F1A8023E6A}" sibTransId="{51EDBDB0-4996-4FBA-8888-DC3685829CFC}"/>
    <dgm:cxn modelId="{0B4A81BD-6131-434D-ACD3-51075BA2626E}" srcId="{95E04E40-8D17-4EE8-ABD0-E28C2A44324D}" destId="{1830F3D0-D4C1-4EEC-939B-B96B4CE665E7}" srcOrd="0" destOrd="0" parTransId="{F90F59D7-6169-48B5-B1BD-67DE2A5FE236}" sibTransId="{210135EC-46ED-4ADE-8494-C30B418552FF}"/>
    <dgm:cxn modelId="{F883E0BD-DC8A-4DF5-9D87-53A227C9C477}" type="presOf" srcId="{7C8D8FB5-D34B-4F35-ABDC-557DEF7DA515}" destId="{3FB8F2F1-F56B-481E-A335-E19227735494}" srcOrd="0" destOrd="0" presId="urn:microsoft.com/office/officeart/2005/8/layout/orgChart1"/>
    <dgm:cxn modelId="{D2A0A0BE-CE4B-4490-859A-141D5F13695F}" type="presOf" srcId="{95E04E40-8D17-4EE8-ABD0-E28C2A44324D}" destId="{DC155952-2A09-49C3-904C-EF97C2EC5608}" srcOrd="1" destOrd="0" presId="urn:microsoft.com/office/officeart/2005/8/layout/orgChart1"/>
    <dgm:cxn modelId="{11F6C7C0-2838-4153-ABBF-38E0AEB34AA6}" type="presOf" srcId="{7AD531D1-A8B9-48D1-8AAB-09582CA58082}" destId="{3CFA790A-F096-4386-8C97-9201C5D1B15C}" srcOrd="0" destOrd="0" presId="urn:microsoft.com/office/officeart/2005/8/layout/orgChart1"/>
    <dgm:cxn modelId="{5486B4C3-AF75-42B4-9341-C71D4983B638}" type="presOf" srcId="{74C0AC91-FE11-41D8-91D0-EEF63427C57E}" destId="{17648869-368D-4A58-B9BE-A119E6759BCB}" srcOrd="0" destOrd="0" presId="urn:microsoft.com/office/officeart/2005/8/layout/orgChart1"/>
    <dgm:cxn modelId="{7A93D5C7-9C9F-4BC8-BFD6-8679D0E346AC}" srcId="{1830F3D0-D4C1-4EEC-939B-B96B4CE665E7}" destId="{A2976483-10EF-40AE-B016-14FF7255D8C5}" srcOrd="3" destOrd="0" parTransId="{81BB5380-72A6-45D6-B1D4-715D7BE528E3}" sibTransId="{4C0F991B-15C4-4C22-83FB-D0D6D97DD4FC}"/>
    <dgm:cxn modelId="{7E2C60CA-7DD4-47EE-8A59-6335AB9C33AF}" srcId="{0869692B-8BFD-414F-9BA0-A4A1DACB9E53}" destId="{95E04E40-8D17-4EE8-ABD0-E28C2A44324D}" srcOrd="0" destOrd="0" parTransId="{22AB169B-1D83-45AF-9D50-B755DE6EC652}" sibTransId="{58E6D1DC-9404-4EBD-ABEE-C77EBF274289}"/>
    <dgm:cxn modelId="{BABB22CC-91B6-4E2C-A208-9AE566BB642B}" type="presOf" srcId="{22AB169B-1D83-45AF-9D50-B755DE6EC652}" destId="{A80DBF56-A839-4F51-9789-D1DDD2782303}" srcOrd="0" destOrd="0" presId="urn:microsoft.com/office/officeart/2005/8/layout/orgChart1"/>
    <dgm:cxn modelId="{AE9453CC-DC6D-456A-8D36-8A35202D7037}" type="presOf" srcId="{DA657F42-A416-469A-A0DD-70CBABEB23D6}" destId="{74C681CB-2B81-48EA-AE18-4D893AA499A4}" srcOrd="0" destOrd="0" presId="urn:microsoft.com/office/officeart/2005/8/layout/orgChart1"/>
    <dgm:cxn modelId="{61EB98D1-8932-4AFD-AA2E-EC3E089FF4E9}" type="presOf" srcId="{E144A473-AE3D-49C1-B435-6C1CFFF7434D}" destId="{850DA19A-FDA1-43C9-B2B7-CE7082FBE5BC}" srcOrd="1" destOrd="0" presId="urn:microsoft.com/office/officeart/2005/8/layout/orgChart1"/>
    <dgm:cxn modelId="{CA65EDDA-BA31-4073-A963-32CAE7CED18E}" type="presOf" srcId="{0869692B-8BFD-414F-9BA0-A4A1DACB9E53}" destId="{ED54FDBF-FD87-4292-84E1-D8D0341BD858}" srcOrd="1" destOrd="0" presId="urn:microsoft.com/office/officeart/2005/8/layout/orgChart1"/>
    <dgm:cxn modelId="{4FAC91DC-E50F-4B5D-BE5B-9F56F58E2EBB}" type="presOf" srcId="{AAEB5FDC-D521-4D40-BCE8-A245533EBB56}" destId="{987C8337-F98A-4D4F-9AA1-B5C3FF5CDCDC}" srcOrd="0" destOrd="0" presId="urn:microsoft.com/office/officeart/2005/8/layout/orgChart1"/>
    <dgm:cxn modelId="{E90939DD-C500-4950-A7BB-5EF4414E66B1}" srcId="{710127FC-F0CF-47CB-832A-E4EBF954FF53}" destId="{5CB30F3A-4FE2-4D0F-8C75-890095446621}" srcOrd="0" destOrd="0" parTransId="{6A7B5815-5DE0-4A83-9BAD-A371CA692209}" sibTransId="{51A0CB15-4589-4A89-96D7-02D120AC0552}"/>
    <dgm:cxn modelId="{88FE47DF-49E2-41E2-A7F2-8ED2A656040B}" type="presOf" srcId="{338AA057-A361-4FB9-9076-8C810FC6138B}" destId="{D1FDAF5F-7210-428A-A29D-65968A7C0759}" srcOrd="1" destOrd="0" presId="urn:microsoft.com/office/officeart/2005/8/layout/orgChart1"/>
    <dgm:cxn modelId="{12ECE6E4-2282-4957-AE4F-080E60F32E35}" type="presOf" srcId="{0869692B-8BFD-414F-9BA0-A4A1DACB9E53}" destId="{94EE689A-17D8-4984-9794-1E884DE6DE49}" srcOrd="0" destOrd="0" presId="urn:microsoft.com/office/officeart/2005/8/layout/orgChart1"/>
    <dgm:cxn modelId="{F8000BEA-ACF7-4722-8063-D9B3D2765DDE}" srcId="{7B1B9FDD-E00D-4270-8CFD-890A58C35594}" destId="{E3BE4EFF-64C2-4FB0-8D7A-BF2F001EF4F5}" srcOrd="0" destOrd="0" parTransId="{FB9DB954-C38D-4C2C-AF93-0556EB2FFB19}" sibTransId="{722DFFB6-B4F9-421B-AB5F-087DD0B8A08A}"/>
    <dgm:cxn modelId="{36A440EA-77A3-4106-8A60-ACB8D058A0C2}" type="presOf" srcId="{338AA057-A361-4FB9-9076-8C810FC6138B}" destId="{9BD196AC-0144-4491-A431-410A6CB7E947}" srcOrd="0" destOrd="0" presId="urn:microsoft.com/office/officeart/2005/8/layout/orgChart1"/>
    <dgm:cxn modelId="{4D0649EA-7F16-46C3-BCDC-E337295E7E6F}" type="presOf" srcId="{E59EAFAD-CA3D-4E53-B03E-C81C3ED17D86}" destId="{057E0F29-093A-48D8-8B79-A96BE9971BA7}" srcOrd="1" destOrd="0" presId="urn:microsoft.com/office/officeart/2005/8/layout/orgChart1"/>
    <dgm:cxn modelId="{D63B6BEB-1DCA-4469-ABD1-FCDFE5488D77}" type="presOf" srcId="{710127FC-F0CF-47CB-832A-E4EBF954FF53}" destId="{C391FC86-652B-417E-90A7-8E13F788284B}" srcOrd="0" destOrd="0" presId="urn:microsoft.com/office/officeart/2005/8/layout/orgChart1"/>
    <dgm:cxn modelId="{932A8EF1-FD30-4629-BF50-6CAFB061A5AF}" srcId="{95E04E40-8D17-4EE8-ABD0-E28C2A44324D}" destId="{E244F992-2C21-4907-A085-B961C2DC378F}" srcOrd="5" destOrd="0" parTransId="{722E2CFD-07BB-43E4-8A9B-7D185298A615}" sibTransId="{3F357CBE-BDE2-455E-B1ED-D43242209517}"/>
    <dgm:cxn modelId="{4ABBCBF2-BB23-4B24-9722-A127833B9FD1}" type="presOf" srcId="{7AD531D1-A8B9-48D1-8AAB-09582CA58082}" destId="{546E7957-746A-4BF1-9DE0-34E36ADE4C1C}" srcOrd="1" destOrd="0" presId="urn:microsoft.com/office/officeart/2005/8/layout/orgChart1"/>
    <dgm:cxn modelId="{619193FA-7297-43F5-A9A0-52E915C4F959}" type="presOf" srcId="{F90F59D7-6169-48B5-B1BD-67DE2A5FE236}" destId="{D2ABFDFD-933A-4AFB-8F90-EF27EC109EC2}" srcOrd="0" destOrd="0" presId="urn:microsoft.com/office/officeart/2005/8/layout/orgChart1"/>
    <dgm:cxn modelId="{32E958FE-ECC1-42D4-BEE4-B082AB10654D}" type="presOf" srcId="{81BB5380-72A6-45D6-B1D4-715D7BE528E3}" destId="{B9047D83-B814-4AE0-9CEA-40F0E755599A}" srcOrd="0" destOrd="0" presId="urn:microsoft.com/office/officeart/2005/8/layout/orgChart1"/>
    <dgm:cxn modelId="{764B97E3-FDAE-44E4-A68F-65FC9B613670}" type="presParOf" srcId="{08B0EFF0-5971-41C8-AB08-3036312D8ABB}" destId="{A6373337-D39F-4DC9-AC27-69B3B74EA991}" srcOrd="0" destOrd="0" presId="urn:microsoft.com/office/officeart/2005/8/layout/orgChart1"/>
    <dgm:cxn modelId="{8E460E37-2367-47E4-8329-9B951A6599CA}" type="presParOf" srcId="{A6373337-D39F-4DC9-AC27-69B3B74EA991}" destId="{456963AF-8338-485F-809A-AD044D221145}" srcOrd="0" destOrd="0" presId="urn:microsoft.com/office/officeart/2005/8/layout/orgChart1"/>
    <dgm:cxn modelId="{804C10F4-168C-41B9-8C55-8B475A552DA1}" type="presParOf" srcId="{456963AF-8338-485F-809A-AD044D221145}" destId="{94EE689A-17D8-4984-9794-1E884DE6DE49}" srcOrd="0" destOrd="0" presId="urn:microsoft.com/office/officeart/2005/8/layout/orgChart1"/>
    <dgm:cxn modelId="{EB73D738-C485-4091-8C7B-87B3F0E5E2CF}" type="presParOf" srcId="{456963AF-8338-485F-809A-AD044D221145}" destId="{ED54FDBF-FD87-4292-84E1-D8D0341BD858}" srcOrd="1" destOrd="0" presId="urn:microsoft.com/office/officeart/2005/8/layout/orgChart1"/>
    <dgm:cxn modelId="{BF0DE837-1DB5-4A79-BDCB-09BBDA79B329}" type="presParOf" srcId="{A6373337-D39F-4DC9-AC27-69B3B74EA991}" destId="{5CC382BB-7511-423D-BDE4-856A622448DD}" srcOrd="1" destOrd="0" presId="urn:microsoft.com/office/officeart/2005/8/layout/orgChart1"/>
    <dgm:cxn modelId="{20493985-9DD4-4184-8233-3745DF4B3F1F}" type="presParOf" srcId="{5CC382BB-7511-423D-BDE4-856A622448DD}" destId="{A80DBF56-A839-4F51-9789-D1DDD2782303}" srcOrd="0" destOrd="0" presId="urn:microsoft.com/office/officeart/2005/8/layout/orgChart1"/>
    <dgm:cxn modelId="{B6845363-25F7-4964-96C6-A52A60EAE343}" type="presParOf" srcId="{5CC382BB-7511-423D-BDE4-856A622448DD}" destId="{BF6043D9-D897-4138-947E-57A8494DDF43}" srcOrd="1" destOrd="0" presId="urn:microsoft.com/office/officeart/2005/8/layout/orgChart1"/>
    <dgm:cxn modelId="{6029FC2D-2C6B-4240-BFF1-005572C58A99}" type="presParOf" srcId="{BF6043D9-D897-4138-947E-57A8494DDF43}" destId="{34846751-673B-430E-8A23-4860CF94D078}" srcOrd="0" destOrd="0" presId="urn:microsoft.com/office/officeart/2005/8/layout/orgChart1"/>
    <dgm:cxn modelId="{4520B7F8-DA37-4121-AA2B-DD4E7B0C7FE9}" type="presParOf" srcId="{34846751-673B-430E-8A23-4860CF94D078}" destId="{32A28558-2AE0-4685-B7B2-D0AA6954A474}" srcOrd="0" destOrd="0" presId="urn:microsoft.com/office/officeart/2005/8/layout/orgChart1"/>
    <dgm:cxn modelId="{8F1676F5-7607-4CD2-98FF-5AD39485F33A}" type="presParOf" srcId="{34846751-673B-430E-8A23-4860CF94D078}" destId="{DC155952-2A09-49C3-904C-EF97C2EC5608}" srcOrd="1" destOrd="0" presId="urn:microsoft.com/office/officeart/2005/8/layout/orgChart1"/>
    <dgm:cxn modelId="{6D0F8025-3E3C-4930-9FFC-E117B8CE6806}" type="presParOf" srcId="{BF6043D9-D897-4138-947E-57A8494DDF43}" destId="{9FEFF001-5A62-4D84-BA79-962713F5BD9F}" srcOrd="1" destOrd="0" presId="urn:microsoft.com/office/officeart/2005/8/layout/orgChart1"/>
    <dgm:cxn modelId="{5BC396D6-D84F-442A-A30F-E21D4CC145AB}" type="presParOf" srcId="{9FEFF001-5A62-4D84-BA79-962713F5BD9F}" destId="{D2ABFDFD-933A-4AFB-8F90-EF27EC109EC2}" srcOrd="0" destOrd="0" presId="urn:microsoft.com/office/officeart/2005/8/layout/orgChart1"/>
    <dgm:cxn modelId="{04BFB805-ED9E-49C4-BA53-F15B239CE8A3}" type="presParOf" srcId="{9FEFF001-5A62-4D84-BA79-962713F5BD9F}" destId="{2CEB38AA-730A-40AB-BFA1-2CC19EBD68D6}" srcOrd="1" destOrd="0" presId="urn:microsoft.com/office/officeart/2005/8/layout/orgChart1"/>
    <dgm:cxn modelId="{A5F2B6DD-EB7C-4740-8F16-612257B7DD9F}" type="presParOf" srcId="{2CEB38AA-730A-40AB-BFA1-2CC19EBD68D6}" destId="{B43DFF68-BBD0-4CBA-B0AA-6E76AA61D406}" srcOrd="0" destOrd="0" presId="urn:microsoft.com/office/officeart/2005/8/layout/orgChart1"/>
    <dgm:cxn modelId="{93A84DC8-5F45-40D7-933B-17CC034CF280}" type="presParOf" srcId="{B43DFF68-BBD0-4CBA-B0AA-6E76AA61D406}" destId="{D1540D95-4C6E-4B02-82F4-71589DE42450}" srcOrd="0" destOrd="0" presId="urn:microsoft.com/office/officeart/2005/8/layout/orgChart1"/>
    <dgm:cxn modelId="{1298D8F3-303E-4361-83D3-7CE5E89BA00E}" type="presParOf" srcId="{B43DFF68-BBD0-4CBA-B0AA-6E76AA61D406}" destId="{797031C5-7112-46FD-94E9-098C0604B8B7}" srcOrd="1" destOrd="0" presId="urn:microsoft.com/office/officeart/2005/8/layout/orgChart1"/>
    <dgm:cxn modelId="{9CCA7AFB-0279-4F6E-8FF7-C4BD80CDD8AC}" type="presParOf" srcId="{2CEB38AA-730A-40AB-BFA1-2CC19EBD68D6}" destId="{ED25A2AB-EE57-4CC5-A0E6-48D4596872BD}" srcOrd="1" destOrd="0" presId="urn:microsoft.com/office/officeart/2005/8/layout/orgChart1"/>
    <dgm:cxn modelId="{38CB17E8-2BBE-4293-9482-44E9F9C34B91}" type="presParOf" srcId="{ED25A2AB-EE57-4CC5-A0E6-48D4596872BD}" destId="{987C8337-F98A-4D4F-9AA1-B5C3FF5CDCDC}" srcOrd="0" destOrd="0" presId="urn:microsoft.com/office/officeart/2005/8/layout/orgChart1"/>
    <dgm:cxn modelId="{EC915997-5BBB-423E-BB20-41699AF48FFC}" type="presParOf" srcId="{ED25A2AB-EE57-4CC5-A0E6-48D4596872BD}" destId="{9655E219-95E7-4551-AFA9-AFFCBB9DB631}" srcOrd="1" destOrd="0" presId="urn:microsoft.com/office/officeart/2005/8/layout/orgChart1"/>
    <dgm:cxn modelId="{7A139B1F-FB3D-47BE-A4A8-D46F496885FF}" type="presParOf" srcId="{9655E219-95E7-4551-AFA9-AFFCBB9DB631}" destId="{705EF2C0-9FA2-4649-AC2C-E3F0D222FF64}" srcOrd="0" destOrd="0" presId="urn:microsoft.com/office/officeart/2005/8/layout/orgChart1"/>
    <dgm:cxn modelId="{7F28AC44-0998-4536-8E99-7BE814AFBDAA}" type="presParOf" srcId="{705EF2C0-9FA2-4649-AC2C-E3F0D222FF64}" destId="{5C6B6830-11C8-4F72-920E-063B9D6A9B1F}" srcOrd="0" destOrd="0" presId="urn:microsoft.com/office/officeart/2005/8/layout/orgChart1"/>
    <dgm:cxn modelId="{3AE90A17-9F67-44DB-A517-C9CC45DAAD2A}" type="presParOf" srcId="{705EF2C0-9FA2-4649-AC2C-E3F0D222FF64}" destId="{057E0F29-093A-48D8-8B79-A96BE9971BA7}" srcOrd="1" destOrd="0" presId="urn:microsoft.com/office/officeart/2005/8/layout/orgChart1"/>
    <dgm:cxn modelId="{7B0A6FCC-2C38-4517-A63E-0BE85157562C}" type="presParOf" srcId="{9655E219-95E7-4551-AFA9-AFFCBB9DB631}" destId="{0B8D0CFD-F3F1-4A03-BE87-AF54305CB465}" srcOrd="1" destOrd="0" presId="urn:microsoft.com/office/officeart/2005/8/layout/orgChart1"/>
    <dgm:cxn modelId="{C673636E-EB58-41E4-BD00-3085600A3DE0}" type="presParOf" srcId="{9655E219-95E7-4551-AFA9-AFFCBB9DB631}" destId="{31C66C7D-EA0B-4310-9E28-100AEEB75AAC}" srcOrd="2" destOrd="0" presId="urn:microsoft.com/office/officeart/2005/8/layout/orgChart1"/>
    <dgm:cxn modelId="{F9B8343C-2AC4-4ABF-BF75-A3A170E19030}" type="presParOf" srcId="{ED25A2AB-EE57-4CC5-A0E6-48D4596872BD}" destId="{F0778657-49A9-4DF9-9634-A1CDD01BBDBC}" srcOrd="2" destOrd="0" presId="urn:microsoft.com/office/officeart/2005/8/layout/orgChart1"/>
    <dgm:cxn modelId="{2CD666A9-8EB7-4097-8550-331CADCD66CF}" type="presParOf" srcId="{ED25A2AB-EE57-4CC5-A0E6-48D4596872BD}" destId="{5ACCC88C-BA8D-4CB6-84B8-A0E7D8A55B16}" srcOrd="3" destOrd="0" presId="urn:microsoft.com/office/officeart/2005/8/layout/orgChart1"/>
    <dgm:cxn modelId="{1CC08967-AC8F-4E7E-AC41-5D36542D0277}" type="presParOf" srcId="{5ACCC88C-BA8D-4CB6-84B8-A0E7D8A55B16}" destId="{DBC7A2C3-299A-4A14-B75B-C2D4D6FF32F2}" srcOrd="0" destOrd="0" presId="urn:microsoft.com/office/officeart/2005/8/layout/orgChart1"/>
    <dgm:cxn modelId="{85B26904-8404-4B60-9ACB-6DA7CC02C5A6}" type="presParOf" srcId="{DBC7A2C3-299A-4A14-B75B-C2D4D6FF32F2}" destId="{91731880-D26E-4EAA-9848-3A4AA62CAF12}" srcOrd="0" destOrd="0" presId="urn:microsoft.com/office/officeart/2005/8/layout/orgChart1"/>
    <dgm:cxn modelId="{DA7B9430-63F3-4FEF-9826-B6F70096FC33}" type="presParOf" srcId="{DBC7A2C3-299A-4A14-B75B-C2D4D6FF32F2}" destId="{13234D20-E5AA-4DD8-9794-583ED0042A75}" srcOrd="1" destOrd="0" presId="urn:microsoft.com/office/officeart/2005/8/layout/orgChart1"/>
    <dgm:cxn modelId="{C403C326-E6CB-44A2-B2E6-5DA6C93C4EE9}" type="presParOf" srcId="{5ACCC88C-BA8D-4CB6-84B8-A0E7D8A55B16}" destId="{D28FBFAD-BA9B-4984-88F6-7DC5650EC202}" srcOrd="1" destOrd="0" presId="urn:microsoft.com/office/officeart/2005/8/layout/orgChart1"/>
    <dgm:cxn modelId="{A256F7A5-4B89-49E0-80B7-CB9B270112B8}" type="presParOf" srcId="{5ACCC88C-BA8D-4CB6-84B8-A0E7D8A55B16}" destId="{820E736B-6305-46A4-9CDE-C4CB14548A1D}" srcOrd="2" destOrd="0" presId="urn:microsoft.com/office/officeart/2005/8/layout/orgChart1"/>
    <dgm:cxn modelId="{5BC78F71-B678-453D-923B-B93DE73751C0}" type="presParOf" srcId="{ED25A2AB-EE57-4CC5-A0E6-48D4596872BD}" destId="{29A35C54-09A7-4C60-B98D-6AA231FE9FE4}" srcOrd="4" destOrd="0" presId="urn:microsoft.com/office/officeart/2005/8/layout/orgChart1"/>
    <dgm:cxn modelId="{DBE7953C-0527-4C64-B4E3-9A9B18C1A3B9}" type="presParOf" srcId="{ED25A2AB-EE57-4CC5-A0E6-48D4596872BD}" destId="{477C3375-EF1C-421D-8592-0F276BEEFA20}" srcOrd="5" destOrd="0" presId="urn:microsoft.com/office/officeart/2005/8/layout/orgChart1"/>
    <dgm:cxn modelId="{850A4E73-6B70-42EB-A76A-5E96D12E4416}" type="presParOf" srcId="{477C3375-EF1C-421D-8592-0F276BEEFA20}" destId="{7DD63A72-3132-4525-8BB5-DB5A8A7B3766}" srcOrd="0" destOrd="0" presId="urn:microsoft.com/office/officeart/2005/8/layout/orgChart1"/>
    <dgm:cxn modelId="{1C1641B3-CFC7-4F09-8A86-189F9E0CE710}" type="presParOf" srcId="{7DD63A72-3132-4525-8BB5-DB5A8A7B3766}" destId="{74C681CB-2B81-48EA-AE18-4D893AA499A4}" srcOrd="0" destOrd="0" presId="urn:microsoft.com/office/officeart/2005/8/layout/orgChart1"/>
    <dgm:cxn modelId="{1CF7515A-B4D7-4E6D-B468-04445AB8062F}" type="presParOf" srcId="{7DD63A72-3132-4525-8BB5-DB5A8A7B3766}" destId="{BBBB0F81-1A19-4128-8CC6-908275F82E0C}" srcOrd="1" destOrd="0" presId="urn:microsoft.com/office/officeart/2005/8/layout/orgChart1"/>
    <dgm:cxn modelId="{12F136F9-0A91-4B2E-A5F4-175D56603F6F}" type="presParOf" srcId="{477C3375-EF1C-421D-8592-0F276BEEFA20}" destId="{4A11CAD3-81DE-4C44-8E5C-EDC1BA355CFF}" srcOrd="1" destOrd="0" presId="urn:microsoft.com/office/officeart/2005/8/layout/orgChart1"/>
    <dgm:cxn modelId="{03EDCFB7-ECB4-4891-846F-E4D0F812F478}" type="presParOf" srcId="{477C3375-EF1C-421D-8592-0F276BEEFA20}" destId="{7BE6A27F-69C3-47E9-81A1-5E073799FCFC}" srcOrd="2" destOrd="0" presId="urn:microsoft.com/office/officeart/2005/8/layout/orgChart1"/>
    <dgm:cxn modelId="{AF9F5B2C-484D-4B4E-B384-C07746087E1B}" type="presParOf" srcId="{ED25A2AB-EE57-4CC5-A0E6-48D4596872BD}" destId="{B9047D83-B814-4AE0-9CEA-40F0E755599A}" srcOrd="6" destOrd="0" presId="urn:microsoft.com/office/officeart/2005/8/layout/orgChart1"/>
    <dgm:cxn modelId="{30F72022-25FE-4622-9628-545437631DB3}" type="presParOf" srcId="{ED25A2AB-EE57-4CC5-A0E6-48D4596872BD}" destId="{EBF197C0-5F0A-49E1-850A-01D63F28B113}" srcOrd="7" destOrd="0" presId="urn:microsoft.com/office/officeart/2005/8/layout/orgChart1"/>
    <dgm:cxn modelId="{B9CBD02F-A295-4052-99C9-99E613E682A6}" type="presParOf" srcId="{EBF197C0-5F0A-49E1-850A-01D63F28B113}" destId="{6CD250C8-A7A9-4C9D-A9E2-55636EFC2014}" srcOrd="0" destOrd="0" presId="urn:microsoft.com/office/officeart/2005/8/layout/orgChart1"/>
    <dgm:cxn modelId="{4E4F8686-24C5-499B-8C7E-544414322EF2}" type="presParOf" srcId="{6CD250C8-A7A9-4C9D-A9E2-55636EFC2014}" destId="{3486F06E-1F3B-40D8-B4F3-BB172AEC22F8}" srcOrd="0" destOrd="0" presId="urn:microsoft.com/office/officeart/2005/8/layout/orgChart1"/>
    <dgm:cxn modelId="{1E2A894A-024C-4B36-819A-3BCED200DEB1}" type="presParOf" srcId="{6CD250C8-A7A9-4C9D-A9E2-55636EFC2014}" destId="{32A644AD-7BEB-49A6-AC95-3E8244626BB6}" srcOrd="1" destOrd="0" presId="urn:microsoft.com/office/officeart/2005/8/layout/orgChart1"/>
    <dgm:cxn modelId="{50843605-8447-4F29-8A6A-9EF0964714AD}" type="presParOf" srcId="{EBF197C0-5F0A-49E1-850A-01D63F28B113}" destId="{2821FEA7-463E-4995-A831-B3AAADB1E55D}" srcOrd="1" destOrd="0" presId="urn:microsoft.com/office/officeart/2005/8/layout/orgChart1"/>
    <dgm:cxn modelId="{ED50126B-076A-442A-9DE7-761874AFCC0E}" type="presParOf" srcId="{EBF197C0-5F0A-49E1-850A-01D63F28B113}" destId="{5DCEEFDC-4505-4C4F-93DA-0077B9260BD5}" srcOrd="2" destOrd="0" presId="urn:microsoft.com/office/officeart/2005/8/layout/orgChart1"/>
    <dgm:cxn modelId="{613C457E-B238-4B50-85D8-DA85B0D24CE3}" type="presParOf" srcId="{2CEB38AA-730A-40AB-BFA1-2CC19EBD68D6}" destId="{BE4C9145-F780-4D21-B81D-99863265C4DD}" srcOrd="2" destOrd="0" presId="urn:microsoft.com/office/officeart/2005/8/layout/orgChart1"/>
    <dgm:cxn modelId="{E0006F34-EF59-4DDC-AF94-28700712F3B2}" type="presParOf" srcId="{9FEFF001-5A62-4D84-BA79-962713F5BD9F}" destId="{8D28ECA3-DF07-4AAD-A4AB-8B2C85320D02}" srcOrd="2" destOrd="0" presId="urn:microsoft.com/office/officeart/2005/8/layout/orgChart1"/>
    <dgm:cxn modelId="{9FA57B84-C299-4E99-ABA2-4E2974514E87}" type="presParOf" srcId="{9FEFF001-5A62-4D84-BA79-962713F5BD9F}" destId="{77ACF232-5A94-4B3C-B567-B84A901C47E6}" srcOrd="3" destOrd="0" presId="urn:microsoft.com/office/officeart/2005/8/layout/orgChart1"/>
    <dgm:cxn modelId="{EDAA2C43-C386-4B23-A75F-12EEF663196C}" type="presParOf" srcId="{77ACF232-5A94-4B3C-B567-B84A901C47E6}" destId="{823B625D-6B1C-401E-A0E5-0BCBCB9817DB}" srcOrd="0" destOrd="0" presId="urn:microsoft.com/office/officeart/2005/8/layout/orgChart1"/>
    <dgm:cxn modelId="{8E7E6593-CE45-454C-B2A5-82BC6A413D75}" type="presParOf" srcId="{823B625D-6B1C-401E-A0E5-0BCBCB9817DB}" destId="{CA4B16D4-62A4-46AA-8786-514496E79D2E}" srcOrd="0" destOrd="0" presId="urn:microsoft.com/office/officeart/2005/8/layout/orgChart1"/>
    <dgm:cxn modelId="{251238F7-0BC0-4EA1-A378-5E1B6EA1793A}" type="presParOf" srcId="{823B625D-6B1C-401E-A0E5-0BCBCB9817DB}" destId="{6889360F-4109-45CC-BA92-B530AD5D6CDF}" srcOrd="1" destOrd="0" presId="urn:microsoft.com/office/officeart/2005/8/layout/orgChart1"/>
    <dgm:cxn modelId="{9314D07A-A4D1-4A65-80F4-07CB60BF6235}" type="presParOf" srcId="{77ACF232-5A94-4B3C-B567-B84A901C47E6}" destId="{8B1543FA-74FA-4472-860F-0E172BB7860E}" srcOrd="1" destOrd="0" presId="urn:microsoft.com/office/officeart/2005/8/layout/orgChart1"/>
    <dgm:cxn modelId="{84EB1563-7DE8-4736-9F3B-5F92F02116CA}" type="presParOf" srcId="{8B1543FA-74FA-4472-860F-0E172BB7860E}" destId="{EA3C1DCE-156F-4B79-B2B6-36F82793DD28}" srcOrd="0" destOrd="0" presId="urn:microsoft.com/office/officeart/2005/8/layout/orgChart1"/>
    <dgm:cxn modelId="{2318983C-3DE6-4510-BA1A-20096B029100}" type="presParOf" srcId="{8B1543FA-74FA-4472-860F-0E172BB7860E}" destId="{D67E27E9-DF42-4103-921E-BCE5D86FFD55}" srcOrd="1" destOrd="0" presId="urn:microsoft.com/office/officeart/2005/8/layout/orgChart1"/>
    <dgm:cxn modelId="{C08C28E2-A7A7-4E2E-A70C-F76042879E0C}" type="presParOf" srcId="{D67E27E9-DF42-4103-921E-BCE5D86FFD55}" destId="{91BE43DF-0B06-4B44-BBA1-4C0BC3431F0D}" srcOrd="0" destOrd="0" presId="urn:microsoft.com/office/officeart/2005/8/layout/orgChart1"/>
    <dgm:cxn modelId="{D2F7140A-CE23-4F2B-84AC-97CE2BF10AED}" type="presParOf" srcId="{91BE43DF-0B06-4B44-BBA1-4C0BC3431F0D}" destId="{08B34C5B-A59D-489D-8186-1076F6E1B7BD}" srcOrd="0" destOrd="0" presId="urn:microsoft.com/office/officeart/2005/8/layout/orgChart1"/>
    <dgm:cxn modelId="{113BDE51-819E-443E-94F1-398AD4FC74EC}" type="presParOf" srcId="{91BE43DF-0B06-4B44-BBA1-4C0BC3431F0D}" destId="{C80D3F33-CB40-430C-B254-B97C599C75C3}" srcOrd="1" destOrd="0" presId="urn:microsoft.com/office/officeart/2005/8/layout/orgChart1"/>
    <dgm:cxn modelId="{89946C5E-1E9D-4F64-99B5-CB00A2202018}" type="presParOf" srcId="{D67E27E9-DF42-4103-921E-BCE5D86FFD55}" destId="{EBC7AEED-B926-4595-9776-94D8DCF3CF8A}" srcOrd="1" destOrd="0" presId="urn:microsoft.com/office/officeart/2005/8/layout/orgChart1"/>
    <dgm:cxn modelId="{B2E7D55D-1C79-47F8-BADB-4488181CD7E3}" type="presParOf" srcId="{D67E27E9-DF42-4103-921E-BCE5D86FFD55}" destId="{3C1947DC-FEB7-4C79-8AE3-328719A0D11F}" srcOrd="2" destOrd="0" presId="urn:microsoft.com/office/officeart/2005/8/layout/orgChart1"/>
    <dgm:cxn modelId="{3ED2A729-0706-4B2E-939E-CBF6D1ED35F6}" type="presParOf" srcId="{8B1543FA-74FA-4472-860F-0E172BB7860E}" destId="{4213EB11-86B6-4133-9FBA-C55C0534F0B1}" srcOrd="2" destOrd="0" presId="urn:microsoft.com/office/officeart/2005/8/layout/orgChart1"/>
    <dgm:cxn modelId="{C65CCFFC-A55C-4E52-86FC-958C58659CCD}" type="presParOf" srcId="{8B1543FA-74FA-4472-860F-0E172BB7860E}" destId="{865A74D5-37E9-426C-9E81-7DDD2F0ADA36}" srcOrd="3" destOrd="0" presId="urn:microsoft.com/office/officeart/2005/8/layout/orgChart1"/>
    <dgm:cxn modelId="{CBFB315C-D811-4093-B439-84A35E9D9FEB}" type="presParOf" srcId="{865A74D5-37E9-426C-9E81-7DDD2F0ADA36}" destId="{1CC4FD4B-9B27-4188-AA75-69FB9288FF0C}" srcOrd="0" destOrd="0" presId="urn:microsoft.com/office/officeart/2005/8/layout/orgChart1"/>
    <dgm:cxn modelId="{1749C471-EAE6-4CCE-9F33-328CF3FD1D0F}" type="presParOf" srcId="{1CC4FD4B-9B27-4188-AA75-69FB9288FF0C}" destId="{A48894EA-C5EF-4E3F-BE32-E2B1AD36A125}" srcOrd="0" destOrd="0" presId="urn:microsoft.com/office/officeart/2005/8/layout/orgChart1"/>
    <dgm:cxn modelId="{36BBBB24-FE6A-4B31-98F6-3F75BFDA7FB9}" type="presParOf" srcId="{1CC4FD4B-9B27-4188-AA75-69FB9288FF0C}" destId="{3E781546-0AE7-48F5-9FBC-7A3D0375EB71}" srcOrd="1" destOrd="0" presId="urn:microsoft.com/office/officeart/2005/8/layout/orgChart1"/>
    <dgm:cxn modelId="{7215620F-0D96-47D8-A655-457D5D8086C0}" type="presParOf" srcId="{865A74D5-37E9-426C-9E81-7DDD2F0ADA36}" destId="{31753447-396E-4D0A-A187-EF5ED4431D70}" srcOrd="1" destOrd="0" presId="urn:microsoft.com/office/officeart/2005/8/layout/orgChart1"/>
    <dgm:cxn modelId="{9FCAACC0-5A6C-4F58-9CB8-E9B9FA18BEEF}" type="presParOf" srcId="{865A74D5-37E9-426C-9E81-7DDD2F0ADA36}" destId="{D0DB79D4-C473-4335-A21C-6F3A966BA666}" srcOrd="2" destOrd="0" presId="urn:microsoft.com/office/officeart/2005/8/layout/orgChart1"/>
    <dgm:cxn modelId="{62848452-B90F-4782-853F-3915B54E923E}" type="presParOf" srcId="{77ACF232-5A94-4B3C-B567-B84A901C47E6}" destId="{C7B2FBD3-1419-4DEC-A853-D18DD5B50032}" srcOrd="2" destOrd="0" presId="urn:microsoft.com/office/officeart/2005/8/layout/orgChart1"/>
    <dgm:cxn modelId="{98BB4977-4CA9-4F0D-A703-402A1637A205}" type="presParOf" srcId="{9FEFF001-5A62-4D84-BA79-962713F5BD9F}" destId="{60A92F6A-7498-42E5-9EE3-D0A90F10A183}" srcOrd="4" destOrd="0" presId="urn:microsoft.com/office/officeart/2005/8/layout/orgChart1"/>
    <dgm:cxn modelId="{081FD8DB-089D-4403-9DAF-32B2C81C22C4}" type="presParOf" srcId="{9FEFF001-5A62-4D84-BA79-962713F5BD9F}" destId="{A6F2F3EF-3793-491A-A9BE-5F578D27370A}" srcOrd="5" destOrd="0" presId="urn:microsoft.com/office/officeart/2005/8/layout/orgChart1"/>
    <dgm:cxn modelId="{82C800AF-A385-4E7A-8B82-05C7BA24CC57}" type="presParOf" srcId="{A6F2F3EF-3793-491A-A9BE-5F578D27370A}" destId="{1FD3200C-ACBF-464C-A615-CC886DF7B572}" srcOrd="0" destOrd="0" presId="urn:microsoft.com/office/officeart/2005/8/layout/orgChart1"/>
    <dgm:cxn modelId="{8A54583B-6E3C-4E96-B15A-65AE8733CA73}" type="presParOf" srcId="{1FD3200C-ACBF-464C-A615-CC886DF7B572}" destId="{C391FC86-652B-417E-90A7-8E13F788284B}" srcOrd="0" destOrd="0" presId="urn:microsoft.com/office/officeart/2005/8/layout/orgChart1"/>
    <dgm:cxn modelId="{1FBCF004-BAEB-4A74-AEBE-33A9729C2301}" type="presParOf" srcId="{1FD3200C-ACBF-464C-A615-CC886DF7B572}" destId="{495D7173-273E-4720-9E65-22BA9F4690DE}" srcOrd="1" destOrd="0" presId="urn:microsoft.com/office/officeart/2005/8/layout/orgChart1"/>
    <dgm:cxn modelId="{249B3F9C-40CF-452E-AE95-2CD0AEB2919D}" type="presParOf" srcId="{A6F2F3EF-3793-491A-A9BE-5F578D27370A}" destId="{BAE53DB3-7D7B-4739-A0D7-3DB6F2AAAD69}" srcOrd="1" destOrd="0" presId="urn:microsoft.com/office/officeart/2005/8/layout/orgChart1"/>
    <dgm:cxn modelId="{6DB9F0C7-1632-4EE2-8C0E-D38923315424}" type="presParOf" srcId="{BAE53DB3-7D7B-4739-A0D7-3DB6F2AAAD69}" destId="{18DB9B3D-5404-4A31-98B2-0B2562E482AE}" srcOrd="0" destOrd="0" presId="urn:microsoft.com/office/officeart/2005/8/layout/orgChart1"/>
    <dgm:cxn modelId="{0954AFE2-1538-44A1-BAB4-5274A0D2B83E}" type="presParOf" srcId="{BAE53DB3-7D7B-4739-A0D7-3DB6F2AAAD69}" destId="{D7FFE029-D1A2-4D4B-82D8-F21EB31208CB}" srcOrd="1" destOrd="0" presId="urn:microsoft.com/office/officeart/2005/8/layout/orgChart1"/>
    <dgm:cxn modelId="{BA2FA06B-3E21-477C-8393-6F240D9CE55C}" type="presParOf" srcId="{D7FFE029-D1A2-4D4B-82D8-F21EB31208CB}" destId="{C1201C98-251E-4165-84AF-94B84EE3389A}" srcOrd="0" destOrd="0" presId="urn:microsoft.com/office/officeart/2005/8/layout/orgChart1"/>
    <dgm:cxn modelId="{0B911F5C-8BD8-4F83-9365-AC5E4A688B79}" type="presParOf" srcId="{C1201C98-251E-4165-84AF-94B84EE3389A}" destId="{263831C2-C997-4A3E-8694-B1295A5A6D6E}" srcOrd="0" destOrd="0" presId="urn:microsoft.com/office/officeart/2005/8/layout/orgChart1"/>
    <dgm:cxn modelId="{B678D10E-9254-436C-BABA-07AEE795BC4F}" type="presParOf" srcId="{C1201C98-251E-4165-84AF-94B84EE3389A}" destId="{105B0091-85B4-4E3F-9559-7248455A8150}" srcOrd="1" destOrd="0" presId="urn:microsoft.com/office/officeart/2005/8/layout/orgChart1"/>
    <dgm:cxn modelId="{E210597F-2D8B-4F40-B027-F6C4A5554184}" type="presParOf" srcId="{D7FFE029-D1A2-4D4B-82D8-F21EB31208CB}" destId="{312845F1-5CAD-4E65-A985-94AB235537FB}" srcOrd="1" destOrd="0" presId="urn:microsoft.com/office/officeart/2005/8/layout/orgChart1"/>
    <dgm:cxn modelId="{8D268CD0-A2BA-459F-A2E0-B18DA43D519A}" type="presParOf" srcId="{D7FFE029-D1A2-4D4B-82D8-F21EB31208CB}" destId="{CB936271-840B-4F72-BCC1-FFA87EE8B4FB}" srcOrd="2" destOrd="0" presId="urn:microsoft.com/office/officeart/2005/8/layout/orgChart1"/>
    <dgm:cxn modelId="{BDE8918D-F104-42DC-8E8E-5F13DFCDA4F9}" type="presParOf" srcId="{BAE53DB3-7D7B-4739-A0D7-3DB6F2AAAD69}" destId="{19EAC039-A8AD-4FED-80C4-19AB6390B9C8}" srcOrd="2" destOrd="0" presId="urn:microsoft.com/office/officeart/2005/8/layout/orgChart1"/>
    <dgm:cxn modelId="{EE5A399B-39AE-4C28-B4BC-F49F473CB126}" type="presParOf" srcId="{BAE53DB3-7D7B-4739-A0D7-3DB6F2AAAD69}" destId="{9D8D5834-CF0D-4356-BCF0-DBF4280C6643}" srcOrd="3" destOrd="0" presId="urn:microsoft.com/office/officeart/2005/8/layout/orgChart1"/>
    <dgm:cxn modelId="{726CD334-79EE-4F71-A4C2-32E7D4579F36}" type="presParOf" srcId="{9D8D5834-CF0D-4356-BCF0-DBF4280C6643}" destId="{12F5D2FD-AC61-45C5-A3C9-0AC7B45A44CA}" srcOrd="0" destOrd="0" presId="urn:microsoft.com/office/officeart/2005/8/layout/orgChart1"/>
    <dgm:cxn modelId="{2EE3E455-9F4D-403B-8518-54A96268C4D7}" type="presParOf" srcId="{12F5D2FD-AC61-45C5-A3C9-0AC7B45A44CA}" destId="{B7A0C75B-7AC8-4E67-9327-3E9504A734D2}" srcOrd="0" destOrd="0" presId="urn:microsoft.com/office/officeart/2005/8/layout/orgChart1"/>
    <dgm:cxn modelId="{CA8BC068-94A3-4052-BD32-B137890386EF}" type="presParOf" srcId="{12F5D2FD-AC61-45C5-A3C9-0AC7B45A44CA}" destId="{29AC3F71-0145-488E-AF1C-160D8E5C0641}" srcOrd="1" destOrd="0" presId="urn:microsoft.com/office/officeart/2005/8/layout/orgChart1"/>
    <dgm:cxn modelId="{BCEE61DF-AABE-4B96-8843-DFBA657050CC}" type="presParOf" srcId="{9D8D5834-CF0D-4356-BCF0-DBF4280C6643}" destId="{850A303A-722B-4306-BE93-D2462CAD6131}" srcOrd="1" destOrd="0" presId="urn:microsoft.com/office/officeart/2005/8/layout/orgChart1"/>
    <dgm:cxn modelId="{7927137F-B41C-4064-A8F5-E6439B9FA092}" type="presParOf" srcId="{9D8D5834-CF0D-4356-BCF0-DBF4280C6643}" destId="{04E6458A-698F-45FE-AFA9-5A35229F9A59}" srcOrd="2" destOrd="0" presId="urn:microsoft.com/office/officeart/2005/8/layout/orgChart1"/>
    <dgm:cxn modelId="{412431DB-0EEA-4F04-9F08-614BDDFDCE58}" type="presParOf" srcId="{A6F2F3EF-3793-491A-A9BE-5F578D27370A}" destId="{1F7A6BE4-C645-45DE-9260-66202D8C120F}" srcOrd="2" destOrd="0" presId="urn:microsoft.com/office/officeart/2005/8/layout/orgChart1"/>
    <dgm:cxn modelId="{ADABB82F-E938-49E0-B076-519AC57FE62B}" type="presParOf" srcId="{9FEFF001-5A62-4D84-BA79-962713F5BD9F}" destId="{01BED8E6-9864-4966-8433-8BE5FA1362F2}" srcOrd="6" destOrd="0" presId="urn:microsoft.com/office/officeart/2005/8/layout/orgChart1"/>
    <dgm:cxn modelId="{F8535C99-DF54-4E07-B771-F6354CCFB4E7}" type="presParOf" srcId="{9FEFF001-5A62-4D84-BA79-962713F5BD9F}" destId="{934ECA07-98F2-4E83-B301-36D6D0985588}" srcOrd="7" destOrd="0" presId="urn:microsoft.com/office/officeart/2005/8/layout/orgChart1"/>
    <dgm:cxn modelId="{0DC5B350-8AB1-4380-926C-02BDB07F7573}" type="presParOf" srcId="{934ECA07-98F2-4E83-B301-36D6D0985588}" destId="{ABDD6E94-C7C8-48C3-A87D-79604BAEE4A4}" srcOrd="0" destOrd="0" presId="urn:microsoft.com/office/officeart/2005/8/layout/orgChart1"/>
    <dgm:cxn modelId="{6D26241B-2EBE-4371-AB43-501AA42D4FA6}" type="presParOf" srcId="{ABDD6E94-C7C8-48C3-A87D-79604BAEE4A4}" destId="{4F30D568-64AD-48BF-A3A6-3313FADE291A}" srcOrd="0" destOrd="0" presId="urn:microsoft.com/office/officeart/2005/8/layout/orgChart1"/>
    <dgm:cxn modelId="{8247B95B-EC7C-4E49-8396-FE3784C86088}" type="presParOf" srcId="{ABDD6E94-C7C8-48C3-A87D-79604BAEE4A4}" destId="{45294A25-8274-4867-8B84-F6BB4B0859C7}" srcOrd="1" destOrd="0" presId="urn:microsoft.com/office/officeart/2005/8/layout/orgChart1"/>
    <dgm:cxn modelId="{1BD2653F-4293-4929-965E-0EF082F66BD2}" type="presParOf" srcId="{934ECA07-98F2-4E83-B301-36D6D0985588}" destId="{48270EB5-ECE1-4DDC-B65E-95B172507150}" srcOrd="1" destOrd="0" presId="urn:microsoft.com/office/officeart/2005/8/layout/orgChart1"/>
    <dgm:cxn modelId="{C3F5F49B-F868-4B15-83BF-B52BB7ADC3E2}" type="presParOf" srcId="{48270EB5-ECE1-4DDC-B65E-95B172507150}" destId="{1947B154-FD5C-41A6-9D28-D9B26A5DE046}" srcOrd="0" destOrd="0" presId="urn:microsoft.com/office/officeart/2005/8/layout/orgChart1"/>
    <dgm:cxn modelId="{7B1D8EA7-D148-495F-BC05-B2999032F4AF}" type="presParOf" srcId="{48270EB5-ECE1-4DDC-B65E-95B172507150}" destId="{13644904-FB8C-4480-B18F-80DCD895F54E}" srcOrd="1" destOrd="0" presId="urn:microsoft.com/office/officeart/2005/8/layout/orgChart1"/>
    <dgm:cxn modelId="{0AB3821A-D46B-4F76-A70B-9DC0E4F2C442}" type="presParOf" srcId="{13644904-FB8C-4480-B18F-80DCD895F54E}" destId="{E2379436-A7F4-4583-9B79-7BC9D6FAD7BF}" srcOrd="0" destOrd="0" presId="urn:microsoft.com/office/officeart/2005/8/layout/orgChart1"/>
    <dgm:cxn modelId="{5135D271-1344-4F7A-84D8-854165224E61}" type="presParOf" srcId="{E2379436-A7F4-4583-9B79-7BC9D6FAD7BF}" destId="{5917564C-949D-4773-83C7-FE2F9E25685A}" srcOrd="0" destOrd="0" presId="urn:microsoft.com/office/officeart/2005/8/layout/orgChart1"/>
    <dgm:cxn modelId="{8E839556-A854-4DDE-85DB-623D6F31B91C}" type="presParOf" srcId="{E2379436-A7F4-4583-9B79-7BC9D6FAD7BF}" destId="{80263422-C735-4BEA-8AD4-41747671E860}" srcOrd="1" destOrd="0" presId="urn:microsoft.com/office/officeart/2005/8/layout/orgChart1"/>
    <dgm:cxn modelId="{C76154B1-3D39-4D4D-962F-64D05479048E}" type="presParOf" srcId="{13644904-FB8C-4480-B18F-80DCD895F54E}" destId="{435035C1-401F-4273-80A9-2FFBE4FB7BFC}" srcOrd="1" destOrd="0" presId="urn:microsoft.com/office/officeart/2005/8/layout/orgChart1"/>
    <dgm:cxn modelId="{301807BB-8111-482F-BBE2-35E408C17BBB}" type="presParOf" srcId="{13644904-FB8C-4480-B18F-80DCD895F54E}" destId="{E500C38B-0413-4A2F-8EE2-E2CCF1EBD010}" srcOrd="2" destOrd="0" presId="urn:microsoft.com/office/officeart/2005/8/layout/orgChart1"/>
    <dgm:cxn modelId="{267C8E35-06FA-4C7D-A828-2D7DE13EA659}" type="presParOf" srcId="{48270EB5-ECE1-4DDC-B65E-95B172507150}" destId="{548AA44C-CA57-4F75-85ED-A0439F6D674F}" srcOrd="2" destOrd="0" presId="urn:microsoft.com/office/officeart/2005/8/layout/orgChart1"/>
    <dgm:cxn modelId="{E0D92648-0454-4DE2-91BF-4ED56368A7D4}" type="presParOf" srcId="{48270EB5-ECE1-4DDC-B65E-95B172507150}" destId="{DC6D9930-977C-4C0B-A0DC-EB3DEDAD6714}" srcOrd="3" destOrd="0" presId="urn:microsoft.com/office/officeart/2005/8/layout/orgChart1"/>
    <dgm:cxn modelId="{E3ECB135-6BCD-49C2-B190-E166FCE1752A}" type="presParOf" srcId="{DC6D9930-977C-4C0B-A0DC-EB3DEDAD6714}" destId="{59BEEAE3-69CF-4C71-938C-9A871FDB430F}" srcOrd="0" destOrd="0" presId="urn:microsoft.com/office/officeart/2005/8/layout/orgChart1"/>
    <dgm:cxn modelId="{0CF9F03A-D37E-4D1A-8B80-D1CC1A021C74}" type="presParOf" srcId="{59BEEAE3-69CF-4C71-938C-9A871FDB430F}" destId="{3FB8F2F1-F56B-481E-A335-E19227735494}" srcOrd="0" destOrd="0" presId="urn:microsoft.com/office/officeart/2005/8/layout/orgChart1"/>
    <dgm:cxn modelId="{E5C91593-7D79-4A0C-BD9B-88F027AD5C76}" type="presParOf" srcId="{59BEEAE3-69CF-4C71-938C-9A871FDB430F}" destId="{6A2EE5CA-61D0-4F4D-B5DE-70409649D1BD}" srcOrd="1" destOrd="0" presId="urn:microsoft.com/office/officeart/2005/8/layout/orgChart1"/>
    <dgm:cxn modelId="{09381BA5-310D-4097-A3A4-3F3D739A1977}" type="presParOf" srcId="{DC6D9930-977C-4C0B-A0DC-EB3DEDAD6714}" destId="{11407DE3-0BF4-4FDE-A2E0-1821D4B74861}" srcOrd="1" destOrd="0" presId="urn:microsoft.com/office/officeart/2005/8/layout/orgChart1"/>
    <dgm:cxn modelId="{6BCFFA7A-D4E4-4DAD-BF9D-C57605B5FB67}" type="presParOf" srcId="{DC6D9930-977C-4C0B-A0DC-EB3DEDAD6714}" destId="{5EE20964-0EBA-42DA-B67F-D262DED78603}" srcOrd="2" destOrd="0" presId="urn:microsoft.com/office/officeart/2005/8/layout/orgChart1"/>
    <dgm:cxn modelId="{092A89FB-95E3-4494-8791-573EFA69BBCB}" type="presParOf" srcId="{934ECA07-98F2-4E83-B301-36D6D0985588}" destId="{7CBF9A9E-1A62-4153-A7BC-B23700E4BBBB}" srcOrd="2" destOrd="0" presId="urn:microsoft.com/office/officeart/2005/8/layout/orgChart1"/>
    <dgm:cxn modelId="{88F15F7E-3112-497A-B249-2C5FB283AAE2}" type="presParOf" srcId="{9FEFF001-5A62-4D84-BA79-962713F5BD9F}" destId="{56A48A36-329F-42A0-B9BB-AACE212E83E1}" srcOrd="8" destOrd="0" presId="urn:microsoft.com/office/officeart/2005/8/layout/orgChart1"/>
    <dgm:cxn modelId="{5EBB373D-5DC0-4517-A165-39AEAF4262BB}" type="presParOf" srcId="{9FEFF001-5A62-4D84-BA79-962713F5BD9F}" destId="{14C8389B-4117-4861-A87A-10D03BFC10B4}" srcOrd="9" destOrd="0" presId="urn:microsoft.com/office/officeart/2005/8/layout/orgChart1"/>
    <dgm:cxn modelId="{95EEB470-9BDE-4224-A5D6-E8D73CC8A3A0}" type="presParOf" srcId="{14C8389B-4117-4861-A87A-10D03BFC10B4}" destId="{148CEB2B-B50F-4F41-AD86-369A88AAC658}" srcOrd="0" destOrd="0" presId="urn:microsoft.com/office/officeart/2005/8/layout/orgChart1"/>
    <dgm:cxn modelId="{258DB48F-B364-453C-A662-54EB17420AC1}" type="presParOf" srcId="{148CEB2B-B50F-4F41-AD86-369A88AAC658}" destId="{953EA353-75CD-4208-A6D3-3B2AF8EEA1FC}" srcOrd="0" destOrd="0" presId="urn:microsoft.com/office/officeart/2005/8/layout/orgChart1"/>
    <dgm:cxn modelId="{A5F87F27-30C5-4EBF-9F99-2EA3DFD3E047}" type="presParOf" srcId="{148CEB2B-B50F-4F41-AD86-369A88AAC658}" destId="{371F84F0-7195-4839-901B-95BD6791575B}" srcOrd="1" destOrd="0" presId="urn:microsoft.com/office/officeart/2005/8/layout/orgChart1"/>
    <dgm:cxn modelId="{390E7CBC-3777-4345-AFE7-F87F45A18375}" type="presParOf" srcId="{14C8389B-4117-4861-A87A-10D03BFC10B4}" destId="{90133C25-C953-439C-B325-67DC3EE8A522}" srcOrd="1" destOrd="0" presId="urn:microsoft.com/office/officeart/2005/8/layout/orgChart1"/>
    <dgm:cxn modelId="{5830986C-19DE-41B0-AB49-FE1266527271}" type="presParOf" srcId="{90133C25-C953-439C-B325-67DC3EE8A522}" destId="{62502C30-A649-46E8-B47F-8850E8E3DF67}" srcOrd="0" destOrd="0" presId="urn:microsoft.com/office/officeart/2005/8/layout/orgChart1"/>
    <dgm:cxn modelId="{CE0D958A-167E-4CD0-86D6-78BF32BFCEA5}" type="presParOf" srcId="{90133C25-C953-439C-B325-67DC3EE8A522}" destId="{E2A603CF-6DAA-428D-A84D-29253ECD2E30}" srcOrd="1" destOrd="0" presId="urn:microsoft.com/office/officeart/2005/8/layout/orgChart1"/>
    <dgm:cxn modelId="{79D2A43C-A67A-4200-9861-06D13CF9ADBB}" type="presParOf" srcId="{E2A603CF-6DAA-428D-A84D-29253ECD2E30}" destId="{D6F7E6B4-8327-444B-9CDF-D1C82CC48069}" srcOrd="0" destOrd="0" presId="urn:microsoft.com/office/officeart/2005/8/layout/orgChart1"/>
    <dgm:cxn modelId="{FD6DE7B9-571B-468B-8F16-E048A76BA2D1}" type="presParOf" srcId="{D6F7E6B4-8327-444B-9CDF-D1C82CC48069}" destId="{FAECB89D-0667-4CDA-AF76-9261AE42BE83}" srcOrd="0" destOrd="0" presId="urn:microsoft.com/office/officeart/2005/8/layout/orgChart1"/>
    <dgm:cxn modelId="{46B8CD3C-A85A-4846-A5C9-A79C22382DF7}" type="presParOf" srcId="{D6F7E6B4-8327-444B-9CDF-D1C82CC48069}" destId="{5F15584D-D7A6-4242-8E9D-4F865A63F45D}" srcOrd="1" destOrd="0" presId="urn:microsoft.com/office/officeart/2005/8/layout/orgChart1"/>
    <dgm:cxn modelId="{11EA0804-0C85-464D-AFAA-1A2E17C5C394}" type="presParOf" srcId="{E2A603CF-6DAA-428D-A84D-29253ECD2E30}" destId="{09EE53C1-DD21-4FDF-B9CC-136510BF042F}" srcOrd="1" destOrd="0" presId="urn:microsoft.com/office/officeart/2005/8/layout/orgChart1"/>
    <dgm:cxn modelId="{1C0ADB2A-FB91-41F2-8B2E-4F1C99C60228}" type="presParOf" srcId="{E2A603CF-6DAA-428D-A84D-29253ECD2E30}" destId="{23309D20-6DB8-4425-A1BF-1650196EE4F0}" srcOrd="2" destOrd="0" presId="urn:microsoft.com/office/officeart/2005/8/layout/orgChart1"/>
    <dgm:cxn modelId="{3B2CFFA4-4BB7-47F1-B40F-C2A047DF370C}" type="presParOf" srcId="{90133C25-C953-439C-B325-67DC3EE8A522}" destId="{6045868D-DB62-4D32-84AE-0CF55064C9F8}" srcOrd="2" destOrd="0" presId="urn:microsoft.com/office/officeart/2005/8/layout/orgChart1"/>
    <dgm:cxn modelId="{51FE9BFA-850E-48EC-9C9A-A337A02AEF53}" type="presParOf" srcId="{90133C25-C953-439C-B325-67DC3EE8A522}" destId="{D19F4471-6822-44BC-9219-279886052138}" srcOrd="3" destOrd="0" presId="urn:microsoft.com/office/officeart/2005/8/layout/orgChart1"/>
    <dgm:cxn modelId="{62F23086-A901-444A-BCCD-36190113DB6B}" type="presParOf" srcId="{D19F4471-6822-44BC-9219-279886052138}" destId="{5A299AEA-D71E-4E4F-8453-9D91B4D0B10C}" srcOrd="0" destOrd="0" presId="urn:microsoft.com/office/officeart/2005/8/layout/orgChart1"/>
    <dgm:cxn modelId="{C8137B23-9505-4688-9199-4E193C9D1D76}" type="presParOf" srcId="{5A299AEA-D71E-4E4F-8453-9D91B4D0B10C}" destId="{3CFA790A-F096-4386-8C97-9201C5D1B15C}" srcOrd="0" destOrd="0" presId="urn:microsoft.com/office/officeart/2005/8/layout/orgChart1"/>
    <dgm:cxn modelId="{D56F3085-1D3C-4181-95ED-97B6C1C2B0B7}" type="presParOf" srcId="{5A299AEA-D71E-4E4F-8453-9D91B4D0B10C}" destId="{546E7957-746A-4BF1-9DE0-34E36ADE4C1C}" srcOrd="1" destOrd="0" presId="urn:microsoft.com/office/officeart/2005/8/layout/orgChart1"/>
    <dgm:cxn modelId="{3801B89A-EE7E-48C5-99E0-F0ADCC5B3826}" type="presParOf" srcId="{D19F4471-6822-44BC-9219-279886052138}" destId="{BBD1295A-471A-48F5-A8D5-418BA5E25716}" srcOrd="1" destOrd="0" presId="urn:microsoft.com/office/officeart/2005/8/layout/orgChart1"/>
    <dgm:cxn modelId="{E57C9507-2E6F-4EC6-9936-74B47A5407E5}" type="presParOf" srcId="{D19F4471-6822-44BC-9219-279886052138}" destId="{05BF98D4-0320-484A-BB38-26B8AD741446}" srcOrd="2" destOrd="0" presId="urn:microsoft.com/office/officeart/2005/8/layout/orgChart1"/>
    <dgm:cxn modelId="{AEA6408F-CAB3-4F14-9B92-CCFA5ED55725}" type="presParOf" srcId="{14C8389B-4117-4861-A87A-10D03BFC10B4}" destId="{6DEFA029-E155-4DF1-BBD7-B628CEFD6321}" srcOrd="2" destOrd="0" presId="urn:microsoft.com/office/officeart/2005/8/layout/orgChart1"/>
    <dgm:cxn modelId="{A7C0C88E-1888-4BEA-AFEC-7811DF9BFEB2}" type="presParOf" srcId="{9FEFF001-5A62-4D84-BA79-962713F5BD9F}" destId="{CD6C4D9A-5615-47D5-AC3B-EC62BF077241}" srcOrd="10" destOrd="0" presId="urn:microsoft.com/office/officeart/2005/8/layout/orgChart1"/>
    <dgm:cxn modelId="{186E7F4C-C98A-4EFE-BBBD-4E2CFF627D69}" type="presParOf" srcId="{9FEFF001-5A62-4D84-BA79-962713F5BD9F}" destId="{F4F5818D-17B3-4C89-AE48-92A290F0F933}" srcOrd="11" destOrd="0" presId="urn:microsoft.com/office/officeart/2005/8/layout/orgChart1"/>
    <dgm:cxn modelId="{937D3645-297E-4AB6-AA22-A7B59B37F519}" type="presParOf" srcId="{F4F5818D-17B3-4C89-AE48-92A290F0F933}" destId="{8E03F819-FDF1-4244-8AA3-9F199DF85FEA}" srcOrd="0" destOrd="0" presId="urn:microsoft.com/office/officeart/2005/8/layout/orgChart1"/>
    <dgm:cxn modelId="{AF53306D-7488-49C0-B68C-F5B10BCA39B9}" type="presParOf" srcId="{8E03F819-FDF1-4244-8AA3-9F199DF85FEA}" destId="{EF9E862E-999A-4F58-B318-AB4F67A9926E}" srcOrd="0" destOrd="0" presId="urn:microsoft.com/office/officeart/2005/8/layout/orgChart1"/>
    <dgm:cxn modelId="{4FA2E132-6556-46AD-A5B3-C8B258860D42}" type="presParOf" srcId="{8E03F819-FDF1-4244-8AA3-9F199DF85FEA}" destId="{EBCCCC28-6091-4F8E-A8C0-285BD269BA5B}" srcOrd="1" destOrd="0" presId="urn:microsoft.com/office/officeart/2005/8/layout/orgChart1"/>
    <dgm:cxn modelId="{197C4920-62CC-42B3-A126-5C3EF9F27EDF}" type="presParOf" srcId="{F4F5818D-17B3-4C89-AE48-92A290F0F933}" destId="{A0AD476A-11B2-4D83-A257-54EE35054AF5}" srcOrd="1" destOrd="0" presId="urn:microsoft.com/office/officeart/2005/8/layout/orgChart1"/>
    <dgm:cxn modelId="{EE3E4D88-6017-42D9-83DE-695CA305887A}" type="presParOf" srcId="{A0AD476A-11B2-4D83-A257-54EE35054AF5}" destId="{6C5CA25B-0267-4D82-8CCC-0239FFBD34E4}" srcOrd="0" destOrd="0" presId="urn:microsoft.com/office/officeart/2005/8/layout/orgChart1"/>
    <dgm:cxn modelId="{44E3934F-82A2-4FD9-BD30-03105BD8DF4A}" type="presParOf" srcId="{A0AD476A-11B2-4D83-A257-54EE35054AF5}" destId="{EE506430-903C-4F94-8537-737A4ABD06DB}" srcOrd="1" destOrd="0" presId="urn:microsoft.com/office/officeart/2005/8/layout/orgChart1"/>
    <dgm:cxn modelId="{6543C292-7C36-4E04-A444-80F75E4CB3D4}" type="presParOf" srcId="{EE506430-903C-4F94-8537-737A4ABD06DB}" destId="{67D8B87C-CFF5-4098-814D-AE6DC33154F1}" srcOrd="0" destOrd="0" presId="urn:microsoft.com/office/officeart/2005/8/layout/orgChart1"/>
    <dgm:cxn modelId="{598E90C8-6672-4B4E-AB82-1BAFEB257684}" type="presParOf" srcId="{67D8B87C-CFF5-4098-814D-AE6DC33154F1}" destId="{96A14DE1-12B1-4C54-9CA8-DE53220855A2}" srcOrd="0" destOrd="0" presId="urn:microsoft.com/office/officeart/2005/8/layout/orgChart1"/>
    <dgm:cxn modelId="{9182CFD5-8FCE-4D7F-8B21-451BE3A48D61}" type="presParOf" srcId="{67D8B87C-CFF5-4098-814D-AE6DC33154F1}" destId="{850DA19A-FDA1-43C9-B2B7-CE7082FBE5BC}" srcOrd="1" destOrd="0" presId="urn:microsoft.com/office/officeart/2005/8/layout/orgChart1"/>
    <dgm:cxn modelId="{8AC58AD6-2831-4CBF-A2AC-0472445E39A5}" type="presParOf" srcId="{EE506430-903C-4F94-8537-737A4ABD06DB}" destId="{1178D4C1-0EE7-44B3-945C-4367EBA9F5A1}" srcOrd="1" destOrd="0" presId="urn:microsoft.com/office/officeart/2005/8/layout/orgChart1"/>
    <dgm:cxn modelId="{FE3744D3-92AC-4FF6-87F5-ACA7D232A518}" type="presParOf" srcId="{EE506430-903C-4F94-8537-737A4ABD06DB}" destId="{B3676919-29C4-4194-B5BB-F12227B6BC23}" srcOrd="2" destOrd="0" presId="urn:microsoft.com/office/officeart/2005/8/layout/orgChart1"/>
    <dgm:cxn modelId="{5EC00E9D-24A0-4B70-8DB1-1772B058F11F}" type="presParOf" srcId="{A0AD476A-11B2-4D83-A257-54EE35054AF5}" destId="{17648869-368D-4A58-B9BE-A119E6759BCB}" srcOrd="2" destOrd="0" presId="urn:microsoft.com/office/officeart/2005/8/layout/orgChart1"/>
    <dgm:cxn modelId="{2FE5CB7D-8784-4D94-BD98-365D90A07409}" type="presParOf" srcId="{A0AD476A-11B2-4D83-A257-54EE35054AF5}" destId="{5AEA7726-E5A8-4927-BE13-D990A987201E}" srcOrd="3" destOrd="0" presId="urn:microsoft.com/office/officeart/2005/8/layout/orgChart1"/>
    <dgm:cxn modelId="{7F18FAFC-0101-40C4-8870-3390A2E38715}" type="presParOf" srcId="{5AEA7726-E5A8-4927-BE13-D990A987201E}" destId="{DF082A6C-AB51-4173-B9CD-A40B1D622426}" srcOrd="0" destOrd="0" presId="urn:microsoft.com/office/officeart/2005/8/layout/orgChart1"/>
    <dgm:cxn modelId="{501F8322-D4AD-4354-B0CD-8DEA2778B4A8}" type="presParOf" srcId="{DF082A6C-AB51-4173-B9CD-A40B1D622426}" destId="{922E57C9-EDD3-4898-AF84-0ECD0FD33C40}" srcOrd="0" destOrd="0" presId="urn:microsoft.com/office/officeart/2005/8/layout/orgChart1"/>
    <dgm:cxn modelId="{0F69D9EF-B47A-4B8E-8357-AA0D2473E3E3}" type="presParOf" srcId="{DF082A6C-AB51-4173-B9CD-A40B1D622426}" destId="{6B0F86A3-2FCC-439D-ADA7-418DF4060842}" srcOrd="1" destOrd="0" presId="urn:microsoft.com/office/officeart/2005/8/layout/orgChart1"/>
    <dgm:cxn modelId="{2A24C2C3-29D1-45B9-8E1C-5B5DCB48AC46}" type="presParOf" srcId="{5AEA7726-E5A8-4927-BE13-D990A987201E}" destId="{30605005-8A11-4499-A0D0-C0D265AEA205}" srcOrd="1" destOrd="0" presId="urn:microsoft.com/office/officeart/2005/8/layout/orgChart1"/>
    <dgm:cxn modelId="{CCED350B-3101-4539-A5D6-8A4AECAF6B66}" type="presParOf" srcId="{5AEA7726-E5A8-4927-BE13-D990A987201E}" destId="{9873F41F-B0E0-47D4-8239-DE0F0C39266F}" srcOrd="2" destOrd="0" presId="urn:microsoft.com/office/officeart/2005/8/layout/orgChart1"/>
    <dgm:cxn modelId="{AABBD15F-89B1-4CF1-B0D7-5847C3EC631A}" type="presParOf" srcId="{A0AD476A-11B2-4D83-A257-54EE35054AF5}" destId="{9CF5274D-CFB5-416A-B399-9716F690FEC2}" srcOrd="4" destOrd="0" presId="urn:microsoft.com/office/officeart/2005/8/layout/orgChart1"/>
    <dgm:cxn modelId="{DC6D8576-4EFF-42F7-8A8E-5B8040D2927C}" type="presParOf" srcId="{A0AD476A-11B2-4D83-A257-54EE35054AF5}" destId="{54F54F9F-4034-4EE7-9F9B-490F70ED361C}" srcOrd="5" destOrd="0" presId="urn:microsoft.com/office/officeart/2005/8/layout/orgChart1"/>
    <dgm:cxn modelId="{31DF49ED-B444-418E-B40F-A6B80EADCD7F}" type="presParOf" srcId="{54F54F9F-4034-4EE7-9F9B-490F70ED361C}" destId="{954A7B4A-4F24-4352-8346-BCD45CB14C0E}" srcOrd="0" destOrd="0" presId="urn:microsoft.com/office/officeart/2005/8/layout/orgChart1"/>
    <dgm:cxn modelId="{FD875DE6-7FE9-4E66-99BA-0740306EC4CB}" type="presParOf" srcId="{954A7B4A-4F24-4352-8346-BCD45CB14C0E}" destId="{9BD196AC-0144-4491-A431-410A6CB7E947}" srcOrd="0" destOrd="0" presId="urn:microsoft.com/office/officeart/2005/8/layout/orgChart1"/>
    <dgm:cxn modelId="{48B615F8-BE22-420E-95D0-5DECC87B7EC7}" type="presParOf" srcId="{954A7B4A-4F24-4352-8346-BCD45CB14C0E}" destId="{D1FDAF5F-7210-428A-A29D-65968A7C0759}" srcOrd="1" destOrd="0" presId="urn:microsoft.com/office/officeart/2005/8/layout/orgChart1"/>
    <dgm:cxn modelId="{23E3B63D-A3C9-40BF-B74A-96533E95DE14}" type="presParOf" srcId="{54F54F9F-4034-4EE7-9F9B-490F70ED361C}" destId="{BCE3B99A-6ADF-40D5-8C0E-D8FC12BDEBB1}" srcOrd="1" destOrd="0" presId="urn:microsoft.com/office/officeart/2005/8/layout/orgChart1"/>
    <dgm:cxn modelId="{F0478040-6CD3-4143-B7D1-226D08E799C9}" type="presParOf" srcId="{54F54F9F-4034-4EE7-9F9B-490F70ED361C}" destId="{56A18BDD-BD10-4E5F-A680-6FBF88D59A9A}" srcOrd="2" destOrd="0" presId="urn:microsoft.com/office/officeart/2005/8/layout/orgChart1"/>
    <dgm:cxn modelId="{931E2ABE-3252-4697-91EC-54D522FB7619}" type="presParOf" srcId="{A0AD476A-11B2-4D83-A257-54EE35054AF5}" destId="{34F474B5-F29E-48B5-80D1-27F8BFACC7CC}" srcOrd="6" destOrd="0" presId="urn:microsoft.com/office/officeart/2005/8/layout/orgChart1"/>
    <dgm:cxn modelId="{5156F278-59F0-4640-B76F-961756F66512}" type="presParOf" srcId="{A0AD476A-11B2-4D83-A257-54EE35054AF5}" destId="{7B3FCDA2-F599-4F3C-930F-EB387DF3B718}" srcOrd="7" destOrd="0" presId="urn:microsoft.com/office/officeart/2005/8/layout/orgChart1"/>
    <dgm:cxn modelId="{6DEC91E4-22F6-4F3F-B327-5F3108B00251}" type="presParOf" srcId="{7B3FCDA2-F599-4F3C-930F-EB387DF3B718}" destId="{DA45FB88-A941-43AA-BFB4-AB97FDA21529}" srcOrd="0" destOrd="0" presId="urn:microsoft.com/office/officeart/2005/8/layout/orgChart1"/>
    <dgm:cxn modelId="{B5871C0E-B8B3-41CA-8CCD-60A42D6D6DAA}" type="presParOf" srcId="{DA45FB88-A941-43AA-BFB4-AB97FDA21529}" destId="{24B28CB0-AC90-4E6F-9EEA-CF3EFD502557}" srcOrd="0" destOrd="0" presId="urn:microsoft.com/office/officeart/2005/8/layout/orgChart1"/>
    <dgm:cxn modelId="{43B4EEF1-2096-4333-B3A7-4725F6DE5155}" type="presParOf" srcId="{DA45FB88-A941-43AA-BFB4-AB97FDA21529}" destId="{C54B6AF6-E9E0-4D76-83B7-78399F0D028C}" srcOrd="1" destOrd="0" presId="urn:microsoft.com/office/officeart/2005/8/layout/orgChart1"/>
    <dgm:cxn modelId="{6E67B213-10EB-42F4-B43D-D2FB331B3979}" type="presParOf" srcId="{7B3FCDA2-F599-4F3C-930F-EB387DF3B718}" destId="{B90B1F8E-F57F-4885-846C-8F59D73E8DBE}" srcOrd="1" destOrd="0" presId="urn:microsoft.com/office/officeart/2005/8/layout/orgChart1"/>
    <dgm:cxn modelId="{2371B650-6541-4AA4-B427-7A6980AA31B0}" type="presParOf" srcId="{7B3FCDA2-F599-4F3C-930F-EB387DF3B718}" destId="{3C8DA13E-4CF3-4870-B9E2-6991A58B5BC6}" srcOrd="2" destOrd="0" presId="urn:microsoft.com/office/officeart/2005/8/layout/orgChart1"/>
    <dgm:cxn modelId="{76DFBCF2-0FE4-44B5-82F8-59AA7D2CA9C6}" type="presParOf" srcId="{F4F5818D-17B3-4C89-AE48-92A290F0F933}" destId="{8E74E324-431C-4A29-8CF0-7065D5C110E5}" srcOrd="2" destOrd="0" presId="urn:microsoft.com/office/officeart/2005/8/layout/orgChart1"/>
    <dgm:cxn modelId="{D380528C-7FCD-4858-9CCB-A037B61F14F7}" type="presParOf" srcId="{BF6043D9-D897-4138-947E-57A8494DDF43}" destId="{AED44C55-BD0C-4CA4-B408-2464D36278B9}" srcOrd="2" destOrd="0" presId="urn:microsoft.com/office/officeart/2005/8/layout/orgChart1"/>
    <dgm:cxn modelId="{9E0E5A96-F8CC-419B-BBA6-AD29120D3EC3}" type="presParOf" srcId="{A6373337-D39F-4DC9-AC27-69B3B74EA991}" destId="{304F0695-4F06-4EFF-A9E7-3AE5EA448EC6}" srcOrd="2" destOrd="0" presId="urn:microsoft.com/office/officeart/2005/8/layout/orgChart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F474B5-F29E-48B5-80D1-27F8BFACC7CC}">
      <dsp:nvSpPr>
        <dsp:cNvPr id="0" name=""/>
        <dsp:cNvSpPr/>
      </dsp:nvSpPr>
      <dsp:spPr>
        <a:xfrm>
          <a:off x="4749365" y="1366472"/>
          <a:ext cx="106653" cy="1841558"/>
        </a:xfrm>
        <a:custGeom>
          <a:avLst/>
          <a:gdLst/>
          <a:ahLst/>
          <a:cxnLst/>
          <a:rect l="0" t="0" r="0" b="0"/>
          <a:pathLst>
            <a:path>
              <a:moveTo>
                <a:pt x="0" y="0"/>
              </a:moveTo>
              <a:lnTo>
                <a:pt x="0" y="1841558"/>
              </a:lnTo>
              <a:lnTo>
                <a:pt x="106653" y="184155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F5274D-CFB5-416A-B399-9716F690FEC2}">
      <dsp:nvSpPr>
        <dsp:cNvPr id="0" name=""/>
        <dsp:cNvSpPr/>
      </dsp:nvSpPr>
      <dsp:spPr>
        <a:xfrm>
          <a:off x="4749365" y="1366472"/>
          <a:ext cx="106653" cy="1336729"/>
        </a:xfrm>
        <a:custGeom>
          <a:avLst/>
          <a:gdLst/>
          <a:ahLst/>
          <a:cxnLst/>
          <a:rect l="0" t="0" r="0" b="0"/>
          <a:pathLst>
            <a:path>
              <a:moveTo>
                <a:pt x="0" y="0"/>
              </a:moveTo>
              <a:lnTo>
                <a:pt x="0" y="1336729"/>
              </a:lnTo>
              <a:lnTo>
                <a:pt x="106653" y="13367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7648869-368D-4A58-B9BE-A119E6759BCB}">
      <dsp:nvSpPr>
        <dsp:cNvPr id="0" name=""/>
        <dsp:cNvSpPr/>
      </dsp:nvSpPr>
      <dsp:spPr>
        <a:xfrm>
          <a:off x="4749365" y="1366472"/>
          <a:ext cx="106653" cy="831900"/>
        </a:xfrm>
        <a:custGeom>
          <a:avLst/>
          <a:gdLst/>
          <a:ahLst/>
          <a:cxnLst/>
          <a:rect l="0" t="0" r="0" b="0"/>
          <a:pathLst>
            <a:path>
              <a:moveTo>
                <a:pt x="0" y="0"/>
              </a:moveTo>
              <a:lnTo>
                <a:pt x="0" y="831900"/>
              </a:lnTo>
              <a:lnTo>
                <a:pt x="106653" y="8319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C5CA25B-0267-4D82-8CCC-0239FFBD34E4}">
      <dsp:nvSpPr>
        <dsp:cNvPr id="0" name=""/>
        <dsp:cNvSpPr/>
      </dsp:nvSpPr>
      <dsp:spPr>
        <a:xfrm>
          <a:off x="4749365" y="1366472"/>
          <a:ext cx="106653" cy="327072"/>
        </a:xfrm>
        <a:custGeom>
          <a:avLst/>
          <a:gdLst/>
          <a:ahLst/>
          <a:cxnLst/>
          <a:rect l="0" t="0" r="0" b="0"/>
          <a:pathLst>
            <a:path>
              <a:moveTo>
                <a:pt x="0" y="0"/>
              </a:moveTo>
              <a:lnTo>
                <a:pt x="0" y="327072"/>
              </a:lnTo>
              <a:lnTo>
                <a:pt x="106653" y="32707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D6C4D9A-5615-47D5-AC3B-EC62BF077241}">
      <dsp:nvSpPr>
        <dsp:cNvPr id="0" name=""/>
        <dsp:cNvSpPr/>
      </dsp:nvSpPr>
      <dsp:spPr>
        <a:xfrm>
          <a:off x="2882921" y="861644"/>
          <a:ext cx="2150854" cy="149315"/>
        </a:xfrm>
        <a:custGeom>
          <a:avLst/>
          <a:gdLst/>
          <a:ahLst/>
          <a:cxnLst/>
          <a:rect l="0" t="0" r="0" b="0"/>
          <a:pathLst>
            <a:path>
              <a:moveTo>
                <a:pt x="0" y="0"/>
              </a:moveTo>
              <a:lnTo>
                <a:pt x="0" y="74657"/>
              </a:lnTo>
              <a:lnTo>
                <a:pt x="2150854" y="74657"/>
              </a:lnTo>
              <a:lnTo>
                <a:pt x="2150854" y="1493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45868D-DB62-4D32-84AE-0CF55064C9F8}">
      <dsp:nvSpPr>
        <dsp:cNvPr id="0" name=""/>
        <dsp:cNvSpPr/>
      </dsp:nvSpPr>
      <dsp:spPr>
        <a:xfrm>
          <a:off x="3889024" y="1366472"/>
          <a:ext cx="106653" cy="831900"/>
        </a:xfrm>
        <a:custGeom>
          <a:avLst/>
          <a:gdLst/>
          <a:ahLst/>
          <a:cxnLst/>
          <a:rect l="0" t="0" r="0" b="0"/>
          <a:pathLst>
            <a:path>
              <a:moveTo>
                <a:pt x="0" y="0"/>
              </a:moveTo>
              <a:lnTo>
                <a:pt x="0" y="831900"/>
              </a:lnTo>
              <a:lnTo>
                <a:pt x="106653" y="8319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502C30-A649-46E8-B47F-8850E8E3DF67}">
      <dsp:nvSpPr>
        <dsp:cNvPr id="0" name=""/>
        <dsp:cNvSpPr/>
      </dsp:nvSpPr>
      <dsp:spPr>
        <a:xfrm>
          <a:off x="3889024" y="1366472"/>
          <a:ext cx="106653" cy="327072"/>
        </a:xfrm>
        <a:custGeom>
          <a:avLst/>
          <a:gdLst/>
          <a:ahLst/>
          <a:cxnLst/>
          <a:rect l="0" t="0" r="0" b="0"/>
          <a:pathLst>
            <a:path>
              <a:moveTo>
                <a:pt x="0" y="0"/>
              </a:moveTo>
              <a:lnTo>
                <a:pt x="0" y="327072"/>
              </a:lnTo>
              <a:lnTo>
                <a:pt x="106653" y="32707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A48A36-329F-42A0-B9BB-AACE212E83E1}">
      <dsp:nvSpPr>
        <dsp:cNvPr id="0" name=""/>
        <dsp:cNvSpPr/>
      </dsp:nvSpPr>
      <dsp:spPr>
        <a:xfrm>
          <a:off x="2882921" y="861644"/>
          <a:ext cx="1290512" cy="149315"/>
        </a:xfrm>
        <a:custGeom>
          <a:avLst/>
          <a:gdLst/>
          <a:ahLst/>
          <a:cxnLst/>
          <a:rect l="0" t="0" r="0" b="0"/>
          <a:pathLst>
            <a:path>
              <a:moveTo>
                <a:pt x="0" y="0"/>
              </a:moveTo>
              <a:lnTo>
                <a:pt x="0" y="74657"/>
              </a:lnTo>
              <a:lnTo>
                <a:pt x="1290512" y="74657"/>
              </a:lnTo>
              <a:lnTo>
                <a:pt x="1290512" y="1493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8AA44C-CA57-4F75-85ED-A0439F6D674F}">
      <dsp:nvSpPr>
        <dsp:cNvPr id="0" name=""/>
        <dsp:cNvSpPr/>
      </dsp:nvSpPr>
      <dsp:spPr>
        <a:xfrm>
          <a:off x="3028682" y="1366472"/>
          <a:ext cx="106653" cy="831900"/>
        </a:xfrm>
        <a:custGeom>
          <a:avLst/>
          <a:gdLst/>
          <a:ahLst/>
          <a:cxnLst/>
          <a:rect l="0" t="0" r="0" b="0"/>
          <a:pathLst>
            <a:path>
              <a:moveTo>
                <a:pt x="0" y="0"/>
              </a:moveTo>
              <a:lnTo>
                <a:pt x="0" y="831900"/>
              </a:lnTo>
              <a:lnTo>
                <a:pt x="106653" y="8319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47B154-FD5C-41A6-9D28-D9B26A5DE046}">
      <dsp:nvSpPr>
        <dsp:cNvPr id="0" name=""/>
        <dsp:cNvSpPr/>
      </dsp:nvSpPr>
      <dsp:spPr>
        <a:xfrm>
          <a:off x="3028682" y="1366472"/>
          <a:ext cx="106653" cy="327072"/>
        </a:xfrm>
        <a:custGeom>
          <a:avLst/>
          <a:gdLst/>
          <a:ahLst/>
          <a:cxnLst/>
          <a:rect l="0" t="0" r="0" b="0"/>
          <a:pathLst>
            <a:path>
              <a:moveTo>
                <a:pt x="0" y="0"/>
              </a:moveTo>
              <a:lnTo>
                <a:pt x="0" y="327072"/>
              </a:lnTo>
              <a:lnTo>
                <a:pt x="106653" y="32707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BED8E6-9864-4966-8433-8BE5FA1362F2}">
      <dsp:nvSpPr>
        <dsp:cNvPr id="0" name=""/>
        <dsp:cNvSpPr/>
      </dsp:nvSpPr>
      <dsp:spPr>
        <a:xfrm>
          <a:off x="2882921" y="861644"/>
          <a:ext cx="430170" cy="149315"/>
        </a:xfrm>
        <a:custGeom>
          <a:avLst/>
          <a:gdLst/>
          <a:ahLst/>
          <a:cxnLst/>
          <a:rect l="0" t="0" r="0" b="0"/>
          <a:pathLst>
            <a:path>
              <a:moveTo>
                <a:pt x="0" y="0"/>
              </a:moveTo>
              <a:lnTo>
                <a:pt x="0" y="74657"/>
              </a:lnTo>
              <a:lnTo>
                <a:pt x="430170" y="74657"/>
              </a:lnTo>
              <a:lnTo>
                <a:pt x="430170" y="1493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EAC039-A8AD-4FED-80C4-19AB6390B9C8}">
      <dsp:nvSpPr>
        <dsp:cNvPr id="0" name=""/>
        <dsp:cNvSpPr/>
      </dsp:nvSpPr>
      <dsp:spPr>
        <a:xfrm>
          <a:off x="2168340" y="1366472"/>
          <a:ext cx="106653" cy="831900"/>
        </a:xfrm>
        <a:custGeom>
          <a:avLst/>
          <a:gdLst/>
          <a:ahLst/>
          <a:cxnLst/>
          <a:rect l="0" t="0" r="0" b="0"/>
          <a:pathLst>
            <a:path>
              <a:moveTo>
                <a:pt x="0" y="0"/>
              </a:moveTo>
              <a:lnTo>
                <a:pt x="0" y="831900"/>
              </a:lnTo>
              <a:lnTo>
                <a:pt x="106653" y="8319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8DB9B3D-5404-4A31-98B2-0B2562E482AE}">
      <dsp:nvSpPr>
        <dsp:cNvPr id="0" name=""/>
        <dsp:cNvSpPr/>
      </dsp:nvSpPr>
      <dsp:spPr>
        <a:xfrm>
          <a:off x="2168340" y="1366472"/>
          <a:ext cx="106653" cy="327072"/>
        </a:xfrm>
        <a:custGeom>
          <a:avLst/>
          <a:gdLst/>
          <a:ahLst/>
          <a:cxnLst/>
          <a:rect l="0" t="0" r="0" b="0"/>
          <a:pathLst>
            <a:path>
              <a:moveTo>
                <a:pt x="0" y="0"/>
              </a:moveTo>
              <a:lnTo>
                <a:pt x="0" y="327072"/>
              </a:lnTo>
              <a:lnTo>
                <a:pt x="106653" y="32707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A92F6A-7498-42E5-9EE3-D0A90F10A183}">
      <dsp:nvSpPr>
        <dsp:cNvPr id="0" name=""/>
        <dsp:cNvSpPr/>
      </dsp:nvSpPr>
      <dsp:spPr>
        <a:xfrm>
          <a:off x="2452750" y="861644"/>
          <a:ext cx="430170" cy="149315"/>
        </a:xfrm>
        <a:custGeom>
          <a:avLst/>
          <a:gdLst/>
          <a:ahLst/>
          <a:cxnLst/>
          <a:rect l="0" t="0" r="0" b="0"/>
          <a:pathLst>
            <a:path>
              <a:moveTo>
                <a:pt x="430170" y="0"/>
              </a:moveTo>
              <a:lnTo>
                <a:pt x="430170" y="74657"/>
              </a:lnTo>
              <a:lnTo>
                <a:pt x="0" y="74657"/>
              </a:lnTo>
              <a:lnTo>
                <a:pt x="0" y="1493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213EB11-86B6-4133-9FBA-C55C0534F0B1}">
      <dsp:nvSpPr>
        <dsp:cNvPr id="0" name=""/>
        <dsp:cNvSpPr/>
      </dsp:nvSpPr>
      <dsp:spPr>
        <a:xfrm>
          <a:off x="1307998" y="1366472"/>
          <a:ext cx="106653" cy="831900"/>
        </a:xfrm>
        <a:custGeom>
          <a:avLst/>
          <a:gdLst/>
          <a:ahLst/>
          <a:cxnLst/>
          <a:rect l="0" t="0" r="0" b="0"/>
          <a:pathLst>
            <a:path>
              <a:moveTo>
                <a:pt x="0" y="0"/>
              </a:moveTo>
              <a:lnTo>
                <a:pt x="0" y="831900"/>
              </a:lnTo>
              <a:lnTo>
                <a:pt x="106653" y="8319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A3C1DCE-156F-4B79-B2B6-36F82793DD28}">
      <dsp:nvSpPr>
        <dsp:cNvPr id="0" name=""/>
        <dsp:cNvSpPr/>
      </dsp:nvSpPr>
      <dsp:spPr>
        <a:xfrm>
          <a:off x="1307998" y="1366472"/>
          <a:ext cx="106653" cy="327072"/>
        </a:xfrm>
        <a:custGeom>
          <a:avLst/>
          <a:gdLst/>
          <a:ahLst/>
          <a:cxnLst/>
          <a:rect l="0" t="0" r="0" b="0"/>
          <a:pathLst>
            <a:path>
              <a:moveTo>
                <a:pt x="0" y="0"/>
              </a:moveTo>
              <a:lnTo>
                <a:pt x="0" y="327072"/>
              </a:lnTo>
              <a:lnTo>
                <a:pt x="106653" y="32707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28ECA3-DF07-4AAD-A4AB-8B2C85320D02}">
      <dsp:nvSpPr>
        <dsp:cNvPr id="0" name=""/>
        <dsp:cNvSpPr/>
      </dsp:nvSpPr>
      <dsp:spPr>
        <a:xfrm>
          <a:off x="1592408" y="861644"/>
          <a:ext cx="1290512" cy="149315"/>
        </a:xfrm>
        <a:custGeom>
          <a:avLst/>
          <a:gdLst/>
          <a:ahLst/>
          <a:cxnLst/>
          <a:rect l="0" t="0" r="0" b="0"/>
          <a:pathLst>
            <a:path>
              <a:moveTo>
                <a:pt x="1290512" y="0"/>
              </a:moveTo>
              <a:lnTo>
                <a:pt x="1290512" y="74657"/>
              </a:lnTo>
              <a:lnTo>
                <a:pt x="0" y="74657"/>
              </a:lnTo>
              <a:lnTo>
                <a:pt x="0" y="1493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9047D83-B814-4AE0-9CEA-40F0E755599A}">
      <dsp:nvSpPr>
        <dsp:cNvPr id="0" name=""/>
        <dsp:cNvSpPr/>
      </dsp:nvSpPr>
      <dsp:spPr>
        <a:xfrm>
          <a:off x="447656" y="1366472"/>
          <a:ext cx="106653" cy="1841558"/>
        </a:xfrm>
        <a:custGeom>
          <a:avLst/>
          <a:gdLst/>
          <a:ahLst/>
          <a:cxnLst/>
          <a:rect l="0" t="0" r="0" b="0"/>
          <a:pathLst>
            <a:path>
              <a:moveTo>
                <a:pt x="0" y="0"/>
              </a:moveTo>
              <a:lnTo>
                <a:pt x="0" y="1841558"/>
              </a:lnTo>
              <a:lnTo>
                <a:pt x="106653" y="184155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9A35C54-09A7-4C60-B98D-6AA231FE9FE4}">
      <dsp:nvSpPr>
        <dsp:cNvPr id="0" name=""/>
        <dsp:cNvSpPr/>
      </dsp:nvSpPr>
      <dsp:spPr>
        <a:xfrm>
          <a:off x="447656" y="1366472"/>
          <a:ext cx="106653" cy="1336729"/>
        </a:xfrm>
        <a:custGeom>
          <a:avLst/>
          <a:gdLst/>
          <a:ahLst/>
          <a:cxnLst/>
          <a:rect l="0" t="0" r="0" b="0"/>
          <a:pathLst>
            <a:path>
              <a:moveTo>
                <a:pt x="0" y="0"/>
              </a:moveTo>
              <a:lnTo>
                <a:pt x="0" y="1336729"/>
              </a:lnTo>
              <a:lnTo>
                <a:pt x="106653" y="13367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0778657-49A9-4DF9-9634-A1CDD01BBDBC}">
      <dsp:nvSpPr>
        <dsp:cNvPr id="0" name=""/>
        <dsp:cNvSpPr/>
      </dsp:nvSpPr>
      <dsp:spPr>
        <a:xfrm>
          <a:off x="447656" y="1366472"/>
          <a:ext cx="106653" cy="831900"/>
        </a:xfrm>
        <a:custGeom>
          <a:avLst/>
          <a:gdLst/>
          <a:ahLst/>
          <a:cxnLst/>
          <a:rect l="0" t="0" r="0" b="0"/>
          <a:pathLst>
            <a:path>
              <a:moveTo>
                <a:pt x="0" y="0"/>
              </a:moveTo>
              <a:lnTo>
                <a:pt x="0" y="831900"/>
              </a:lnTo>
              <a:lnTo>
                <a:pt x="106653" y="8319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7C8337-F98A-4D4F-9AA1-B5C3FF5CDCDC}">
      <dsp:nvSpPr>
        <dsp:cNvPr id="0" name=""/>
        <dsp:cNvSpPr/>
      </dsp:nvSpPr>
      <dsp:spPr>
        <a:xfrm>
          <a:off x="447656" y="1366472"/>
          <a:ext cx="106653" cy="327072"/>
        </a:xfrm>
        <a:custGeom>
          <a:avLst/>
          <a:gdLst/>
          <a:ahLst/>
          <a:cxnLst/>
          <a:rect l="0" t="0" r="0" b="0"/>
          <a:pathLst>
            <a:path>
              <a:moveTo>
                <a:pt x="0" y="0"/>
              </a:moveTo>
              <a:lnTo>
                <a:pt x="0" y="327072"/>
              </a:lnTo>
              <a:lnTo>
                <a:pt x="106653" y="32707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ABFDFD-933A-4AFB-8F90-EF27EC109EC2}">
      <dsp:nvSpPr>
        <dsp:cNvPr id="0" name=""/>
        <dsp:cNvSpPr/>
      </dsp:nvSpPr>
      <dsp:spPr>
        <a:xfrm>
          <a:off x="732066" y="861644"/>
          <a:ext cx="2150854" cy="149315"/>
        </a:xfrm>
        <a:custGeom>
          <a:avLst/>
          <a:gdLst/>
          <a:ahLst/>
          <a:cxnLst/>
          <a:rect l="0" t="0" r="0" b="0"/>
          <a:pathLst>
            <a:path>
              <a:moveTo>
                <a:pt x="2150854" y="0"/>
              </a:moveTo>
              <a:lnTo>
                <a:pt x="2150854" y="74657"/>
              </a:lnTo>
              <a:lnTo>
                <a:pt x="0" y="74657"/>
              </a:lnTo>
              <a:lnTo>
                <a:pt x="0" y="1493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0DBF56-A839-4F51-9789-D1DDD2782303}">
      <dsp:nvSpPr>
        <dsp:cNvPr id="0" name=""/>
        <dsp:cNvSpPr/>
      </dsp:nvSpPr>
      <dsp:spPr>
        <a:xfrm>
          <a:off x="2837201" y="356815"/>
          <a:ext cx="91440" cy="149315"/>
        </a:xfrm>
        <a:custGeom>
          <a:avLst/>
          <a:gdLst/>
          <a:ahLst/>
          <a:cxnLst/>
          <a:rect l="0" t="0" r="0" b="0"/>
          <a:pathLst>
            <a:path>
              <a:moveTo>
                <a:pt x="45720" y="0"/>
              </a:moveTo>
              <a:lnTo>
                <a:pt x="45720" y="14931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EE689A-17D8-4984-9794-1E884DE6DE49}">
      <dsp:nvSpPr>
        <dsp:cNvPr id="0" name=""/>
        <dsp:cNvSpPr/>
      </dsp:nvSpPr>
      <dsp:spPr>
        <a:xfrm>
          <a:off x="2527408" y="1302"/>
          <a:ext cx="711026" cy="35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Login</a:t>
          </a:r>
        </a:p>
      </dsp:txBody>
      <dsp:txXfrm>
        <a:off x="2527408" y="1302"/>
        <a:ext cx="711026" cy="355513"/>
      </dsp:txXfrm>
    </dsp:sp>
    <dsp:sp modelId="{32A28558-2AE0-4685-B7B2-D0AA6954A474}">
      <dsp:nvSpPr>
        <dsp:cNvPr id="0" name=""/>
        <dsp:cNvSpPr/>
      </dsp:nvSpPr>
      <dsp:spPr>
        <a:xfrm>
          <a:off x="2527408" y="506130"/>
          <a:ext cx="711026" cy="35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Home Page</a:t>
          </a:r>
        </a:p>
      </dsp:txBody>
      <dsp:txXfrm>
        <a:off x="2527408" y="506130"/>
        <a:ext cx="711026" cy="355513"/>
      </dsp:txXfrm>
    </dsp:sp>
    <dsp:sp modelId="{D1540D95-4C6E-4B02-82F4-71589DE42450}">
      <dsp:nvSpPr>
        <dsp:cNvPr id="0" name=""/>
        <dsp:cNvSpPr/>
      </dsp:nvSpPr>
      <dsp:spPr>
        <a:xfrm>
          <a:off x="376553" y="1010959"/>
          <a:ext cx="711026" cy="35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Volunteer Sign-Up</a:t>
          </a:r>
        </a:p>
      </dsp:txBody>
      <dsp:txXfrm>
        <a:off x="376553" y="1010959"/>
        <a:ext cx="711026" cy="355513"/>
      </dsp:txXfrm>
    </dsp:sp>
    <dsp:sp modelId="{5C6B6830-11C8-4F72-920E-063B9D6A9B1F}">
      <dsp:nvSpPr>
        <dsp:cNvPr id="0" name=""/>
        <dsp:cNvSpPr/>
      </dsp:nvSpPr>
      <dsp:spPr>
        <a:xfrm>
          <a:off x="554310" y="1515788"/>
          <a:ext cx="711026" cy="35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Sign Up for Shift</a:t>
          </a:r>
        </a:p>
      </dsp:txBody>
      <dsp:txXfrm>
        <a:off x="554310" y="1515788"/>
        <a:ext cx="711026" cy="355513"/>
      </dsp:txXfrm>
    </dsp:sp>
    <dsp:sp modelId="{91731880-D26E-4EAA-9848-3A4AA62CAF12}">
      <dsp:nvSpPr>
        <dsp:cNvPr id="0" name=""/>
        <dsp:cNvSpPr/>
      </dsp:nvSpPr>
      <dsp:spPr>
        <a:xfrm>
          <a:off x="554310" y="2020617"/>
          <a:ext cx="711026" cy="35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Modify Shift</a:t>
          </a:r>
        </a:p>
      </dsp:txBody>
      <dsp:txXfrm>
        <a:off x="554310" y="2020617"/>
        <a:ext cx="711026" cy="355513"/>
      </dsp:txXfrm>
    </dsp:sp>
    <dsp:sp modelId="{74C681CB-2B81-48EA-AE18-4D893AA499A4}">
      <dsp:nvSpPr>
        <dsp:cNvPr id="0" name=""/>
        <dsp:cNvSpPr/>
      </dsp:nvSpPr>
      <dsp:spPr>
        <a:xfrm>
          <a:off x="554310" y="2525445"/>
          <a:ext cx="711026" cy="35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Sign Up for Multiple Shifts</a:t>
          </a:r>
        </a:p>
      </dsp:txBody>
      <dsp:txXfrm>
        <a:off x="554310" y="2525445"/>
        <a:ext cx="711026" cy="355513"/>
      </dsp:txXfrm>
    </dsp:sp>
    <dsp:sp modelId="{3486F06E-1F3B-40D8-B4F3-BB172AEC22F8}">
      <dsp:nvSpPr>
        <dsp:cNvPr id="0" name=""/>
        <dsp:cNvSpPr/>
      </dsp:nvSpPr>
      <dsp:spPr>
        <a:xfrm>
          <a:off x="554310" y="3030274"/>
          <a:ext cx="711026" cy="35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Add Minor Volunteers</a:t>
          </a:r>
        </a:p>
      </dsp:txBody>
      <dsp:txXfrm>
        <a:off x="554310" y="3030274"/>
        <a:ext cx="711026" cy="355513"/>
      </dsp:txXfrm>
    </dsp:sp>
    <dsp:sp modelId="{CA4B16D4-62A4-46AA-8786-514496E79D2E}">
      <dsp:nvSpPr>
        <dsp:cNvPr id="0" name=""/>
        <dsp:cNvSpPr/>
      </dsp:nvSpPr>
      <dsp:spPr>
        <a:xfrm>
          <a:off x="1236895" y="1010959"/>
          <a:ext cx="711026" cy="35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Volunteer Account</a:t>
          </a:r>
        </a:p>
      </dsp:txBody>
      <dsp:txXfrm>
        <a:off x="1236895" y="1010959"/>
        <a:ext cx="711026" cy="355513"/>
      </dsp:txXfrm>
    </dsp:sp>
    <dsp:sp modelId="{08B34C5B-A59D-489D-8186-1076F6E1B7BD}">
      <dsp:nvSpPr>
        <dsp:cNvPr id="0" name=""/>
        <dsp:cNvSpPr/>
      </dsp:nvSpPr>
      <dsp:spPr>
        <a:xfrm>
          <a:off x="1414652" y="1515788"/>
          <a:ext cx="711026" cy="35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Update Contact Info</a:t>
          </a:r>
        </a:p>
      </dsp:txBody>
      <dsp:txXfrm>
        <a:off x="1414652" y="1515788"/>
        <a:ext cx="711026" cy="355513"/>
      </dsp:txXfrm>
    </dsp:sp>
    <dsp:sp modelId="{A48894EA-C5EF-4E3F-BE32-E2B1AD36A125}">
      <dsp:nvSpPr>
        <dsp:cNvPr id="0" name=""/>
        <dsp:cNvSpPr/>
      </dsp:nvSpPr>
      <dsp:spPr>
        <a:xfrm>
          <a:off x="1414652" y="2020617"/>
          <a:ext cx="711026" cy="35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View Signed-Up Shifts</a:t>
          </a:r>
        </a:p>
      </dsp:txBody>
      <dsp:txXfrm>
        <a:off x="1414652" y="2020617"/>
        <a:ext cx="711026" cy="355513"/>
      </dsp:txXfrm>
    </dsp:sp>
    <dsp:sp modelId="{C391FC86-652B-417E-90A7-8E13F788284B}">
      <dsp:nvSpPr>
        <dsp:cNvPr id="0" name=""/>
        <dsp:cNvSpPr/>
      </dsp:nvSpPr>
      <dsp:spPr>
        <a:xfrm>
          <a:off x="2097237" y="1010959"/>
          <a:ext cx="711026" cy="35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Check In/Out</a:t>
          </a:r>
        </a:p>
      </dsp:txBody>
      <dsp:txXfrm>
        <a:off x="2097237" y="1010959"/>
        <a:ext cx="711026" cy="355513"/>
      </dsp:txXfrm>
    </dsp:sp>
    <dsp:sp modelId="{263831C2-C997-4A3E-8694-B1295A5A6D6E}">
      <dsp:nvSpPr>
        <dsp:cNvPr id="0" name=""/>
        <dsp:cNvSpPr/>
      </dsp:nvSpPr>
      <dsp:spPr>
        <a:xfrm>
          <a:off x="2274994" y="1515788"/>
          <a:ext cx="711026" cy="35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Mark Arrival</a:t>
          </a:r>
        </a:p>
      </dsp:txBody>
      <dsp:txXfrm>
        <a:off x="2274994" y="1515788"/>
        <a:ext cx="711026" cy="355513"/>
      </dsp:txXfrm>
    </dsp:sp>
    <dsp:sp modelId="{B7A0C75B-7AC8-4E67-9327-3E9504A734D2}">
      <dsp:nvSpPr>
        <dsp:cNvPr id="0" name=""/>
        <dsp:cNvSpPr/>
      </dsp:nvSpPr>
      <dsp:spPr>
        <a:xfrm>
          <a:off x="2274994" y="2020617"/>
          <a:ext cx="711026" cy="35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Mark Departure</a:t>
          </a:r>
        </a:p>
      </dsp:txBody>
      <dsp:txXfrm>
        <a:off x="2274994" y="2020617"/>
        <a:ext cx="711026" cy="355513"/>
      </dsp:txXfrm>
    </dsp:sp>
    <dsp:sp modelId="{4F30D568-64AD-48BF-A3A6-3313FADE291A}">
      <dsp:nvSpPr>
        <dsp:cNvPr id="0" name=""/>
        <dsp:cNvSpPr/>
      </dsp:nvSpPr>
      <dsp:spPr>
        <a:xfrm>
          <a:off x="2957579" y="1010959"/>
          <a:ext cx="711026" cy="35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Group Management</a:t>
          </a:r>
        </a:p>
      </dsp:txBody>
      <dsp:txXfrm>
        <a:off x="2957579" y="1010959"/>
        <a:ext cx="711026" cy="355513"/>
      </dsp:txXfrm>
    </dsp:sp>
    <dsp:sp modelId="{5917564C-949D-4773-83C7-FE2F9E25685A}">
      <dsp:nvSpPr>
        <dsp:cNvPr id="0" name=""/>
        <dsp:cNvSpPr/>
      </dsp:nvSpPr>
      <dsp:spPr>
        <a:xfrm>
          <a:off x="3135336" y="1515788"/>
          <a:ext cx="711026" cy="35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Group Sign Up</a:t>
          </a:r>
        </a:p>
      </dsp:txBody>
      <dsp:txXfrm>
        <a:off x="3135336" y="1515788"/>
        <a:ext cx="711026" cy="355513"/>
      </dsp:txXfrm>
    </dsp:sp>
    <dsp:sp modelId="{3FB8F2F1-F56B-481E-A335-E19227735494}">
      <dsp:nvSpPr>
        <dsp:cNvPr id="0" name=""/>
        <dsp:cNvSpPr/>
      </dsp:nvSpPr>
      <dsp:spPr>
        <a:xfrm>
          <a:off x="3135336" y="2020617"/>
          <a:ext cx="711026" cy="35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Group Check In</a:t>
          </a:r>
        </a:p>
      </dsp:txBody>
      <dsp:txXfrm>
        <a:off x="3135336" y="2020617"/>
        <a:ext cx="711026" cy="355513"/>
      </dsp:txXfrm>
    </dsp:sp>
    <dsp:sp modelId="{953EA353-75CD-4208-A6D3-3B2AF8EEA1FC}">
      <dsp:nvSpPr>
        <dsp:cNvPr id="0" name=""/>
        <dsp:cNvSpPr/>
      </dsp:nvSpPr>
      <dsp:spPr>
        <a:xfrm>
          <a:off x="3817921" y="1010959"/>
          <a:ext cx="711026" cy="35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Schedule Display</a:t>
          </a:r>
        </a:p>
      </dsp:txBody>
      <dsp:txXfrm>
        <a:off x="3817921" y="1010959"/>
        <a:ext cx="711026" cy="355513"/>
      </dsp:txXfrm>
    </dsp:sp>
    <dsp:sp modelId="{FAECB89D-0667-4CDA-AF76-9261AE42BE83}">
      <dsp:nvSpPr>
        <dsp:cNvPr id="0" name=""/>
        <dsp:cNvSpPr/>
      </dsp:nvSpPr>
      <dsp:spPr>
        <a:xfrm>
          <a:off x="3995677" y="1515788"/>
          <a:ext cx="711026" cy="35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Online Display of Available Shifts</a:t>
          </a:r>
        </a:p>
      </dsp:txBody>
      <dsp:txXfrm>
        <a:off x="3995677" y="1515788"/>
        <a:ext cx="711026" cy="355513"/>
      </dsp:txXfrm>
    </dsp:sp>
    <dsp:sp modelId="{3CFA790A-F096-4386-8C97-9201C5D1B15C}">
      <dsp:nvSpPr>
        <dsp:cNvPr id="0" name=""/>
        <dsp:cNvSpPr/>
      </dsp:nvSpPr>
      <dsp:spPr>
        <a:xfrm>
          <a:off x="3995677" y="2020617"/>
          <a:ext cx="711026" cy="35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Print Schedule</a:t>
          </a:r>
        </a:p>
      </dsp:txBody>
      <dsp:txXfrm>
        <a:off x="3995677" y="2020617"/>
        <a:ext cx="711026" cy="355513"/>
      </dsp:txXfrm>
    </dsp:sp>
    <dsp:sp modelId="{EF9E862E-999A-4F58-B318-AB4F67A9926E}">
      <dsp:nvSpPr>
        <dsp:cNvPr id="0" name=""/>
        <dsp:cNvSpPr/>
      </dsp:nvSpPr>
      <dsp:spPr>
        <a:xfrm>
          <a:off x="4678263" y="1010959"/>
          <a:ext cx="711026" cy="35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Dashboard &amp; Reports</a:t>
          </a:r>
        </a:p>
      </dsp:txBody>
      <dsp:txXfrm>
        <a:off x="4678263" y="1010959"/>
        <a:ext cx="711026" cy="355513"/>
      </dsp:txXfrm>
    </dsp:sp>
    <dsp:sp modelId="{96A14DE1-12B1-4C54-9CA8-DE53220855A2}">
      <dsp:nvSpPr>
        <dsp:cNvPr id="0" name=""/>
        <dsp:cNvSpPr/>
      </dsp:nvSpPr>
      <dsp:spPr>
        <a:xfrm>
          <a:off x="4856019" y="1515788"/>
          <a:ext cx="711026" cy="35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Volunteer Totals</a:t>
          </a:r>
        </a:p>
      </dsp:txBody>
      <dsp:txXfrm>
        <a:off x="4856019" y="1515788"/>
        <a:ext cx="711026" cy="355513"/>
      </dsp:txXfrm>
    </dsp:sp>
    <dsp:sp modelId="{922E57C9-EDD3-4898-AF84-0ECD0FD33C40}">
      <dsp:nvSpPr>
        <dsp:cNvPr id="0" name=""/>
        <dsp:cNvSpPr/>
      </dsp:nvSpPr>
      <dsp:spPr>
        <a:xfrm>
          <a:off x="4856019" y="2020617"/>
          <a:ext cx="711026" cy="35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Unique Volunteers</a:t>
          </a:r>
        </a:p>
      </dsp:txBody>
      <dsp:txXfrm>
        <a:off x="4856019" y="2020617"/>
        <a:ext cx="711026" cy="355513"/>
      </dsp:txXfrm>
    </dsp:sp>
    <dsp:sp modelId="{9BD196AC-0144-4491-A431-410A6CB7E947}">
      <dsp:nvSpPr>
        <dsp:cNvPr id="0" name=""/>
        <dsp:cNvSpPr/>
      </dsp:nvSpPr>
      <dsp:spPr>
        <a:xfrm>
          <a:off x="4856019" y="2525445"/>
          <a:ext cx="711026" cy="35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Individual/Group Volunteer Hours</a:t>
          </a:r>
        </a:p>
      </dsp:txBody>
      <dsp:txXfrm>
        <a:off x="4856019" y="2525445"/>
        <a:ext cx="711026" cy="355513"/>
      </dsp:txXfrm>
    </dsp:sp>
    <dsp:sp modelId="{24B28CB0-AC90-4E6F-9EEA-CF3EFD502557}">
      <dsp:nvSpPr>
        <dsp:cNvPr id="0" name=""/>
        <dsp:cNvSpPr/>
      </dsp:nvSpPr>
      <dsp:spPr>
        <a:xfrm>
          <a:off x="4856019" y="3030274"/>
          <a:ext cx="711026" cy="35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Shift Staffing Status</a:t>
          </a:r>
        </a:p>
      </dsp:txBody>
      <dsp:txXfrm>
        <a:off x="4856019" y="3030274"/>
        <a:ext cx="711026" cy="35551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495fbe4-d58d-4586-99b6-928184a5e99c">
      <Terms xmlns="http://schemas.microsoft.com/office/infopath/2007/PartnerControls"/>
    </lcf76f155ced4ddcb4097134ff3c332f>
    <TaxCatchAll xmlns="a0b4e1fa-053a-4547-98ee-30d75eb967d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25C60F1B2CFB149A8199CC2E2479976" ma:contentTypeVersion="10" ma:contentTypeDescription="Create a new document." ma:contentTypeScope="" ma:versionID="b59f40b427a315fc80571213f756a322">
  <xsd:schema xmlns:xsd="http://www.w3.org/2001/XMLSchema" xmlns:xs="http://www.w3.org/2001/XMLSchema" xmlns:p="http://schemas.microsoft.com/office/2006/metadata/properties" xmlns:ns2="5495fbe4-d58d-4586-99b6-928184a5e99c" xmlns:ns3="a0b4e1fa-053a-4547-98ee-30d75eb967de" targetNamespace="http://schemas.microsoft.com/office/2006/metadata/properties" ma:root="true" ma:fieldsID="4495c719d082ffa70b6da5a66faa4bd9" ns2:_="" ns3:_="">
    <xsd:import namespace="5495fbe4-d58d-4586-99b6-928184a5e99c"/>
    <xsd:import namespace="a0b4e1fa-053a-4547-98ee-30d75eb967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95fbe4-d58d-4586-99b6-928184a5e9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1a01ffc-7703-4b5f-b6e1-c1b8dc2ede7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b4e1fa-053a-4547-98ee-30d75eb967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96f10cb-94b3-46fc-85be-3b2b6d8f7892}" ma:internalName="TaxCatchAll" ma:showField="CatchAllData" ma:web="a0b4e1fa-053a-4547-98ee-30d75eb967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4D6D41-FF42-4EF0-8A97-DB4D0AA9A6D7}">
  <ds:schemaRefs>
    <ds:schemaRef ds:uri="http://schemas.microsoft.com/sharepoint/v3/contenttype/forms"/>
  </ds:schemaRefs>
</ds:datastoreItem>
</file>

<file path=customXml/itemProps2.xml><?xml version="1.0" encoding="utf-8"?>
<ds:datastoreItem xmlns:ds="http://schemas.openxmlformats.org/officeDocument/2006/customXml" ds:itemID="{E7B93C45-021B-489B-A016-50C3A4CCFF4B}">
  <ds:schemaRefs>
    <ds:schemaRef ds:uri="http://schemas.openxmlformats.org/officeDocument/2006/bibliography"/>
  </ds:schemaRefs>
</ds:datastoreItem>
</file>

<file path=customXml/itemProps3.xml><?xml version="1.0" encoding="utf-8"?>
<ds:datastoreItem xmlns:ds="http://schemas.openxmlformats.org/officeDocument/2006/customXml" ds:itemID="{0B05F859-449B-4DDD-9051-1F7933E24F40}">
  <ds:schemaRefs>
    <ds:schemaRef ds:uri="http://schemas.microsoft.com/office/2006/metadata/properties"/>
    <ds:schemaRef ds:uri="http://schemas.microsoft.com/office/infopath/2007/PartnerControls"/>
    <ds:schemaRef ds:uri="5495fbe4-d58d-4586-99b6-928184a5e99c"/>
    <ds:schemaRef ds:uri="a0b4e1fa-053a-4547-98ee-30d75eb967de"/>
  </ds:schemaRefs>
</ds:datastoreItem>
</file>

<file path=customXml/itemProps4.xml><?xml version="1.0" encoding="utf-8"?>
<ds:datastoreItem xmlns:ds="http://schemas.openxmlformats.org/officeDocument/2006/customXml" ds:itemID="{425D075A-78AD-4402-B3D2-C72EAA427C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95fbe4-d58d-4586-99b6-928184a5e99c"/>
    <ds:schemaRef ds:uri="a0b4e1fa-053a-4547-98ee-30d75eb967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10576</Words>
  <Characters>60286</Characters>
  <Application>Microsoft Office Word</Application>
  <DocSecurity>4</DocSecurity>
  <Lines>502</Lines>
  <Paragraphs>141</Paragraphs>
  <ScaleCrop>false</ScaleCrop>
  <Company/>
  <LinksUpToDate>false</LinksUpToDate>
  <CharactersWithSpaces>70721</CharactersWithSpaces>
  <SharedDoc>false</SharedDoc>
  <HLinks>
    <vt:vector size="480" baseType="variant">
      <vt:variant>
        <vt:i4>1638453</vt:i4>
      </vt:variant>
      <vt:variant>
        <vt:i4>476</vt:i4>
      </vt:variant>
      <vt:variant>
        <vt:i4>0</vt:i4>
      </vt:variant>
      <vt:variant>
        <vt:i4>5</vt:i4>
      </vt:variant>
      <vt:variant>
        <vt:lpwstr/>
      </vt:variant>
      <vt:variant>
        <vt:lpwstr>_Toc215671586</vt:lpwstr>
      </vt:variant>
      <vt:variant>
        <vt:i4>1638453</vt:i4>
      </vt:variant>
      <vt:variant>
        <vt:i4>470</vt:i4>
      </vt:variant>
      <vt:variant>
        <vt:i4>0</vt:i4>
      </vt:variant>
      <vt:variant>
        <vt:i4>5</vt:i4>
      </vt:variant>
      <vt:variant>
        <vt:lpwstr/>
      </vt:variant>
      <vt:variant>
        <vt:lpwstr>_Toc215671585</vt:lpwstr>
      </vt:variant>
      <vt:variant>
        <vt:i4>1638453</vt:i4>
      </vt:variant>
      <vt:variant>
        <vt:i4>464</vt:i4>
      </vt:variant>
      <vt:variant>
        <vt:i4>0</vt:i4>
      </vt:variant>
      <vt:variant>
        <vt:i4>5</vt:i4>
      </vt:variant>
      <vt:variant>
        <vt:lpwstr/>
      </vt:variant>
      <vt:variant>
        <vt:lpwstr>_Toc215671584</vt:lpwstr>
      </vt:variant>
      <vt:variant>
        <vt:i4>1638453</vt:i4>
      </vt:variant>
      <vt:variant>
        <vt:i4>458</vt:i4>
      </vt:variant>
      <vt:variant>
        <vt:i4>0</vt:i4>
      </vt:variant>
      <vt:variant>
        <vt:i4>5</vt:i4>
      </vt:variant>
      <vt:variant>
        <vt:lpwstr/>
      </vt:variant>
      <vt:variant>
        <vt:lpwstr>_Toc215671583</vt:lpwstr>
      </vt:variant>
      <vt:variant>
        <vt:i4>1638453</vt:i4>
      </vt:variant>
      <vt:variant>
        <vt:i4>452</vt:i4>
      </vt:variant>
      <vt:variant>
        <vt:i4>0</vt:i4>
      </vt:variant>
      <vt:variant>
        <vt:i4>5</vt:i4>
      </vt:variant>
      <vt:variant>
        <vt:lpwstr/>
      </vt:variant>
      <vt:variant>
        <vt:lpwstr>_Toc215671582</vt:lpwstr>
      </vt:variant>
      <vt:variant>
        <vt:i4>1638453</vt:i4>
      </vt:variant>
      <vt:variant>
        <vt:i4>446</vt:i4>
      </vt:variant>
      <vt:variant>
        <vt:i4>0</vt:i4>
      </vt:variant>
      <vt:variant>
        <vt:i4>5</vt:i4>
      </vt:variant>
      <vt:variant>
        <vt:lpwstr/>
      </vt:variant>
      <vt:variant>
        <vt:lpwstr>_Toc215671581</vt:lpwstr>
      </vt:variant>
      <vt:variant>
        <vt:i4>1638453</vt:i4>
      </vt:variant>
      <vt:variant>
        <vt:i4>440</vt:i4>
      </vt:variant>
      <vt:variant>
        <vt:i4>0</vt:i4>
      </vt:variant>
      <vt:variant>
        <vt:i4>5</vt:i4>
      </vt:variant>
      <vt:variant>
        <vt:lpwstr/>
      </vt:variant>
      <vt:variant>
        <vt:lpwstr>_Toc215671580</vt:lpwstr>
      </vt:variant>
      <vt:variant>
        <vt:i4>1441845</vt:i4>
      </vt:variant>
      <vt:variant>
        <vt:i4>434</vt:i4>
      </vt:variant>
      <vt:variant>
        <vt:i4>0</vt:i4>
      </vt:variant>
      <vt:variant>
        <vt:i4>5</vt:i4>
      </vt:variant>
      <vt:variant>
        <vt:lpwstr/>
      </vt:variant>
      <vt:variant>
        <vt:lpwstr>_Toc215671579</vt:lpwstr>
      </vt:variant>
      <vt:variant>
        <vt:i4>1441845</vt:i4>
      </vt:variant>
      <vt:variant>
        <vt:i4>428</vt:i4>
      </vt:variant>
      <vt:variant>
        <vt:i4>0</vt:i4>
      </vt:variant>
      <vt:variant>
        <vt:i4>5</vt:i4>
      </vt:variant>
      <vt:variant>
        <vt:lpwstr/>
      </vt:variant>
      <vt:variant>
        <vt:lpwstr>_Toc215671578</vt:lpwstr>
      </vt:variant>
      <vt:variant>
        <vt:i4>1441845</vt:i4>
      </vt:variant>
      <vt:variant>
        <vt:i4>422</vt:i4>
      </vt:variant>
      <vt:variant>
        <vt:i4>0</vt:i4>
      </vt:variant>
      <vt:variant>
        <vt:i4>5</vt:i4>
      </vt:variant>
      <vt:variant>
        <vt:lpwstr/>
      </vt:variant>
      <vt:variant>
        <vt:lpwstr>_Toc215671577</vt:lpwstr>
      </vt:variant>
      <vt:variant>
        <vt:i4>1441845</vt:i4>
      </vt:variant>
      <vt:variant>
        <vt:i4>416</vt:i4>
      </vt:variant>
      <vt:variant>
        <vt:i4>0</vt:i4>
      </vt:variant>
      <vt:variant>
        <vt:i4>5</vt:i4>
      </vt:variant>
      <vt:variant>
        <vt:lpwstr/>
      </vt:variant>
      <vt:variant>
        <vt:lpwstr>_Toc215671576</vt:lpwstr>
      </vt:variant>
      <vt:variant>
        <vt:i4>1441845</vt:i4>
      </vt:variant>
      <vt:variant>
        <vt:i4>410</vt:i4>
      </vt:variant>
      <vt:variant>
        <vt:i4>0</vt:i4>
      </vt:variant>
      <vt:variant>
        <vt:i4>5</vt:i4>
      </vt:variant>
      <vt:variant>
        <vt:lpwstr/>
      </vt:variant>
      <vt:variant>
        <vt:lpwstr>_Toc215671575</vt:lpwstr>
      </vt:variant>
      <vt:variant>
        <vt:i4>1441845</vt:i4>
      </vt:variant>
      <vt:variant>
        <vt:i4>404</vt:i4>
      </vt:variant>
      <vt:variant>
        <vt:i4>0</vt:i4>
      </vt:variant>
      <vt:variant>
        <vt:i4>5</vt:i4>
      </vt:variant>
      <vt:variant>
        <vt:lpwstr/>
      </vt:variant>
      <vt:variant>
        <vt:lpwstr>_Toc215671574</vt:lpwstr>
      </vt:variant>
      <vt:variant>
        <vt:i4>1441845</vt:i4>
      </vt:variant>
      <vt:variant>
        <vt:i4>398</vt:i4>
      </vt:variant>
      <vt:variant>
        <vt:i4>0</vt:i4>
      </vt:variant>
      <vt:variant>
        <vt:i4>5</vt:i4>
      </vt:variant>
      <vt:variant>
        <vt:lpwstr/>
      </vt:variant>
      <vt:variant>
        <vt:lpwstr>_Toc215671573</vt:lpwstr>
      </vt:variant>
      <vt:variant>
        <vt:i4>1441845</vt:i4>
      </vt:variant>
      <vt:variant>
        <vt:i4>392</vt:i4>
      </vt:variant>
      <vt:variant>
        <vt:i4>0</vt:i4>
      </vt:variant>
      <vt:variant>
        <vt:i4>5</vt:i4>
      </vt:variant>
      <vt:variant>
        <vt:lpwstr/>
      </vt:variant>
      <vt:variant>
        <vt:lpwstr>_Toc215671572</vt:lpwstr>
      </vt:variant>
      <vt:variant>
        <vt:i4>1441845</vt:i4>
      </vt:variant>
      <vt:variant>
        <vt:i4>386</vt:i4>
      </vt:variant>
      <vt:variant>
        <vt:i4>0</vt:i4>
      </vt:variant>
      <vt:variant>
        <vt:i4>5</vt:i4>
      </vt:variant>
      <vt:variant>
        <vt:lpwstr/>
      </vt:variant>
      <vt:variant>
        <vt:lpwstr>_Toc215671571</vt:lpwstr>
      </vt:variant>
      <vt:variant>
        <vt:i4>1441845</vt:i4>
      </vt:variant>
      <vt:variant>
        <vt:i4>380</vt:i4>
      </vt:variant>
      <vt:variant>
        <vt:i4>0</vt:i4>
      </vt:variant>
      <vt:variant>
        <vt:i4>5</vt:i4>
      </vt:variant>
      <vt:variant>
        <vt:lpwstr/>
      </vt:variant>
      <vt:variant>
        <vt:lpwstr>_Toc215671570</vt:lpwstr>
      </vt:variant>
      <vt:variant>
        <vt:i4>1507381</vt:i4>
      </vt:variant>
      <vt:variant>
        <vt:i4>374</vt:i4>
      </vt:variant>
      <vt:variant>
        <vt:i4>0</vt:i4>
      </vt:variant>
      <vt:variant>
        <vt:i4>5</vt:i4>
      </vt:variant>
      <vt:variant>
        <vt:lpwstr/>
      </vt:variant>
      <vt:variant>
        <vt:lpwstr>_Toc215671569</vt:lpwstr>
      </vt:variant>
      <vt:variant>
        <vt:i4>1507381</vt:i4>
      </vt:variant>
      <vt:variant>
        <vt:i4>368</vt:i4>
      </vt:variant>
      <vt:variant>
        <vt:i4>0</vt:i4>
      </vt:variant>
      <vt:variant>
        <vt:i4>5</vt:i4>
      </vt:variant>
      <vt:variant>
        <vt:lpwstr/>
      </vt:variant>
      <vt:variant>
        <vt:lpwstr>_Toc215671568</vt:lpwstr>
      </vt:variant>
      <vt:variant>
        <vt:i4>1507381</vt:i4>
      </vt:variant>
      <vt:variant>
        <vt:i4>362</vt:i4>
      </vt:variant>
      <vt:variant>
        <vt:i4>0</vt:i4>
      </vt:variant>
      <vt:variant>
        <vt:i4>5</vt:i4>
      </vt:variant>
      <vt:variant>
        <vt:lpwstr/>
      </vt:variant>
      <vt:variant>
        <vt:lpwstr>_Toc215671567</vt:lpwstr>
      </vt:variant>
      <vt:variant>
        <vt:i4>1507381</vt:i4>
      </vt:variant>
      <vt:variant>
        <vt:i4>356</vt:i4>
      </vt:variant>
      <vt:variant>
        <vt:i4>0</vt:i4>
      </vt:variant>
      <vt:variant>
        <vt:i4>5</vt:i4>
      </vt:variant>
      <vt:variant>
        <vt:lpwstr/>
      </vt:variant>
      <vt:variant>
        <vt:lpwstr>_Toc215671566</vt:lpwstr>
      </vt:variant>
      <vt:variant>
        <vt:i4>1507381</vt:i4>
      </vt:variant>
      <vt:variant>
        <vt:i4>350</vt:i4>
      </vt:variant>
      <vt:variant>
        <vt:i4>0</vt:i4>
      </vt:variant>
      <vt:variant>
        <vt:i4>5</vt:i4>
      </vt:variant>
      <vt:variant>
        <vt:lpwstr/>
      </vt:variant>
      <vt:variant>
        <vt:lpwstr>_Toc215671565</vt:lpwstr>
      </vt:variant>
      <vt:variant>
        <vt:i4>1507381</vt:i4>
      </vt:variant>
      <vt:variant>
        <vt:i4>344</vt:i4>
      </vt:variant>
      <vt:variant>
        <vt:i4>0</vt:i4>
      </vt:variant>
      <vt:variant>
        <vt:i4>5</vt:i4>
      </vt:variant>
      <vt:variant>
        <vt:lpwstr/>
      </vt:variant>
      <vt:variant>
        <vt:lpwstr>_Toc215671564</vt:lpwstr>
      </vt:variant>
      <vt:variant>
        <vt:i4>1507381</vt:i4>
      </vt:variant>
      <vt:variant>
        <vt:i4>338</vt:i4>
      </vt:variant>
      <vt:variant>
        <vt:i4>0</vt:i4>
      </vt:variant>
      <vt:variant>
        <vt:i4>5</vt:i4>
      </vt:variant>
      <vt:variant>
        <vt:lpwstr/>
      </vt:variant>
      <vt:variant>
        <vt:lpwstr>_Toc215671563</vt:lpwstr>
      </vt:variant>
      <vt:variant>
        <vt:i4>1507381</vt:i4>
      </vt:variant>
      <vt:variant>
        <vt:i4>332</vt:i4>
      </vt:variant>
      <vt:variant>
        <vt:i4>0</vt:i4>
      </vt:variant>
      <vt:variant>
        <vt:i4>5</vt:i4>
      </vt:variant>
      <vt:variant>
        <vt:lpwstr/>
      </vt:variant>
      <vt:variant>
        <vt:lpwstr>_Toc215671562</vt:lpwstr>
      </vt:variant>
      <vt:variant>
        <vt:i4>1507381</vt:i4>
      </vt:variant>
      <vt:variant>
        <vt:i4>326</vt:i4>
      </vt:variant>
      <vt:variant>
        <vt:i4>0</vt:i4>
      </vt:variant>
      <vt:variant>
        <vt:i4>5</vt:i4>
      </vt:variant>
      <vt:variant>
        <vt:lpwstr/>
      </vt:variant>
      <vt:variant>
        <vt:lpwstr>_Toc215671561</vt:lpwstr>
      </vt:variant>
      <vt:variant>
        <vt:i4>1507381</vt:i4>
      </vt:variant>
      <vt:variant>
        <vt:i4>320</vt:i4>
      </vt:variant>
      <vt:variant>
        <vt:i4>0</vt:i4>
      </vt:variant>
      <vt:variant>
        <vt:i4>5</vt:i4>
      </vt:variant>
      <vt:variant>
        <vt:lpwstr/>
      </vt:variant>
      <vt:variant>
        <vt:lpwstr>_Toc215671560</vt:lpwstr>
      </vt:variant>
      <vt:variant>
        <vt:i4>1310773</vt:i4>
      </vt:variant>
      <vt:variant>
        <vt:i4>314</vt:i4>
      </vt:variant>
      <vt:variant>
        <vt:i4>0</vt:i4>
      </vt:variant>
      <vt:variant>
        <vt:i4>5</vt:i4>
      </vt:variant>
      <vt:variant>
        <vt:lpwstr/>
      </vt:variant>
      <vt:variant>
        <vt:lpwstr>_Toc215671559</vt:lpwstr>
      </vt:variant>
      <vt:variant>
        <vt:i4>1310773</vt:i4>
      </vt:variant>
      <vt:variant>
        <vt:i4>308</vt:i4>
      </vt:variant>
      <vt:variant>
        <vt:i4>0</vt:i4>
      </vt:variant>
      <vt:variant>
        <vt:i4>5</vt:i4>
      </vt:variant>
      <vt:variant>
        <vt:lpwstr/>
      </vt:variant>
      <vt:variant>
        <vt:lpwstr>_Toc215671558</vt:lpwstr>
      </vt:variant>
      <vt:variant>
        <vt:i4>1310773</vt:i4>
      </vt:variant>
      <vt:variant>
        <vt:i4>302</vt:i4>
      </vt:variant>
      <vt:variant>
        <vt:i4>0</vt:i4>
      </vt:variant>
      <vt:variant>
        <vt:i4>5</vt:i4>
      </vt:variant>
      <vt:variant>
        <vt:lpwstr/>
      </vt:variant>
      <vt:variant>
        <vt:lpwstr>_Toc215671557</vt:lpwstr>
      </vt:variant>
      <vt:variant>
        <vt:i4>1310773</vt:i4>
      </vt:variant>
      <vt:variant>
        <vt:i4>296</vt:i4>
      </vt:variant>
      <vt:variant>
        <vt:i4>0</vt:i4>
      </vt:variant>
      <vt:variant>
        <vt:i4>5</vt:i4>
      </vt:variant>
      <vt:variant>
        <vt:lpwstr/>
      </vt:variant>
      <vt:variant>
        <vt:lpwstr>_Toc215671556</vt:lpwstr>
      </vt:variant>
      <vt:variant>
        <vt:i4>1310773</vt:i4>
      </vt:variant>
      <vt:variant>
        <vt:i4>290</vt:i4>
      </vt:variant>
      <vt:variant>
        <vt:i4>0</vt:i4>
      </vt:variant>
      <vt:variant>
        <vt:i4>5</vt:i4>
      </vt:variant>
      <vt:variant>
        <vt:lpwstr/>
      </vt:variant>
      <vt:variant>
        <vt:lpwstr>_Toc215671555</vt:lpwstr>
      </vt:variant>
      <vt:variant>
        <vt:i4>1310773</vt:i4>
      </vt:variant>
      <vt:variant>
        <vt:i4>284</vt:i4>
      </vt:variant>
      <vt:variant>
        <vt:i4>0</vt:i4>
      </vt:variant>
      <vt:variant>
        <vt:i4>5</vt:i4>
      </vt:variant>
      <vt:variant>
        <vt:lpwstr/>
      </vt:variant>
      <vt:variant>
        <vt:lpwstr>_Toc215671554</vt:lpwstr>
      </vt:variant>
      <vt:variant>
        <vt:i4>1310773</vt:i4>
      </vt:variant>
      <vt:variant>
        <vt:i4>278</vt:i4>
      </vt:variant>
      <vt:variant>
        <vt:i4>0</vt:i4>
      </vt:variant>
      <vt:variant>
        <vt:i4>5</vt:i4>
      </vt:variant>
      <vt:variant>
        <vt:lpwstr/>
      </vt:variant>
      <vt:variant>
        <vt:lpwstr>_Toc215671553</vt:lpwstr>
      </vt:variant>
      <vt:variant>
        <vt:i4>1310773</vt:i4>
      </vt:variant>
      <vt:variant>
        <vt:i4>272</vt:i4>
      </vt:variant>
      <vt:variant>
        <vt:i4>0</vt:i4>
      </vt:variant>
      <vt:variant>
        <vt:i4>5</vt:i4>
      </vt:variant>
      <vt:variant>
        <vt:lpwstr/>
      </vt:variant>
      <vt:variant>
        <vt:lpwstr>_Toc215671552</vt:lpwstr>
      </vt:variant>
      <vt:variant>
        <vt:i4>1310773</vt:i4>
      </vt:variant>
      <vt:variant>
        <vt:i4>266</vt:i4>
      </vt:variant>
      <vt:variant>
        <vt:i4>0</vt:i4>
      </vt:variant>
      <vt:variant>
        <vt:i4>5</vt:i4>
      </vt:variant>
      <vt:variant>
        <vt:lpwstr/>
      </vt:variant>
      <vt:variant>
        <vt:lpwstr>_Toc215671551</vt:lpwstr>
      </vt:variant>
      <vt:variant>
        <vt:i4>1310773</vt:i4>
      </vt:variant>
      <vt:variant>
        <vt:i4>260</vt:i4>
      </vt:variant>
      <vt:variant>
        <vt:i4>0</vt:i4>
      </vt:variant>
      <vt:variant>
        <vt:i4>5</vt:i4>
      </vt:variant>
      <vt:variant>
        <vt:lpwstr/>
      </vt:variant>
      <vt:variant>
        <vt:lpwstr>_Toc215671550</vt:lpwstr>
      </vt:variant>
      <vt:variant>
        <vt:i4>1376309</vt:i4>
      </vt:variant>
      <vt:variant>
        <vt:i4>254</vt:i4>
      </vt:variant>
      <vt:variant>
        <vt:i4>0</vt:i4>
      </vt:variant>
      <vt:variant>
        <vt:i4>5</vt:i4>
      </vt:variant>
      <vt:variant>
        <vt:lpwstr/>
      </vt:variant>
      <vt:variant>
        <vt:lpwstr>_Toc215671549</vt:lpwstr>
      </vt:variant>
      <vt:variant>
        <vt:i4>1376309</vt:i4>
      </vt:variant>
      <vt:variant>
        <vt:i4>248</vt:i4>
      </vt:variant>
      <vt:variant>
        <vt:i4>0</vt:i4>
      </vt:variant>
      <vt:variant>
        <vt:i4>5</vt:i4>
      </vt:variant>
      <vt:variant>
        <vt:lpwstr/>
      </vt:variant>
      <vt:variant>
        <vt:lpwstr>_Toc215671548</vt:lpwstr>
      </vt:variant>
      <vt:variant>
        <vt:i4>1376309</vt:i4>
      </vt:variant>
      <vt:variant>
        <vt:i4>242</vt:i4>
      </vt:variant>
      <vt:variant>
        <vt:i4>0</vt:i4>
      </vt:variant>
      <vt:variant>
        <vt:i4>5</vt:i4>
      </vt:variant>
      <vt:variant>
        <vt:lpwstr/>
      </vt:variant>
      <vt:variant>
        <vt:lpwstr>_Toc215671547</vt:lpwstr>
      </vt:variant>
      <vt:variant>
        <vt:i4>1376309</vt:i4>
      </vt:variant>
      <vt:variant>
        <vt:i4>236</vt:i4>
      </vt:variant>
      <vt:variant>
        <vt:i4>0</vt:i4>
      </vt:variant>
      <vt:variant>
        <vt:i4>5</vt:i4>
      </vt:variant>
      <vt:variant>
        <vt:lpwstr/>
      </vt:variant>
      <vt:variant>
        <vt:lpwstr>_Toc215671546</vt:lpwstr>
      </vt:variant>
      <vt:variant>
        <vt:i4>1376309</vt:i4>
      </vt:variant>
      <vt:variant>
        <vt:i4>230</vt:i4>
      </vt:variant>
      <vt:variant>
        <vt:i4>0</vt:i4>
      </vt:variant>
      <vt:variant>
        <vt:i4>5</vt:i4>
      </vt:variant>
      <vt:variant>
        <vt:lpwstr/>
      </vt:variant>
      <vt:variant>
        <vt:lpwstr>_Toc215671545</vt:lpwstr>
      </vt:variant>
      <vt:variant>
        <vt:i4>1376309</vt:i4>
      </vt:variant>
      <vt:variant>
        <vt:i4>224</vt:i4>
      </vt:variant>
      <vt:variant>
        <vt:i4>0</vt:i4>
      </vt:variant>
      <vt:variant>
        <vt:i4>5</vt:i4>
      </vt:variant>
      <vt:variant>
        <vt:lpwstr/>
      </vt:variant>
      <vt:variant>
        <vt:lpwstr>_Toc215671544</vt:lpwstr>
      </vt:variant>
      <vt:variant>
        <vt:i4>1376309</vt:i4>
      </vt:variant>
      <vt:variant>
        <vt:i4>218</vt:i4>
      </vt:variant>
      <vt:variant>
        <vt:i4>0</vt:i4>
      </vt:variant>
      <vt:variant>
        <vt:i4>5</vt:i4>
      </vt:variant>
      <vt:variant>
        <vt:lpwstr/>
      </vt:variant>
      <vt:variant>
        <vt:lpwstr>_Toc215671543</vt:lpwstr>
      </vt:variant>
      <vt:variant>
        <vt:i4>1376309</vt:i4>
      </vt:variant>
      <vt:variant>
        <vt:i4>212</vt:i4>
      </vt:variant>
      <vt:variant>
        <vt:i4>0</vt:i4>
      </vt:variant>
      <vt:variant>
        <vt:i4>5</vt:i4>
      </vt:variant>
      <vt:variant>
        <vt:lpwstr/>
      </vt:variant>
      <vt:variant>
        <vt:lpwstr>_Toc215671542</vt:lpwstr>
      </vt:variant>
      <vt:variant>
        <vt:i4>1376309</vt:i4>
      </vt:variant>
      <vt:variant>
        <vt:i4>206</vt:i4>
      </vt:variant>
      <vt:variant>
        <vt:i4>0</vt:i4>
      </vt:variant>
      <vt:variant>
        <vt:i4>5</vt:i4>
      </vt:variant>
      <vt:variant>
        <vt:lpwstr/>
      </vt:variant>
      <vt:variant>
        <vt:lpwstr>_Toc215671541</vt:lpwstr>
      </vt:variant>
      <vt:variant>
        <vt:i4>1376309</vt:i4>
      </vt:variant>
      <vt:variant>
        <vt:i4>200</vt:i4>
      </vt:variant>
      <vt:variant>
        <vt:i4>0</vt:i4>
      </vt:variant>
      <vt:variant>
        <vt:i4>5</vt:i4>
      </vt:variant>
      <vt:variant>
        <vt:lpwstr/>
      </vt:variant>
      <vt:variant>
        <vt:lpwstr>_Toc215671540</vt:lpwstr>
      </vt:variant>
      <vt:variant>
        <vt:i4>1179701</vt:i4>
      </vt:variant>
      <vt:variant>
        <vt:i4>194</vt:i4>
      </vt:variant>
      <vt:variant>
        <vt:i4>0</vt:i4>
      </vt:variant>
      <vt:variant>
        <vt:i4>5</vt:i4>
      </vt:variant>
      <vt:variant>
        <vt:lpwstr/>
      </vt:variant>
      <vt:variant>
        <vt:lpwstr>_Toc215671539</vt:lpwstr>
      </vt:variant>
      <vt:variant>
        <vt:i4>1179701</vt:i4>
      </vt:variant>
      <vt:variant>
        <vt:i4>188</vt:i4>
      </vt:variant>
      <vt:variant>
        <vt:i4>0</vt:i4>
      </vt:variant>
      <vt:variant>
        <vt:i4>5</vt:i4>
      </vt:variant>
      <vt:variant>
        <vt:lpwstr/>
      </vt:variant>
      <vt:variant>
        <vt:lpwstr>_Toc215671538</vt:lpwstr>
      </vt:variant>
      <vt:variant>
        <vt:i4>1179701</vt:i4>
      </vt:variant>
      <vt:variant>
        <vt:i4>182</vt:i4>
      </vt:variant>
      <vt:variant>
        <vt:i4>0</vt:i4>
      </vt:variant>
      <vt:variant>
        <vt:i4>5</vt:i4>
      </vt:variant>
      <vt:variant>
        <vt:lpwstr/>
      </vt:variant>
      <vt:variant>
        <vt:lpwstr>_Toc215671537</vt:lpwstr>
      </vt:variant>
      <vt:variant>
        <vt:i4>1179701</vt:i4>
      </vt:variant>
      <vt:variant>
        <vt:i4>176</vt:i4>
      </vt:variant>
      <vt:variant>
        <vt:i4>0</vt:i4>
      </vt:variant>
      <vt:variant>
        <vt:i4>5</vt:i4>
      </vt:variant>
      <vt:variant>
        <vt:lpwstr/>
      </vt:variant>
      <vt:variant>
        <vt:lpwstr>_Toc215671536</vt:lpwstr>
      </vt:variant>
      <vt:variant>
        <vt:i4>1179701</vt:i4>
      </vt:variant>
      <vt:variant>
        <vt:i4>170</vt:i4>
      </vt:variant>
      <vt:variant>
        <vt:i4>0</vt:i4>
      </vt:variant>
      <vt:variant>
        <vt:i4>5</vt:i4>
      </vt:variant>
      <vt:variant>
        <vt:lpwstr/>
      </vt:variant>
      <vt:variant>
        <vt:lpwstr>_Toc215671535</vt:lpwstr>
      </vt:variant>
      <vt:variant>
        <vt:i4>1179701</vt:i4>
      </vt:variant>
      <vt:variant>
        <vt:i4>164</vt:i4>
      </vt:variant>
      <vt:variant>
        <vt:i4>0</vt:i4>
      </vt:variant>
      <vt:variant>
        <vt:i4>5</vt:i4>
      </vt:variant>
      <vt:variant>
        <vt:lpwstr/>
      </vt:variant>
      <vt:variant>
        <vt:lpwstr>_Toc215671534</vt:lpwstr>
      </vt:variant>
      <vt:variant>
        <vt:i4>1179701</vt:i4>
      </vt:variant>
      <vt:variant>
        <vt:i4>158</vt:i4>
      </vt:variant>
      <vt:variant>
        <vt:i4>0</vt:i4>
      </vt:variant>
      <vt:variant>
        <vt:i4>5</vt:i4>
      </vt:variant>
      <vt:variant>
        <vt:lpwstr/>
      </vt:variant>
      <vt:variant>
        <vt:lpwstr>_Toc215671533</vt:lpwstr>
      </vt:variant>
      <vt:variant>
        <vt:i4>1179701</vt:i4>
      </vt:variant>
      <vt:variant>
        <vt:i4>152</vt:i4>
      </vt:variant>
      <vt:variant>
        <vt:i4>0</vt:i4>
      </vt:variant>
      <vt:variant>
        <vt:i4>5</vt:i4>
      </vt:variant>
      <vt:variant>
        <vt:lpwstr/>
      </vt:variant>
      <vt:variant>
        <vt:lpwstr>_Toc215671532</vt:lpwstr>
      </vt:variant>
      <vt:variant>
        <vt:i4>1179701</vt:i4>
      </vt:variant>
      <vt:variant>
        <vt:i4>146</vt:i4>
      </vt:variant>
      <vt:variant>
        <vt:i4>0</vt:i4>
      </vt:variant>
      <vt:variant>
        <vt:i4>5</vt:i4>
      </vt:variant>
      <vt:variant>
        <vt:lpwstr/>
      </vt:variant>
      <vt:variant>
        <vt:lpwstr>_Toc215671531</vt:lpwstr>
      </vt:variant>
      <vt:variant>
        <vt:i4>1179701</vt:i4>
      </vt:variant>
      <vt:variant>
        <vt:i4>140</vt:i4>
      </vt:variant>
      <vt:variant>
        <vt:i4>0</vt:i4>
      </vt:variant>
      <vt:variant>
        <vt:i4>5</vt:i4>
      </vt:variant>
      <vt:variant>
        <vt:lpwstr/>
      </vt:variant>
      <vt:variant>
        <vt:lpwstr>_Toc215671530</vt:lpwstr>
      </vt:variant>
      <vt:variant>
        <vt:i4>1245237</vt:i4>
      </vt:variant>
      <vt:variant>
        <vt:i4>134</vt:i4>
      </vt:variant>
      <vt:variant>
        <vt:i4>0</vt:i4>
      </vt:variant>
      <vt:variant>
        <vt:i4>5</vt:i4>
      </vt:variant>
      <vt:variant>
        <vt:lpwstr/>
      </vt:variant>
      <vt:variant>
        <vt:lpwstr>_Toc215671529</vt:lpwstr>
      </vt:variant>
      <vt:variant>
        <vt:i4>1245237</vt:i4>
      </vt:variant>
      <vt:variant>
        <vt:i4>128</vt:i4>
      </vt:variant>
      <vt:variant>
        <vt:i4>0</vt:i4>
      </vt:variant>
      <vt:variant>
        <vt:i4>5</vt:i4>
      </vt:variant>
      <vt:variant>
        <vt:lpwstr/>
      </vt:variant>
      <vt:variant>
        <vt:lpwstr>_Toc215671528</vt:lpwstr>
      </vt:variant>
      <vt:variant>
        <vt:i4>1245237</vt:i4>
      </vt:variant>
      <vt:variant>
        <vt:i4>122</vt:i4>
      </vt:variant>
      <vt:variant>
        <vt:i4>0</vt:i4>
      </vt:variant>
      <vt:variant>
        <vt:i4>5</vt:i4>
      </vt:variant>
      <vt:variant>
        <vt:lpwstr/>
      </vt:variant>
      <vt:variant>
        <vt:lpwstr>_Toc215671527</vt:lpwstr>
      </vt:variant>
      <vt:variant>
        <vt:i4>1245237</vt:i4>
      </vt:variant>
      <vt:variant>
        <vt:i4>116</vt:i4>
      </vt:variant>
      <vt:variant>
        <vt:i4>0</vt:i4>
      </vt:variant>
      <vt:variant>
        <vt:i4>5</vt:i4>
      </vt:variant>
      <vt:variant>
        <vt:lpwstr/>
      </vt:variant>
      <vt:variant>
        <vt:lpwstr>_Toc215671526</vt:lpwstr>
      </vt:variant>
      <vt:variant>
        <vt:i4>1245237</vt:i4>
      </vt:variant>
      <vt:variant>
        <vt:i4>110</vt:i4>
      </vt:variant>
      <vt:variant>
        <vt:i4>0</vt:i4>
      </vt:variant>
      <vt:variant>
        <vt:i4>5</vt:i4>
      </vt:variant>
      <vt:variant>
        <vt:lpwstr/>
      </vt:variant>
      <vt:variant>
        <vt:lpwstr>_Toc215671525</vt:lpwstr>
      </vt:variant>
      <vt:variant>
        <vt:i4>1245237</vt:i4>
      </vt:variant>
      <vt:variant>
        <vt:i4>104</vt:i4>
      </vt:variant>
      <vt:variant>
        <vt:i4>0</vt:i4>
      </vt:variant>
      <vt:variant>
        <vt:i4>5</vt:i4>
      </vt:variant>
      <vt:variant>
        <vt:lpwstr/>
      </vt:variant>
      <vt:variant>
        <vt:lpwstr>_Toc215671524</vt:lpwstr>
      </vt:variant>
      <vt:variant>
        <vt:i4>1245237</vt:i4>
      </vt:variant>
      <vt:variant>
        <vt:i4>98</vt:i4>
      </vt:variant>
      <vt:variant>
        <vt:i4>0</vt:i4>
      </vt:variant>
      <vt:variant>
        <vt:i4>5</vt:i4>
      </vt:variant>
      <vt:variant>
        <vt:lpwstr/>
      </vt:variant>
      <vt:variant>
        <vt:lpwstr>_Toc215671523</vt:lpwstr>
      </vt:variant>
      <vt:variant>
        <vt:i4>1245237</vt:i4>
      </vt:variant>
      <vt:variant>
        <vt:i4>92</vt:i4>
      </vt:variant>
      <vt:variant>
        <vt:i4>0</vt:i4>
      </vt:variant>
      <vt:variant>
        <vt:i4>5</vt:i4>
      </vt:variant>
      <vt:variant>
        <vt:lpwstr/>
      </vt:variant>
      <vt:variant>
        <vt:lpwstr>_Toc215671522</vt:lpwstr>
      </vt:variant>
      <vt:variant>
        <vt:i4>1245237</vt:i4>
      </vt:variant>
      <vt:variant>
        <vt:i4>86</vt:i4>
      </vt:variant>
      <vt:variant>
        <vt:i4>0</vt:i4>
      </vt:variant>
      <vt:variant>
        <vt:i4>5</vt:i4>
      </vt:variant>
      <vt:variant>
        <vt:lpwstr/>
      </vt:variant>
      <vt:variant>
        <vt:lpwstr>_Toc215671521</vt:lpwstr>
      </vt:variant>
      <vt:variant>
        <vt:i4>1245237</vt:i4>
      </vt:variant>
      <vt:variant>
        <vt:i4>80</vt:i4>
      </vt:variant>
      <vt:variant>
        <vt:i4>0</vt:i4>
      </vt:variant>
      <vt:variant>
        <vt:i4>5</vt:i4>
      </vt:variant>
      <vt:variant>
        <vt:lpwstr/>
      </vt:variant>
      <vt:variant>
        <vt:lpwstr>_Toc215671520</vt:lpwstr>
      </vt:variant>
      <vt:variant>
        <vt:i4>1048629</vt:i4>
      </vt:variant>
      <vt:variant>
        <vt:i4>74</vt:i4>
      </vt:variant>
      <vt:variant>
        <vt:i4>0</vt:i4>
      </vt:variant>
      <vt:variant>
        <vt:i4>5</vt:i4>
      </vt:variant>
      <vt:variant>
        <vt:lpwstr/>
      </vt:variant>
      <vt:variant>
        <vt:lpwstr>_Toc215671519</vt:lpwstr>
      </vt:variant>
      <vt:variant>
        <vt:i4>1048629</vt:i4>
      </vt:variant>
      <vt:variant>
        <vt:i4>68</vt:i4>
      </vt:variant>
      <vt:variant>
        <vt:i4>0</vt:i4>
      </vt:variant>
      <vt:variant>
        <vt:i4>5</vt:i4>
      </vt:variant>
      <vt:variant>
        <vt:lpwstr/>
      </vt:variant>
      <vt:variant>
        <vt:lpwstr>_Toc215671518</vt:lpwstr>
      </vt:variant>
      <vt:variant>
        <vt:i4>1048629</vt:i4>
      </vt:variant>
      <vt:variant>
        <vt:i4>62</vt:i4>
      </vt:variant>
      <vt:variant>
        <vt:i4>0</vt:i4>
      </vt:variant>
      <vt:variant>
        <vt:i4>5</vt:i4>
      </vt:variant>
      <vt:variant>
        <vt:lpwstr/>
      </vt:variant>
      <vt:variant>
        <vt:lpwstr>_Toc215671517</vt:lpwstr>
      </vt:variant>
      <vt:variant>
        <vt:i4>1048629</vt:i4>
      </vt:variant>
      <vt:variant>
        <vt:i4>56</vt:i4>
      </vt:variant>
      <vt:variant>
        <vt:i4>0</vt:i4>
      </vt:variant>
      <vt:variant>
        <vt:i4>5</vt:i4>
      </vt:variant>
      <vt:variant>
        <vt:lpwstr/>
      </vt:variant>
      <vt:variant>
        <vt:lpwstr>_Toc215671516</vt:lpwstr>
      </vt:variant>
      <vt:variant>
        <vt:i4>1048629</vt:i4>
      </vt:variant>
      <vt:variant>
        <vt:i4>50</vt:i4>
      </vt:variant>
      <vt:variant>
        <vt:i4>0</vt:i4>
      </vt:variant>
      <vt:variant>
        <vt:i4>5</vt:i4>
      </vt:variant>
      <vt:variant>
        <vt:lpwstr/>
      </vt:variant>
      <vt:variant>
        <vt:lpwstr>_Toc215671515</vt:lpwstr>
      </vt:variant>
      <vt:variant>
        <vt:i4>1048629</vt:i4>
      </vt:variant>
      <vt:variant>
        <vt:i4>44</vt:i4>
      </vt:variant>
      <vt:variant>
        <vt:i4>0</vt:i4>
      </vt:variant>
      <vt:variant>
        <vt:i4>5</vt:i4>
      </vt:variant>
      <vt:variant>
        <vt:lpwstr/>
      </vt:variant>
      <vt:variant>
        <vt:lpwstr>_Toc215671514</vt:lpwstr>
      </vt:variant>
      <vt:variant>
        <vt:i4>1048629</vt:i4>
      </vt:variant>
      <vt:variant>
        <vt:i4>38</vt:i4>
      </vt:variant>
      <vt:variant>
        <vt:i4>0</vt:i4>
      </vt:variant>
      <vt:variant>
        <vt:i4>5</vt:i4>
      </vt:variant>
      <vt:variant>
        <vt:lpwstr/>
      </vt:variant>
      <vt:variant>
        <vt:lpwstr>_Toc215671513</vt:lpwstr>
      </vt:variant>
      <vt:variant>
        <vt:i4>1048629</vt:i4>
      </vt:variant>
      <vt:variant>
        <vt:i4>32</vt:i4>
      </vt:variant>
      <vt:variant>
        <vt:i4>0</vt:i4>
      </vt:variant>
      <vt:variant>
        <vt:i4>5</vt:i4>
      </vt:variant>
      <vt:variant>
        <vt:lpwstr/>
      </vt:variant>
      <vt:variant>
        <vt:lpwstr>_Toc215671512</vt:lpwstr>
      </vt:variant>
      <vt:variant>
        <vt:i4>1048629</vt:i4>
      </vt:variant>
      <vt:variant>
        <vt:i4>26</vt:i4>
      </vt:variant>
      <vt:variant>
        <vt:i4>0</vt:i4>
      </vt:variant>
      <vt:variant>
        <vt:i4>5</vt:i4>
      </vt:variant>
      <vt:variant>
        <vt:lpwstr/>
      </vt:variant>
      <vt:variant>
        <vt:lpwstr>_Toc215671511</vt:lpwstr>
      </vt:variant>
      <vt:variant>
        <vt:i4>1048629</vt:i4>
      </vt:variant>
      <vt:variant>
        <vt:i4>20</vt:i4>
      </vt:variant>
      <vt:variant>
        <vt:i4>0</vt:i4>
      </vt:variant>
      <vt:variant>
        <vt:i4>5</vt:i4>
      </vt:variant>
      <vt:variant>
        <vt:lpwstr/>
      </vt:variant>
      <vt:variant>
        <vt:lpwstr>_Toc215671510</vt:lpwstr>
      </vt:variant>
      <vt:variant>
        <vt:i4>1114165</vt:i4>
      </vt:variant>
      <vt:variant>
        <vt:i4>14</vt:i4>
      </vt:variant>
      <vt:variant>
        <vt:i4>0</vt:i4>
      </vt:variant>
      <vt:variant>
        <vt:i4>5</vt:i4>
      </vt:variant>
      <vt:variant>
        <vt:lpwstr/>
      </vt:variant>
      <vt:variant>
        <vt:lpwstr>_Toc215671509</vt:lpwstr>
      </vt:variant>
      <vt:variant>
        <vt:i4>1114165</vt:i4>
      </vt:variant>
      <vt:variant>
        <vt:i4>8</vt:i4>
      </vt:variant>
      <vt:variant>
        <vt:i4>0</vt:i4>
      </vt:variant>
      <vt:variant>
        <vt:i4>5</vt:i4>
      </vt:variant>
      <vt:variant>
        <vt:lpwstr/>
      </vt:variant>
      <vt:variant>
        <vt:lpwstr>_Toc215671508</vt:lpwstr>
      </vt:variant>
      <vt:variant>
        <vt:i4>1114165</vt:i4>
      </vt:variant>
      <vt:variant>
        <vt:i4>2</vt:i4>
      </vt:variant>
      <vt:variant>
        <vt:i4>0</vt:i4>
      </vt:variant>
      <vt:variant>
        <vt:i4>5</vt:i4>
      </vt:variant>
      <vt:variant>
        <vt:lpwstr/>
      </vt:variant>
      <vt:variant>
        <vt:lpwstr>_Toc215671507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Boevers</dc:creator>
  <cp:keywords/>
  <dc:description/>
  <cp:lastModifiedBy>Carlsson Seger, Timothy</cp:lastModifiedBy>
  <cp:revision>196</cp:revision>
  <cp:lastPrinted>2025-12-04T06:10:00Z</cp:lastPrinted>
  <dcterms:created xsi:type="dcterms:W3CDTF">2025-11-18T16:32:00Z</dcterms:created>
  <dcterms:modified xsi:type="dcterms:W3CDTF">2025-12-04T04:10:00Z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0x010100E25C60F1B2CFB149A8199CC2E2479976</vt:lpwstr>
  </property>
  <property fmtid="{D5CDD505-2E9C-101B-9397-08002B2CF9AE}" pid="3" name="MediaServiceImageTags">
    <vt:lpwstr/>
  </property>
</Properties>
</file>